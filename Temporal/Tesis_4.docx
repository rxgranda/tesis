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E1F8B" w14:textId="77777777" w:rsidR="00797D62" w:rsidRDefault="00797D62" w:rsidP="00797D62">
      <w:pPr>
        <w:pStyle w:val="NoSpacing"/>
        <w:jc w:val="center"/>
        <w:rPr>
          <w:rFonts w:ascii="Arial" w:hAnsi="Arial" w:cs="Arial"/>
          <w:b/>
          <w:sz w:val="32"/>
          <w:szCs w:val="32"/>
        </w:rPr>
      </w:pPr>
      <w:r>
        <w:rPr>
          <w:noProof/>
          <w:lang w:val="en-US"/>
        </w:rPr>
        <w:drawing>
          <wp:inline distT="0" distB="0" distL="0" distR="0" wp14:anchorId="39F015F1" wp14:editId="4A86A341">
            <wp:extent cx="1770521" cy="1696424"/>
            <wp:effectExtent l="0" t="0" r="1270" b="0"/>
            <wp:docPr id="6" name="Imagen 6" descr="C:\Users\Roger\Downloads\log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er\Downloads\logo2.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1425" cy="1726035"/>
                    </a:xfrm>
                    <a:prstGeom prst="rect">
                      <a:avLst/>
                    </a:prstGeom>
                    <a:noFill/>
                    <a:ln>
                      <a:noFill/>
                    </a:ln>
                  </pic:spPr>
                </pic:pic>
              </a:graphicData>
            </a:graphic>
          </wp:inline>
        </w:drawing>
      </w:r>
    </w:p>
    <w:p w14:paraId="3A6CEB31" w14:textId="77777777" w:rsidR="00797D62" w:rsidRDefault="00797D62" w:rsidP="00797D62">
      <w:pPr>
        <w:pStyle w:val="NoSpacing"/>
        <w:jc w:val="center"/>
        <w:rPr>
          <w:rFonts w:ascii="Arial" w:hAnsi="Arial" w:cs="Arial"/>
          <w:b/>
          <w:sz w:val="32"/>
          <w:szCs w:val="32"/>
        </w:rPr>
      </w:pPr>
    </w:p>
    <w:p w14:paraId="7F878C84" w14:textId="77777777" w:rsidR="00797D62" w:rsidRPr="00670D22" w:rsidRDefault="00797D62" w:rsidP="00797D62">
      <w:pPr>
        <w:pStyle w:val="NoSpacing"/>
        <w:jc w:val="center"/>
        <w:rPr>
          <w:rFonts w:ascii="Arial" w:hAnsi="Arial" w:cs="Arial"/>
          <w:b/>
          <w:sz w:val="36"/>
          <w:szCs w:val="36"/>
        </w:rPr>
      </w:pPr>
      <w:r w:rsidRPr="00670D22">
        <w:rPr>
          <w:rFonts w:ascii="Arial" w:hAnsi="Arial" w:cs="Arial"/>
          <w:b/>
          <w:sz w:val="36"/>
          <w:szCs w:val="36"/>
        </w:rPr>
        <w:t>ESCUELA SUPERIOR POLITÉCNICA DEL LITORAL</w:t>
      </w:r>
    </w:p>
    <w:p w14:paraId="0E269C5E" w14:textId="77777777" w:rsidR="00797D62" w:rsidRDefault="00797D62" w:rsidP="00797D62">
      <w:pPr>
        <w:pStyle w:val="NoSpacing"/>
        <w:jc w:val="center"/>
        <w:rPr>
          <w:rFonts w:ascii="Arial" w:hAnsi="Arial" w:cs="Arial"/>
          <w:b/>
          <w:sz w:val="32"/>
          <w:szCs w:val="32"/>
        </w:rPr>
      </w:pPr>
    </w:p>
    <w:p w14:paraId="7A4971BA" w14:textId="77777777" w:rsidR="00797D62" w:rsidRPr="003F3A60" w:rsidRDefault="00797D62" w:rsidP="00797D62">
      <w:pPr>
        <w:pStyle w:val="NoSpacing"/>
        <w:jc w:val="center"/>
        <w:rPr>
          <w:rFonts w:ascii="Arial" w:hAnsi="Arial" w:cs="Arial"/>
          <w:b/>
          <w:sz w:val="30"/>
          <w:szCs w:val="30"/>
        </w:rPr>
      </w:pPr>
      <w:r w:rsidRPr="003F3A60">
        <w:rPr>
          <w:rFonts w:ascii="Arial" w:hAnsi="Arial" w:cs="Arial"/>
          <w:b/>
          <w:sz w:val="30"/>
          <w:szCs w:val="30"/>
        </w:rPr>
        <w:t>FACULTAD DE INGENERÍA EN ELECTRICIDAD Y COMPUTACIÓN</w:t>
      </w:r>
    </w:p>
    <w:p w14:paraId="6E9CD385" w14:textId="77777777" w:rsidR="00797D62" w:rsidRPr="003F3A60" w:rsidRDefault="00797D62" w:rsidP="00797D62">
      <w:pPr>
        <w:pStyle w:val="NoSpacing"/>
        <w:rPr>
          <w:rFonts w:ascii="Arial" w:hAnsi="Arial" w:cs="Arial"/>
          <w:sz w:val="30"/>
          <w:szCs w:val="30"/>
        </w:rPr>
      </w:pPr>
    </w:p>
    <w:p w14:paraId="116B8556" w14:textId="77777777" w:rsidR="00797D62" w:rsidRPr="003F3A60" w:rsidRDefault="00797D62" w:rsidP="00797D62">
      <w:pPr>
        <w:pStyle w:val="NoSpacing"/>
        <w:jc w:val="center"/>
        <w:rPr>
          <w:rFonts w:ascii="Arial" w:hAnsi="Arial" w:cs="Arial"/>
          <w:sz w:val="30"/>
          <w:szCs w:val="30"/>
        </w:rPr>
      </w:pPr>
      <w:r w:rsidRPr="003F3A60">
        <w:rPr>
          <w:rFonts w:ascii="Arial" w:hAnsi="Arial" w:cs="Arial"/>
          <w:sz w:val="30"/>
          <w:szCs w:val="30"/>
        </w:rPr>
        <w:t>“EVALUACIÓN DE PARTICIPACIÓN EFECTIVA DE INDIVIDUOS EN TRABAJOS GRUPALES, AL USAR UN MODELADOR DE DATOS QUE UTILIZA UNA SUPERFICIE COLABORATIVA PORTABLE DE BAJO COSTO”</w:t>
      </w:r>
    </w:p>
    <w:p w14:paraId="64E6FCFF" w14:textId="77777777" w:rsidR="00797D62" w:rsidRPr="00670D22" w:rsidRDefault="00797D62" w:rsidP="00797D62">
      <w:pPr>
        <w:pStyle w:val="NoSpacing"/>
        <w:rPr>
          <w:rFonts w:ascii="Arial" w:hAnsi="Arial" w:cs="Arial"/>
          <w:sz w:val="32"/>
          <w:szCs w:val="32"/>
        </w:rPr>
      </w:pPr>
    </w:p>
    <w:p w14:paraId="0C84AACA" w14:textId="77777777" w:rsidR="00797D62" w:rsidRPr="00670D22" w:rsidRDefault="00797D62" w:rsidP="00797D62">
      <w:pPr>
        <w:pStyle w:val="NoSpacing"/>
        <w:jc w:val="center"/>
        <w:rPr>
          <w:rFonts w:ascii="Arial" w:hAnsi="Arial" w:cs="Arial"/>
          <w:b/>
          <w:sz w:val="32"/>
          <w:szCs w:val="32"/>
        </w:rPr>
      </w:pPr>
      <w:r w:rsidRPr="00670D22">
        <w:rPr>
          <w:rFonts w:ascii="Arial" w:hAnsi="Arial" w:cs="Arial"/>
          <w:b/>
          <w:sz w:val="32"/>
          <w:szCs w:val="32"/>
        </w:rPr>
        <w:t>TESIS DE GRADO</w:t>
      </w:r>
    </w:p>
    <w:p w14:paraId="5898CD4A" w14:textId="77777777" w:rsidR="00797D62" w:rsidRPr="00670D22" w:rsidRDefault="00797D62" w:rsidP="00797D62">
      <w:pPr>
        <w:pStyle w:val="NoSpacing"/>
        <w:jc w:val="center"/>
        <w:rPr>
          <w:rFonts w:ascii="Arial" w:hAnsi="Arial" w:cs="Arial"/>
          <w:sz w:val="32"/>
          <w:szCs w:val="32"/>
        </w:rPr>
      </w:pPr>
    </w:p>
    <w:p w14:paraId="79087BC7" w14:textId="77777777" w:rsidR="00797D62" w:rsidRPr="00670D22" w:rsidRDefault="00797D62" w:rsidP="00797D62">
      <w:pPr>
        <w:pStyle w:val="NoSpacing"/>
        <w:jc w:val="center"/>
        <w:rPr>
          <w:rFonts w:ascii="Arial" w:hAnsi="Arial" w:cs="Arial"/>
          <w:sz w:val="24"/>
          <w:szCs w:val="24"/>
        </w:rPr>
      </w:pPr>
      <w:r w:rsidRPr="00670D22">
        <w:rPr>
          <w:rFonts w:ascii="Arial" w:hAnsi="Arial" w:cs="Arial"/>
          <w:sz w:val="24"/>
          <w:szCs w:val="24"/>
        </w:rPr>
        <w:t>Previa la obtención del título de:</w:t>
      </w:r>
    </w:p>
    <w:p w14:paraId="558170B6" w14:textId="77777777" w:rsidR="00797D62" w:rsidRPr="00670D22" w:rsidRDefault="00797D62" w:rsidP="00797D62">
      <w:pPr>
        <w:pStyle w:val="NoSpacing"/>
        <w:jc w:val="center"/>
        <w:rPr>
          <w:rFonts w:ascii="Arial" w:hAnsi="Arial" w:cs="Arial"/>
          <w:sz w:val="32"/>
          <w:szCs w:val="32"/>
        </w:rPr>
      </w:pPr>
    </w:p>
    <w:p w14:paraId="61CDD3DA" w14:textId="77777777" w:rsidR="00797D62" w:rsidRPr="00670D22" w:rsidRDefault="00797D62" w:rsidP="00797D62">
      <w:pPr>
        <w:pStyle w:val="NoSpacing"/>
        <w:jc w:val="center"/>
        <w:rPr>
          <w:rFonts w:ascii="Arial" w:hAnsi="Arial" w:cs="Arial"/>
          <w:b/>
          <w:sz w:val="32"/>
          <w:szCs w:val="32"/>
        </w:rPr>
      </w:pPr>
      <w:r w:rsidRPr="00670D22">
        <w:rPr>
          <w:rFonts w:ascii="Arial" w:hAnsi="Arial" w:cs="Arial"/>
          <w:b/>
          <w:sz w:val="32"/>
          <w:szCs w:val="32"/>
        </w:rPr>
        <w:t>INGENIERO EN CIENCIAS COMPUTACIONALES ORIENTACIÓN SISTEMAS MULTIMEDIA</w:t>
      </w:r>
    </w:p>
    <w:p w14:paraId="304534F4" w14:textId="77777777" w:rsidR="00797D62" w:rsidRPr="00670D22" w:rsidRDefault="00797D62" w:rsidP="00797D62">
      <w:pPr>
        <w:pStyle w:val="NoSpacing"/>
        <w:jc w:val="center"/>
        <w:rPr>
          <w:rFonts w:ascii="Arial" w:hAnsi="Arial" w:cs="Arial"/>
          <w:sz w:val="32"/>
          <w:szCs w:val="32"/>
        </w:rPr>
      </w:pPr>
    </w:p>
    <w:p w14:paraId="6A0D378D" w14:textId="77777777" w:rsidR="00797D62" w:rsidRPr="00670D22" w:rsidRDefault="00797D62" w:rsidP="00797D62">
      <w:pPr>
        <w:pStyle w:val="NoSpacing"/>
        <w:jc w:val="center"/>
        <w:rPr>
          <w:rFonts w:ascii="Arial" w:hAnsi="Arial" w:cs="Arial"/>
          <w:sz w:val="24"/>
          <w:szCs w:val="24"/>
        </w:rPr>
      </w:pPr>
      <w:r w:rsidRPr="00670D22">
        <w:rPr>
          <w:rFonts w:ascii="Arial" w:hAnsi="Arial" w:cs="Arial"/>
          <w:sz w:val="24"/>
          <w:szCs w:val="24"/>
        </w:rPr>
        <w:t>Presentada por:</w:t>
      </w:r>
    </w:p>
    <w:p w14:paraId="1818FDEF" w14:textId="77777777" w:rsidR="00797D62" w:rsidRPr="00670D22" w:rsidRDefault="00797D62" w:rsidP="00797D62">
      <w:pPr>
        <w:pStyle w:val="NoSpacing"/>
        <w:jc w:val="center"/>
        <w:rPr>
          <w:rFonts w:ascii="Arial" w:hAnsi="Arial" w:cs="Arial"/>
          <w:sz w:val="32"/>
          <w:szCs w:val="32"/>
        </w:rPr>
      </w:pPr>
    </w:p>
    <w:p w14:paraId="11D267E9" w14:textId="77777777" w:rsidR="00797D62" w:rsidRPr="003F3A60" w:rsidRDefault="00797D62" w:rsidP="00797D62">
      <w:pPr>
        <w:pStyle w:val="NoSpacing"/>
        <w:jc w:val="center"/>
        <w:rPr>
          <w:rFonts w:ascii="Arial" w:hAnsi="Arial" w:cs="Arial"/>
          <w:sz w:val="30"/>
          <w:szCs w:val="30"/>
        </w:rPr>
      </w:pPr>
      <w:r w:rsidRPr="003F3A60">
        <w:rPr>
          <w:rFonts w:ascii="Arial" w:hAnsi="Arial" w:cs="Arial"/>
          <w:sz w:val="30"/>
          <w:szCs w:val="30"/>
        </w:rPr>
        <w:t>ROGER XAVIER GRANDA QUICHIMBO</w:t>
      </w:r>
    </w:p>
    <w:p w14:paraId="4FE8FDF5" w14:textId="77777777" w:rsidR="00797D62" w:rsidRPr="00670D22" w:rsidRDefault="00797D62" w:rsidP="00797D62">
      <w:pPr>
        <w:pStyle w:val="NoSpacing"/>
        <w:jc w:val="center"/>
        <w:rPr>
          <w:rFonts w:ascii="Arial" w:hAnsi="Arial" w:cs="Arial"/>
          <w:sz w:val="32"/>
          <w:szCs w:val="32"/>
        </w:rPr>
      </w:pPr>
    </w:p>
    <w:p w14:paraId="38636F34" w14:textId="37253244" w:rsidR="00797D62" w:rsidRPr="003F3A60" w:rsidRDefault="003F3A60" w:rsidP="00797D62">
      <w:pPr>
        <w:pStyle w:val="NoSpacing"/>
        <w:jc w:val="center"/>
        <w:rPr>
          <w:rFonts w:ascii="Arial" w:hAnsi="Arial" w:cs="Arial"/>
          <w:b/>
          <w:sz w:val="24"/>
          <w:szCs w:val="24"/>
        </w:rPr>
      </w:pPr>
      <w:r w:rsidRPr="003F3A60">
        <w:rPr>
          <w:rFonts w:ascii="Arial" w:hAnsi="Arial" w:cs="Arial"/>
          <w:b/>
          <w:sz w:val="24"/>
          <w:szCs w:val="24"/>
        </w:rPr>
        <w:t>Guayaquil</w:t>
      </w:r>
      <w:r>
        <w:rPr>
          <w:rFonts w:ascii="Arial" w:hAnsi="Arial" w:cs="Arial"/>
          <w:b/>
          <w:sz w:val="24"/>
          <w:szCs w:val="24"/>
        </w:rPr>
        <w:t xml:space="preserve"> </w:t>
      </w:r>
      <w:r w:rsidRPr="003F3A60">
        <w:rPr>
          <w:rFonts w:ascii="Arial" w:hAnsi="Arial" w:cs="Arial"/>
          <w:b/>
          <w:sz w:val="24"/>
          <w:szCs w:val="24"/>
        </w:rPr>
        <w:t>-</w:t>
      </w:r>
      <w:r>
        <w:rPr>
          <w:rFonts w:ascii="Arial" w:hAnsi="Arial" w:cs="Arial"/>
          <w:b/>
          <w:sz w:val="24"/>
          <w:szCs w:val="24"/>
        </w:rPr>
        <w:t xml:space="preserve"> </w:t>
      </w:r>
      <w:r w:rsidRPr="003F3A60">
        <w:rPr>
          <w:rFonts w:ascii="Arial" w:hAnsi="Arial" w:cs="Arial"/>
          <w:b/>
          <w:sz w:val="24"/>
          <w:szCs w:val="24"/>
        </w:rPr>
        <w:t>Ecuador</w:t>
      </w:r>
    </w:p>
    <w:p w14:paraId="59ADF781" w14:textId="2205C277" w:rsidR="00797D62" w:rsidRPr="003F3A60" w:rsidRDefault="003F3A60" w:rsidP="00797D62">
      <w:pPr>
        <w:pStyle w:val="NoSpacing"/>
        <w:jc w:val="center"/>
        <w:rPr>
          <w:rFonts w:ascii="Arial" w:hAnsi="Arial" w:cs="Arial"/>
          <w:b/>
          <w:sz w:val="24"/>
          <w:szCs w:val="24"/>
        </w:rPr>
      </w:pPr>
      <w:r w:rsidRPr="003F3A60">
        <w:rPr>
          <w:rFonts w:ascii="Arial" w:hAnsi="Arial" w:cs="Arial"/>
          <w:b/>
          <w:sz w:val="24"/>
          <w:szCs w:val="24"/>
        </w:rPr>
        <w:t>2015</w:t>
      </w:r>
    </w:p>
    <w:p w14:paraId="01FCF2FF" w14:textId="77777777" w:rsidR="00797D62" w:rsidRDefault="00797D62" w:rsidP="00797D62">
      <w:pPr>
        <w:pStyle w:val="NoSpacing"/>
        <w:jc w:val="center"/>
        <w:sectPr w:rsidR="00797D62" w:rsidSect="00A95182">
          <w:headerReference w:type="default" r:id="rId10"/>
          <w:headerReference w:type="first" r:id="rId11"/>
          <w:pgSz w:w="11906" w:h="16838"/>
          <w:pgMar w:top="2268" w:right="1361" w:bottom="2268" w:left="2268" w:header="709" w:footer="709" w:gutter="0"/>
          <w:cols w:space="708"/>
          <w:titlePg/>
          <w:docGrid w:linePitch="360"/>
        </w:sectPr>
      </w:pPr>
      <w:r>
        <w:br w:type="page"/>
      </w:r>
    </w:p>
    <w:p w14:paraId="6002E006" w14:textId="77777777" w:rsidR="00797D62" w:rsidRPr="005F650C" w:rsidRDefault="00797D62" w:rsidP="00E1764B">
      <w:pPr>
        <w:pStyle w:val="TitulosPrimerasPaginas"/>
      </w:pPr>
      <w:bookmarkStart w:id="0" w:name="_Toc414964194"/>
      <w:r w:rsidRPr="005F650C">
        <w:lastRenderedPageBreak/>
        <w:t>AGRADECIMIENTO</w:t>
      </w:r>
      <w:bookmarkEnd w:id="0"/>
    </w:p>
    <w:p w14:paraId="3D92D375" w14:textId="77777777" w:rsidR="001D7B10" w:rsidRDefault="001D7B10" w:rsidP="001D7B10">
      <w:pPr>
        <w:pStyle w:val="NoSpacing"/>
        <w:spacing w:line="480" w:lineRule="auto"/>
        <w:jc w:val="right"/>
        <w:rPr>
          <w:rFonts w:ascii="Arial" w:eastAsia="Times New Roman" w:hAnsi="Arial" w:cs="Arial"/>
          <w:color w:val="000000"/>
          <w:sz w:val="24"/>
          <w:szCs w:val="24"/>
          <w:lang w:eastAsia="es-EC"/>
        </w:rPr>
      </w:pPr>
    </w:p>
    <w:p w14:paraId="44C70047" w14:textId="77777777" w:rsidR="001D7B10" w:rsidRDefault="001D7B10" w:rsidP="001D7B10">
      <w:pPr>
        <w:pStyle w:val="NoSpacing"/>
        <w:spacing w:line="480" w:lineRule="auto"/>
        <w:jc w:val="right"/>
        <w:rPr>
          <w:rFonts w:ascii="Arial" w:eastAsia="Times New Roman" w:hAnsi="Arial" w:cs="Arial"/>
          <w:color w:val="000000"/>
          <w:sz w:val="24"/>
          <w:szCs w:val="24"/>
          <w:lang w:eastAsia="es-EC"/>
        </w:rPr>
      </w:pPr>
    </w:p>
    <w:p w14:paraId="2162764B" w14:textId="77777777" w:rsidR="001D7B10" w:rsidRDefault="001D7B10" w:rsidP="001D7B10">
      <w:pPr>
        <w:pStyle w:val="NoSpacing"/>
        <w:spacing w:line="480" w:lineRule="auto"/>
        <w:jc w:val="right"/>
        <w:rPr>
          <w:rFonts w:ascii="Arial" w:eastAsia="Times New Roman" w:hAnsi="Arial" w:cs="Arial"/>
          <w:color w:val="000000"/>
          <w:sz w:val="24"/>
          <w:szCs w:val="24"/>
          <w:lang w:eastAsia="es-EC"/>
        </w:rPr>
      </w:pPr>
    </w:p>
    <w:p w14:paraId="71D341C8" w14:textId="77777777" w:rsidR="001D7B10" w:rsidRDefault="001D7B10" w:rsidP="001D7B10">
      <w:pPr>
        <w:pStyle w:val="NoSpacing"/>
        <w:spacing w:line="480" w:lineRule="auto"/>
        <w:jc w:val="right"/>
        <w:rPr>
          <w:rFonts w:ascii="Arial" w:eastAsia="Times New Roman" w:hAnsi="Arial" w:cs="Arial"/>
          <w:color w:val="000000"/>
          <w:sz w:val="24"/>
          <w:szCs w:val="24"/>
          <w:lang w:eastAsia="es-EC"/>
        </w:rPr>
      </w:pPr>
    </w:p>
    <w:p w14:paraId="508F8BE4" w14:textId="77777777" w:rsidR="001D7B10" w:rsidRDefault="001D7B10" w:rsidP="001D7B10">
      <w:pPr>
        <w:pStyle w:val="NoSpacing"/>
        <w:spacing w:line="480" w:lineRule="auto"/>
        <w:jc w:val="right"/>
        <w:rPr>
          <w:rFonts w:ascii="Arial" w:eastAsia="Times New Roman" w:hAnsi="Arial" w:cs="Arial"/>
          <w:color w:val="000000"/>
          <w:sz w:val="24"/>
          <w:szCs w:val="24"/>
          <w:lang w:eastAsia="es-EC"/>
        </w:rPr>
      </w:pPr>
    </w:p>
    <w:p w14:paraId="2DF69BF2" w14:textId="77777777" w:rsidR="001D7B10" w:rsidRDefault="001D7B10" w:rsidP="001D7B10">
      <w:pPr>
        <w:pStyle w:val="NoSpacing"/>
        <w:spacing w:line="480" w:lineRule="auto"/>
        <w:jc w:val="right"/>
        <w:rPr>
          <w:rFonts w:ascii="Arial" w:eastAsia="Times New Roman" w:hAnsi="Arial" w:cs="Arial"/>
          <w:color w:val="000000"/>
          <w:sz w:val="24"/>
          <w:szCs w:val="24"/>
          <w:lang w:eastAsia="es-EC"/>
        </w:rPr>
      </w:pPr>
    </w:p>
    <w:p w14:paraId="695939A5" w14:textId="4822F01B" w:rsidR="00797D62" w:rsidRPr="00B17B78" w:rsidRDefault="00401F52" w:rsidP="001D7B10">
      <w:pPr>
        <w:pStyle w:val="NoSpacing"/>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A Dios</w:t>
      </w:r>
    </w:p>
    <w:p w14:paraId="3083B77C" w14:textId="2CF569BA" w:rsidR="00401F52" w:rsidRPr="00B17B78" w:rsidRDefault="00401F52" w:rsidP="001D7B10">
      <w:pPr>
        <w:pStyle w:val="NoSpacing"/>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A la Ph.D. Katherine Chiluiza</w:t>
      </w:r>
    </w:p>
    <w:p w14:paraId="016C25DE" w14:textId="585D3A7D" w:rsidR="00401F52" w:rsidRPr="00B17B78" w:rsidRDefault="00401F52" w:rsidP="001D7B10">
      <w:pPr>
        <w:pStyle w:val="NoSpacing"/>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A la M</w:t>
      </w:r>
      <w:r w:rsidR="00B17B78" w:rsidRPr="00B17B78">
        <w:rPr>
          <w:rFonts w:ascii="Arial" w:eastAsia="Times New Roman" w:hAnsi="Arial" w:cs="Arial"/>
          <w:i/>
          <w:color w:val="000000"/>
          <w:sz w:val="24"/>
          <w:szCs w:val="24"/>
          <w:lang w:eastAsia="es-EC"/>
        </w:rPr>
        <w:t>.</w:t>
      </w:r>
      <w:r w:rsidRPr="00B17B78">
        <w:rPr>
          <w:rFonts w:ascii="Arial" w:eastAsia="Times New Roman" w:hAnsi="Arial" w:cs="Arial"/>
          <w:i/>
          <w:color w:val="000000"/>
          <w:sz w:val="24"/>
          <w:szCs w:val="24"/>
          <w:lang w:eastAsia="es-EC"/>
        </w:rPr>
        <w:t>Sc. Vanessa Echeverría</w:t>
      </w:r>
    </w:p>
    <w:p w14:paraId="32950709" w14:textId="0B99B783" w:rsidR="00401F52" w:rsidRPr="00B17B78" w:rsidRDefault="00401F52" w:rsidP="001D7B10">
      <w:pPr>
        <w:pStyle w:val="NoSpacing"/>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Al Ing.</w:t>
      </w:r>
      <w:r w:rsidR="00B17B78" w:rsidRPr="00B17B78">
        <w:rPr>
          <w:rFonts w:ascii="Arial" w:eastAsia="Times New Roman" w:hAnsi="Arial" w:cs="Arial"/>
          <w:i/>
          <w:color w:val="000000"/>
          <w:sz w:val="24"/>
          <w:szCs w:val="24"/>
          <w:lang w:eastAsia="es-EC"/>
        </w:rPr>
        <w:t xml:space="preserve"> Bruno Guamán</w:t>
      </w:r>
    </w:p>
    <w:p w14:paraId="40F1167F" w14:textId="2ADFF914" w:rsidR="00B17B78" w:rsidRPr="00B17B78" w:rsidRDefault="00B17B78" w:rsidP="001D7B10">
      <w:pPr>
        <w:pStyle w:val="NoSpacing"/>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Y amigos del </w:t>
      </w:r>
      <w:r w:rsidR="00117417">
        <w:rPr>
          <w:rFonts w:ascii="Arial" w:eastAsia="Times New Roman" w:hAnsi="Arial" w:cs="Arial"/>
          <w:i/>
          <w:color w:val="000000"/>
          <w:sz w:val="24"/>
          <w:szCs w:val="24"/>
          <w:lang w:eastAsia="es-EC"/>
        </w:rPr>
        <w:t>programa</w:t>
      </w:r>
      <w:r w:rsidRPr="00B17B78">
        <w:rPr>
          <w:rFonts w:ascii="Arial" w:eastAsia="Times New Roman" w:hAnsi="Arial" w:cs="Arial"/>
          <w:i/>
          <w:color w:val="000000"/>
          <w:sz w:val="24"/>
          <w:szCs w:val="24"/>
          <w:lang w:eastAsia="es-EC"/>
        </w:rPr>
        <w:t xml:space="preserve"> TCT del Centro de Tecnologías de Información</w:t>
      </w:r>
    </w:p>
    <w:p w14:paraId="2321D7DC" w14:textId="3F3E5B83" w:rsidR="00B17B78" w:rsidRPr="00B17B78" w:rsidRDefault="00B17B78" w:rsidP="001D7B10">
      <w:pPr>
        <w:pStyle w:val="NoSpacing"/>
        <w:spacing w:line="480" w:lineRule="auto"/>
        <w:jc w:val="right"/>
        <w:rPr>
          <w:rFonts w:ascii="Arial" w:eastAsia="Times New Roman" w:hAnsi="Arial" w:cs="Arial"/>
          <w:i/>
          <w:color w:val="000000"/>
          <w:sz w:val="24"/>
          <w:szCs w:val="24"/>
          <w:lang w:eastAsia="es-EC"/>
        </w:rPr>
      </w:pPr>
      <w:r w:rsidRPr="00B17B78">
        <w:rPr>
          <w:rFonts w:ascii="Arial" w:eastAsia="Times New Roman" w:hAnsi="Arial" w:cs="Arial"/>
          <w:i/>
          <w:color w:val="000000"/>
          <w:sz w:val="24"/>
          <w:szCs w:val="24"/>
          <w:lang w:eastAsia="es-EC"/>
        </w:rPr>
        <w:t xml:space="preserve">Que con a su invaluable </w:t>
      </w:r>
      <w:r>
        <w:rPr>
          <w:rFonts w:ascii="Arial" w:eastAsia="Times New Roman" w:hAnsi="Arial" w:cs="Arial"/>
          <w:i/>
          <w:color w:val="000000"/>
          <w:sz w:val="24"/>
          <w:szCs w:val="24"/>
          <w:lang w:eastAsia="es-EC"/>
        </w:rPr>
        <w:t xml:space="preserve">tutela y </w:t>
      </w:r>
      <w:r w:rsidRPr="00B17B78">
        <w:rPr>
          <w:rFonts w:ascii="Arial" w:eastAsia="Times New Roman" w:hAnsi="Arial" w:cs="Arial"/>
          <w:i/>
          <w:color w:val="000000"/>
          <w:sz w:val="24"/>
          <w:szCs w:val="24"/>
          <w:lang w:eastAsia="es-EC"/>
        </w:rPr>
        <w:t>apoyo fue posible la culminación de este trabajo</w:t>
      </w:r>
      <w:r>
        <w:rPr>
          <w:rFonts w:ascii="Arial" w:eastAsia="Times New Roman" w:hAnsi="Arial" w:cs="Arial"/>
          <w:i/>
          <w:color w:val="000000"/>
          <w:sz w:val="24"/>
          <w:szCs w:val="24"/>
          <w:lang w:eastAsia="es-EC"/>
        </w:rPr>
        <w:t>.</w:t>
      </w:r>
    </w:p>
    <w:p w14:paraId="50425B05" w14:textId="77777777" w:rsidR="00B17B78" w:rsidRPr="00B17B78" w:rsidRDefault="00B17B78" w:rsidP="001D7B10">
      <w:pPr>
        <w:pStyle w:val="NoSpacing"/>
        <w:spacing w:line="480" w:lineRule="auto"/>
        <w:jc w:val="right"/>
        <w:rPr>
          <w:rFonts w:ascii="Arial" w:eastAsia="Times New Roman" w:hAnsi="Arial" w:cs="Arial"/>
          <w:i/>
          <w:color w:val="000000"/>
          <w:sz w:val="24"/>
          <w:szCs w:val="24"/>
          <w:lang w:eastAsia="es-EC"/>
        </w:rPr>
      </w:pPr>
    </w:p>
    <w:p w14:paraId="1F055C44" w14:textId="77777777" w:rsidR="00797D62" w:rsidRDefault="00797D62" w:rsidP="00797D62">
      <w:pPr>
        <w:rPr>
          <w:rFonts w:eastAsia="Times New Roman" w:cs="Arial"/>
          <w:szCs w:val="24"/>
          <w:lang w:eastAsia="es-EC"/>
        </w:rPr>
      </w:pPr>
      <w:r>
        <w:br w:type="page"/>
      </w:r>
    </w:p>
    <w:p w14:paraId="2BB150B4" w14:textId="6EE9200B" w:rsidR="00797D62" w:rsidRDefault="00797D62" w:rsidP="00E1764B">
      <w:pPr>
        <w:pStyle w:val="TitulosPrimerasPaginas"/>
      </w:pPr>
      <w:bookmarkStart w:id="1" w:name="_Toc414964195"/>
      <w:r>
        <w:lastRenderedPageBreak/>
        <w:t>DEDICATORIA</w:t>
      </w:r>
      <w:bookmarkEnd w:id="1"/>
    </w:p>
    <w:p w14:paraId="68C95EE4" w14:textId="77777777" w:rsidR="001D7B10" w:rsidRDefault="001D7B10" w:rsidP="00771C5E">
      <w:pPr>
        <w:pStyle w:val="Texto"/>
      </w:pPr>
    </w:p>
    <w:p w14:paraId="104A31B7" w14:textId="77777777" w:rsidR="001D7B10" w:rsidRDefault="001D7B10" w:rsidP="00771C5E">
      <w:pPr>
        <w:pStyle w:val="Texto"/>
      </w:pPr>
    </w:p>
    <w:p w14:paraId="0961E7A4" w14:textId="77777777" w:rsidR="001D7B10" w:rsidRDefault="001D7B10" w:rsidP="00771C5E">
      <w:pPr>
        <w:pStyle w:val="Texto"/>
      </w:pPr>
    </w:p>
    <w:p w14:paraId="0C002DDD" w14:textId="77777777" w:rsidR="001D7B10" w:rsidRDefault="001D7B10" w:rsidP="00771C5E">
      <w:pPr>
        <w:pStyle w:val="Texto"/>
      </w:pPr>
    </w:p>
    <w:p w14:paraId="7DEC1BFF" w14:textId="77777777" w:rsidR="001D7B10" w:rsidRDefault="001D7B10" w:rsidP="00771C5E">
      <w:pPr>
        <w:pStyle w:val="Texto"/>
      </w:pPr>
    </w:p>
    <w:p w14:paraId="65FB05FD" w14:textId="77777777" w:rsidR="001D7B10" w:rsidRDefault="001D7B10" w:rsidP="00771C5E">
      <w:pPr>
        <w:pStyle w:val="Texto"/>
      </w:pPr>
    </w:p>
    <w:p w14:paraId="4C99D20B" w14:textId="77777777" w:rsidR="00117417" w:rsidRDefault="00401F52" w:rsidP="00117417">
      <w:pPr>
        <w:pStyle w:val="Texto"/>
        <w:jc w:val="right"/>
        <w:rPr>
          <w:i/>
        </w:rPr>
      </w:pPr>
      <w:r w:rsidRPr="00117417">
        <w:rPr>
          <w:i/>
        </w:rPr>
        <w:t xml:space="preserve">Con mucho cariño </w:t>
      </w:r>
      <w:r w:rsidR="00743A22" w:rsidRPr="00117417">
        <w:rPr>
          <w:i/>
        </w:rPr>
        <w:t xml:space="preserve">a toda mi familia. </w:t>
      </w:r>
    </w:p>
    <w:p w14:paraId="103A317B" w14:textId="77777777" w:rsidR="00453D43" w:rsidRDefault="00117417" w:rsidP="00117417">
      <w:pPr>
        <w:pStyle w:val="Texto"/>
        <w:jc w:val="right"/>
        <w:rPr>
          <w:i/>
        </w:rPr>
      </w:pPr>
      <w:r>
        <w:rPr>
          <w:i/>
        </w:rPr>
        <w:t>Que</w:t>
      </w:r>
      <w:r w:rsidR="00743A22" w:rsidRPr="00117417">
        <w:rPr>
          <w:i/>
        </w:rPr>
        <w:t xml:space="preserve"> </w:t>
      </w:r>
      <w:r w:rsidR="00453D43">
        <w:rPr>
          <w:i/>
        </w:rPr>
        <w:t>son</w:t>
      </w:r>
      <w:r w:rsidR="00743A22" w:rsidRPr="00117417">
        <w:rPr>
          <w:i/>
        </w:rPr>
        <w:t xml:space="preserve"> fuente de inspiración para mi superación personal</w:t>
      </w:r>
      <w:r w:rsidR="00453D43">
        <w:rPr>
          <w:i/>
        </w:rPr>
        <w:t xml:space="preserve">. </w:t>
      </w:r>
    </w:p>
    <w:p w14:paraId="4C71E57A" w14:textId="562696C2" w:rsidR="00797D62" w:rsidRPr="00117417" w:rsidRDefault="00453D43" w:rsidP="00117417">
      <w:pPr>
        <w:pStyle w:val="Texto"/>
        <w:jc w:val="right"/>
        <w:rPr>
          <w:i/>
        </w:rPr>
      </w:pPr>
      <w:r>
        <w:rPr>
          <w:i/>
        </w:rPr>
        <w:t>Y</w:t>
      </w:r>
      <w:r w:rsidR="00401F52" w:rsidRPr="00117417">
        <w:rPr>
          <w:i/>
        </w:rPr>
        <w:t xml:space="preserve"> </w:t>
      </w:r>
      <w:r>
        <w:rPr>
          <w:i/>
        </w:rPr>
        <w:t xml:space="preserve">han sido </w:t>
      </w:r>
      <w:r w:rsidR="00401F52" w:rsidRPr="00117417">
        <w:rPr>
          <w:i/>
        </w:rPr>
        <w:t xml:space="preserve">el motor que me ha permitido concluir esta meta de vida. </w:t>
      </w:r>
    </w:p>
    <w:p w14:paraId="487D5C3A" w14:textId="77777777" w:rsidR="00797D62" w:rsidRDefault="00797D62" w:rsidP="00797D62">
      <w:pPr>
        <w:rPr>
          <w:rFonts w:eastAsia="Times New Roman" w:cs="Arial"/>
          <w:szCs w:val="24"/>
          <w:lang w:eastAsia="es-EC"/>
        </w:rPr>
      </w:pPr>
      <w:r>
        <w:br w:type="page"/>
      </w:r>
    </w:p>
    <w:p w14:paraId="0C47EDEC" w14:textId="56E115FD" w:rsidR="00797D62" w:rsidRDefault="00797D62" w:rsidP="00E1764B">
      <w:pPr>
        <w:pStyle w:val="TitulosPrimerasPaginas"/>
      </w:pPr>
      <w:bookmarkStart w:id="2" w:name="_Toc414964196"/>
      <w:r>
        <w:t>TRIBUNAL DE SUSTENTACIÓN</w:t>
      </w:r>
      <w:bookmarkEnd w:id="2"/>
    </w:p>
    <w:p w14:paraId="3E7F29D6" w14:textId="77777777" w:rsidR="00797D62" w:rsidRDefault="00797D62" w:rsidP="00771C5E">
      <w:pPr>
        <w:pStyle w:val="Texto"/>
      </w:pPr>
    </w:p>
    <w:p w14:paraId="23DFC0A0" w14:textId="77777777" w:rsidR="00477163" w:rsidRDefault="00477163" w:rsidP="00771C5E">
      <w:pPr>
        <w:pStyle w:val="Texto"/>
      </w:pPr>
    </w:p>
    <w:p w14:paraId="2F74CBF0" w14:textId="27B76DC3" w:rsidR="00797D62" w:rsidRDefault="00797D62" w:rsidP="00771C5E">
      <w:pPr>
        <w:pStyle w:val="Texto"/>
      </w:pPr>
    </w:p>
    <w:p w14:paraId="20BD49F1" w14:textId="1C6BF891" w:rsidR="00797D62" w:rsidRDefault="00797D62" w:rsidP="00FD7C6B">
      <w:pPr>
        <w:pStyle w:val="Texto"/>
        <w:ind w:left="0"/>
        <w:jc w:val="center"/>
      </w:pPr>
      <w:r>
        <w:t>___</w:t>
      </w:r>
      <w:r w:rsidR="00092D1B">
        <w:t>___</w:t>
      </w:r>
      <w:r>
        <w:t>_____________________</w:t>
      </w:r>
    </w:p>
    <w:p w14:paraId="18CA6278" w14:textId="77777777" w:rsidR="00797D62" w:rsidRDefault="00797D62" w:rsidP="00FD7C6B">
      <w:pPr>
        <w:pStyle w:val="Texto"/>
        <w:ind w:left="0"/>
        <w:jc w:val="center"/>
      </w:pPr>
      <w:r>
        <w:t>Mg. Sara Ríos Orellana</w:t>
      </w:r>
    </w:p>
    <w:p w14:paraId="42FA9247" w14:textId="21CA8FBA" w:rsidR="005F650C" w:rsidRPr="009F1095" w:rsidRDefault="005F650C" w:rsidP="00FD7C6B">
      <w:pPr>
        <w:pStyle w:val="Texto"/>
        <w:ind w:left="0"/>
        <w:jc w:val="center"/>
        <w:rPr>
          <w:b/>
        </w:rPr>
      </w:pPr>
      <w:r w:rsidRPr="009F1095">
        <w:rPr>
          <w:b/>
        </w:rPr>
        <w:t>PRESIDENTE</w:t>
      </w:r>
    </w:p>
    <w:p w14:paraId="0216ED39" w14:textId="77777777" w:rsidR="00797D62" w:rsidRDefault="00797D62" w:rsidP="00FD7C6B">
      <w:pPr>
        <w:pStyle w:val="Texto"/>
        <w:ind w:left="0"/>
        <w:jc w:val="center"/>
      </w:pPr>
    </w:p>
    <w:p w14:paraId="733C0015" w14:textId="77777777" w:rsidR="00092D1B" w:rsidRDefault="00092D1B" w:rsidP="00FD7C6B">
      <w:pPr>
        <w:pStyle w:val="Texto"/>
        <w:ind w:left="0"/>
        <w:jc w:val="center"/>
      </w:pPr>
    </w:p>
    <w:p w14:paraId="19EC36F6" w14:textId="77777777" w:rsidR="00797D62" w:rsidRPr="008C1155" w:rsidRDefault="00797D62" w:rsidP="00FD7C6B">
      <w:pPr>
        <w:pStyle w:val="Texto"/>
        <w:ind w:left="0"/>
        <w:jc w:val="center"/>
      </w:pPr>
    </w:p>
    <w:p w14:paraId="160530F2" w14:textId="5FDC1BF0" w:rsidR="00797D62" w:rsidRDefault="00092D1B" w:rsidP="00FD7C6B">
      <w:pPr>
        <w:pStyle w:val="Texto"/>
        <w:ind w:left="0"/>
        <w:jc w:val="center"/>
      </w:pPr>
      <w:r>
        <w:t>____</w:t>
      </w:r>
      <w:r w:rsidR="00797D62">
        <w:t>________________________</w:t>
      </w:r>
    </w:p>
    <w:p w14:paraId="60336285" w14:textId="77777777" w:rsidR="00797D62" w:rsidRDefault="00797D62" w:rsidP="00FD7C6B">
      <w:pPr>
        <w:pStyle w:val="Texto"/>
        <w:ind w:left="0"/>
        <w:jc w:val="center"/>
      </w:pPr>
      <w:r>
        <w:t>Ph. D. Katherine Chiluiza García</w:t>
      </w:r>
    </w:p>
    <w:p w14:paraId="745CF3AD" w14:textId="62A0D3D6" w:rsidR="005F650C" w:rsidRPr="009F1095" w:rsidRDefault="005F650C" w:rsidP="00FD7C6B">
      <w:pPr>
        <w:pStyle w:val="Texto"/>
        <w:ind w:left="0"/>
        <w:jc w:val="center"/>
        <w:rPr>
          <w:b/>
        </w:rPr>
      </w:pPr>
      <w:r w:rsidRPr="009F1095">
        <w:rPr>
          <w:b/>
        </w:rPr>
        <w:t>DIRECTOR</w:t>
      </w:r>
      <w:r w:rsidR="00FD7C6B" w:rsidRPr="009F1095">
        <w:rPr>
          <w:b/>
        </w:rPr>
        <w:t>A</w:t>
      </w:r>
      <w:r w:rsidRPr="009F1095">
        <w:rPr>
          <w:b/>
        </w:rPr>
        <w:t xml:space="preserve"> DE TESIS</w:t>
      </w:r>
    </w:p>
    <w:p w14:paraId="7FD047BC" w14:textId="77777777" w:rsidR="005F650C" w:rsidRDefault="005F650C" w:rsidP="00FD7C6B">
      <w:pPr>
        <w:pStyle w:val="Texto"/>
        <w:ind w:left="0"/>
        <w:jc w:val="center"/>
      </w:pPr>
    </w:p>
    <w:p w14:paraId="2E576168" w14:textId="77777777" w:rsidR="00797D62" w:rsidRDefault="00797D62" w:rsidP="00FD7C6B">
      <w:pPr>
        <w:pStyle w:val="Texto"/>
        <w:ind w:left="0"/>
        <w:jc w:val="center"/>
      </w:pPr>
    </w:p>
    <w:p w14:paraId="74E11FD0" w14:textId="77777777" w:rsidR="00797D62" w:rsidRPr="008C1155" w:rsidRDefault="00797D62" w:rsidP="00FD7C6B">
      <w:pPr>
        <w:pStyle w:val="Texto"/>
        <w:ind w:left="0"/>
        <w:jc w:val="center"/>
      </w:pPr>
    </w:p>
    <w:p w14:paraId="7B8E56B6" w14:textId="752B992E" w:rsidR="00797D62" w:rsidRDefault="00797D62" w:rsidP="00FD7C6B">
      <w:pPr>
        <w:pStyle w:val="Texto"/>
        <w:ind w:left="0"/>
        <w:jc w:val="center"/>
      </w:pPr>
      <w:r>
        <w:t>________</w:t>
      </w:r>
      <w:r w:rsidR="00092D1B">
        <w:t>___</w:t>
      </w:r>
      <w:r>
        <w:t>________________</w:t>
      </w:r>
    </w:p>
    <w:p w14:paraId="1EA1708A" w14:textId="77777777" w:rsidR="00797D62" w:rsidRDefault="00797D62" w:rsidP="00FD7C6B">
      <w:pPr>
        <w:pStyle w:val="Texto"/>
        <w:ind w:left="0"/>
        <w:jc w:val="center"/>
      </w:pPr>
      <w:r>
        <w:t>Ph. D. Xavier Ochoa Chehab</w:t>
      </w:r>
    </w:p>
    <w:p w14:paraId="13A8F6A2" w14:textId="77777777" w:rsidR="005F650C" w:rsidRPr="009F1095" w:rsidRDefault="005F650C" w:rsidP="00FD7C6B">
      <w:pPr>
        <w:pStyle w:val="Texto"/>
        <w:ind w:left="0"/>
        <w:jc w:val="center"/>
        <w:rPr>
          <w:b/>
        </w:rPr>
      </w:pPr>
      <w:r w:rsidRPr="009F1095">
        <w:rPr>
          <w:b/>
        </w:rPr>
        <w:t>VOCAL PRINCIPAL</w:t>
      </w:r>
    </w:p>
    <w:p w14:paraId="06054807" w14:textId="77777777" w:rsidR="005F650C" w:rsidRDefault="005F650C" w:rsidP="00771C5E">
      <w:pPr>
        <w:pStyle w:val="Texto"/>
      </w:pPr>
    </w:p>
    <w:p w14:paraId="3BE9A7FE" w14:textId="77777777" w:rsidR="00797D62" w:rsidRDefault="00797D62" w:rsidP="00771C5E">
      <w:pPr>
        <w:pStyle w:val="Texto"/>
      </w:pPr>
      <w:r>
        <w:t xml:space="preserve"> </w:t>
      </w:r>
    </w:p>
    <w:p w14:paraId="0DDE9591" w14:textId="77777777" w:rsidR="00797D62" w:rsidRDefault="00797D62" w:rsidP="00771C5E">
      <w:pPr>
        <w:pStyle w:val="Texto"/>
        <w:sectPr w:rsidR="00797D62" w:rsidSect="000A7F3A">
          <w:headerReference w:type="default" r:id="rId12"/>
          <w:pgSz w:w="11906" w:h="16838"/>
          <w:pgMar w:top="2268" w:right="1361" w:bottom="2268" w:left="2268" w:header="709" w:footer="709" w:gutter="0"/>
          <w:pgNumType w:fmt="lowerRoman"/>
          <w:cols w:space="708"/>
          <w:docGrid w:linePitch="360"/>
        </w:sectPr>
      </w:pPr>
    </w:p>
    <w:p w14:paraId="2F1C8A6F" w14:textId="168729AE" w:rsidR="00797D62" w:rsidRPr="00965040" w:rsidRDefault="00797D62" w:rsidP="00E1764B">
      <w:pPr>
        <w:pStyle w:val="TitulosPrimerasPaginas"/>
      </w:pPr>
      <w:bookmarkStart w:id="3" w:name="_Toc414964197"/>
      <w:r w:rsidRPr="00965040">
        <w:t>DECLARACIÓN EXPRESA</w:t>
      </w:r>
      <w:bookmarkEnd w:id="3"/>
    </w:p>
    <w:p w14:paraId="74F784FC" w14:textId="77777777" w:rsidR="00797D62" w:rsidRDefault="00797D62" w:rsidP="00771C5E">
      <w:pPr>
        <w:pStyle w:val="Texto"/>
      </w:pPr>
    </w:p>
    <w:p w14:paraId="62B5F47C" w14:textId="77777777" w:rsidR="00477163" w:rsidRDefault="00477163" w:rsidP="00771C5E">
      <w:pPr>
        <w:pStyle w:val="Texto"/>
      </w:pPr>
    </w:p>
    <w:p w14:paraId="79712CA8" w14:textId="77777777" w:rsidR="00477163" w:rsidRDefault="00477163" w:rsidP="00771C5E">
      <w:pPr>
        <w:pStyle w:val="Texto"/>
      </w:pPr>
    </w:p>
    <w:p w14:paraId="05CB33A7" w14:textId="77777777" w:rsidR="00477163" w:rsidRDefault="00477163" w:rsidP="00771C5E">
      <w:pPr>
        <w:pStyle w:val="Texto"/>
      </w:pPr>
    </w:p>
    <w:p w14:paraId="5F8942A4" w14:textId="77777777" w:rsidR="00477163" w:rsidRDefault="00477163" w:rsidP="00771C5E">
      <w:pPr>
        <w:pStyle w:val="Texto"/>
      </w:pPr>
    </w:p>
    <w:p w14:paraId="2FCE7787" w14:textId="77777777" w:rsidR="00477163" w:rsidRDefault="00477163" w:rsidP="00771C5E">
      <w:pPr>
        <w:pStyle w:val="Texto"/>
      </w:pPr>
    </w:p>
    <w:p w14:paraId="1ECC49BD" w14:textId="77777777" w:rsidR="00477163" w:rsidRDefault="00477163" w:rsidP="00771C5E">
      <w:pPr>
        <w:pStyle w:val="Texto"/>
      </w:pPr>
    </w:p>
    <w:p w14:paraId="12EFC2BE" w14:textId="6AF08019" w:rsidR="00797D62" w:rsidRDefault="00797D62" w:rsidP="00771C5E">
      <w:pPr>
        <w:pStyle w:val="Texto"/>
      </w:pPr>
      <w:r>
        <w:t>“La responsabilidad del contenido de esta Tesis de Grado, me corresponde exclusivamente; y el patrimonio intelectual de la misma, a la Escuela Superior Politécnica del Litoral”</w:t>
      </w:r>
    </w:p>
    <w:p w14:paraId="130E9E09" w14:textId="77777777" w:rsidR="00797D62" w:rsidRDefault="00797D62" w:rsidP="00771C5E">
      <w:pPr>
        <w:pStyle w:val="Texto"/>
      </w:pPr>
    </w:p>
    <w:p w14:paraId="32D17CC9" w14:textId="77777777" w:rsidR="00797D62" w:rsidRDefault="00797D62" w:rsidP="00771C5E">
      <w:pPr>
        <w:pStyle w:val="Texto"/>
      </w:pPr>
    </w:p>
    <w:p w14:paraId="29AD09BB" w14:textId="77777777" w:rsidR="00797D62" w:rsidRDefault="00797D62" w:rsidP="00771C5E">
      <w:pPr>
        <w:pStyle w:val="Texto"/>
      </w:pPr>
      <w:r>
        <w:t>(Reglamentos de exámenes y títulos profesionales de la ESPOL)</w:t>
      </w:r>
    </w:p>
    <w:p w14:paraId="6E5B152F" w14:textId="77777777" w:rsidR="00797D62" w:rsidRDefault="00797D62" w:rsidP="00771C5E">
      <w:pPr>
        <w:pStyle w:val="Texto"/>
      </w:pPr>
    </w:p>
    <w:p w14:paraId="3748AC81" w14:textId="77777777" w:rsidR="00797D62" w:rsidRDefault="00797D62" w:rsidP="00771C5E">
      <w:pPr>
        <w:pStyle w:val="Texto"/>
      </w:pPr>
    </w:p>
    <w:p w14:paraId="7A0E9139" w14:textId="77777777" w:rsidR="00797D62" w:rsidRDefault="00797D62" w:rsidP="00771C5E">
      <w:pPr>
        <w:pStyle w:val="Texto"/>
      </w:pPr>
    </w:p>
    <w:p w14:paraId="1BE63909" w14:textId="77777777" w:rsidR="00797D62" w:rsidRDefault="00797D62" w:rsidP="00771C5E">
      <w:pPr>
        <w:pStyle w:val="Texto"/>
      </w:pPr>
    </w:p>
    <w:p w14:paraId="6A26D586" w14:textId="77777777" w:rsidR="00797D62" w:rsidRDefault="00797D62" w:rsidP="00797D62">
      <w:pPr>
        <w:jc w:val="center"/>
      </w:pPr>
      <w:r>
        <w:t>__________________________________</w:t>
      </w:r>
    </w:p>
    <w:p w14:paraId="6EDA6BEA" w14:textId="77777777" w:rsidR="00797D62" w:rsidRDefault="00797D62" w:rsidP="00797D62">
      <w:pPr>
        <w:jc w:val="center"/>
        <w:rPr>
          <w:rFonts w:eastAsia="Times New Roman" w:cs="Arial"/>
          <w:szCs w:val="24"/>
          <w:lang w:eastAsia="es-EC"/>
        </w:rPr>
      </w:pPr>
      <w:r>
        <w:rPr>
          <w:rFonts w:eastAsia="Times New Roman" w:cs="Arial"/>
          <w:szCs w:val="24"/>
          <w:lang w:eastAsia="es-EC"/>
        </w:rPr>
        <w:t>Roger Xavier Granda Quichimbo</w:t>
      </w:r>
    </w:p>
    <w:p w14:paraId="4C6AE1F9" w14:textId="77777777" w:rsidR="00797D62" w:rsidRDefault="00797D62" w:rsidP="00797D62">
      <w:pPr>
        <w:rPr>
          <w:rFonts w:eastAsia="Times New Roman" w:cs="Arial"/>
          <w:szCs w:val="24"/>
          <w:lang w:eastAsia="es-EC"/>
        </w:rPr>
      </w:pPr>
      <w:r>
        <w:br w:type="page"/>
      </w:r>
    </w:p>
    <w:p w14:paraId="3B6BF1F0" w14:textId="06A7DB37" w:rsidR="00797D62" w:rsidRDefault="00797D62" w:rsidP="00E1764B">
      <w:pPr>
        <w:pStyle w:val="TitulosPrimerasPaginas"/>
      </w:pPr>
      <w:bookmarkStart w:id="4" w:name="_Toc414964198"/>
      <w:r>
        <w:t>RESUMEN</w:t>
      </w:r>
      <w:bookmarkEnd w:id="4"/>
    </w:p>
    <w:p w14:paraId="372D4DEB" w14:textId="77777777" w:rsidR="00797D62" w:rsidRDefault="00797D62" w:rsidP="00771C5E">
      <w:pPr>
        <w:pStyle w:val="Texto"/>
      </w:pPr>
    </w:p>
    <w:p w14:paraId="4D0020A7" w14:textId="1A819600" w:rsidR="004127E9" w:rsidRDefault="00797D62" w:rsidP="009A7770">
      <w:pPr>
        <w:pStyle w:val="Texto"/>
        <w:ind w:left="0"/>
      </w:pPr>
      <w:r>
        <w:t>E</w:t>
      </w:r>
      <w:del w:id="5" w:author="Katherine Chiluiza" w:date="2015-03-29T17:25:00Z">
        <w:r w:rsidR="004127E9" w:rsidDel="00490A94">
          <w:delText>n e</w:delText>
        </w:r>
      </w:del>
      <w:r w:rsidR="00D90DC6">
        <w:t xml:space="preserve">ste trabajo de </w:t>
      </w:r>
      <w:ins w:id="6" w:author="Katherine Chiluiza" w:date="2015-03-29T17:25:00Z">
        <w:r w:rsidR="00490A94">
          <w:t>graduación incluye</w:t>
        </w:r>
      </w:ins>
      <w:del w:id="7" w:author="Katherine Chiluiza" w:date="2015-03-29T17:25:00Z">
        <w:r w:rsidR="00D90DC6" w:rsidDel="00490A94">
          <w:delText xml:space="preserve">investigación </w:delText>
        </w:r>
        <w:r w:rsidR="008B3BE2" w:rsidDel="00490A94">
          <w:delText>se</w:delText>
        </w:r>
      </w:del>
      <w:ins w:id="8" w:author="Katherine Chiluiza" w:date="2015-03-29T17:25:00Z">
        <w:r w:rsidR="00490A94">
          <w:t xml:space="preserve"> la</w:t>
        </w:r>
      </w:ins>
      <w:r w:rsidR="008B3BE2">
        <w:t xml:space="preserve"> constru</w:t>
      </w:r>
      <w:ins w:id="9" w:author="Katherine Chiluiza" w:date="2015-03-29T17:25:00Z">
        <w:r w:rsidR="00490A94">
          <w:t>cción de</w:t>
        </w:r>
      </w:ins>
      <w:del w:id="10" w:author="Katherine Chiluiza" w:date="2015-03-29T17:25:00Z">
        <w:r w:rsidR="008B3BE2" w:rsidDel="00490A94">
          <w:delText>ye</w:delText>
        </w:r>
      </w:del>
      <w:r w:rsidR="008B3BE2">
        <w:t xml:space="preserve"> una </w:t>
      </w:r>
      <w:r w:rsidR="004127E9">
        <w:t>superficie colaborativa, portable de bajo costo</w:t>
      </w:r>
      <w:ins w:id="11" w:author="Katherine Chiluiza" w:date="2015-03-29T17:25:00Z">
        <w:r w:rsidR="00490A94">
          <w:t xml:space="preserve"> y un estudio de una investigaci</w:t>
        </w:r>
      </w:ins>
      <w:ins w:id="12" w:author="Katherine Chiluiza" w:date="2015-03-29T17:26:00Z">
        <w:r w:rsidR="00490A94">
          <w:t>ón asociado a esta superficie</w:t>
        </w:r>
      </w:ins>
      <w:r w:rsidR="00307FF0">
        <w:t>.</w:t>
      </w:r>
      <w:ins w:id="13" w:author="Katherine Chiluiza" w:date="2015-03-29T17:27:00Z">
        <w:r w:rsidR="00490A94">
          <w:t xml:space="preserve"> La mesa</w:t>
        </w:r>
      </w:ins>
      <w:del w:id="14" w:author="Katherine Chiluiza" w:date="2015-03-29T17:27:00Z">
        <w:r w:rsidR="004127E9" w:rsidDel="00490A94">
          <w:delText xml:space="preserve"> </w:delText>
        </w:r>
        <w:r w:rsidR="00307FF0" w:rsidDel="00490A94">
          <w:delText>E</w:delText>
        </w:r>
        <w:r w:rsidR="004127E9" w:rsidDel="00490A94">
          <w:delText>n la que se</w:delText>
        </w:r>
      </w:del>
      <w:r w:rsidR="004127E9">
        <w:t xml:space="preserve"> intenta representar de </w:t>
      </w:r>
      <w:r w:rsidR="00307FF0">
        <w:t>forma</w:t>
      </w:r>
      <w:r w:rsidR="004127E9">
        <w:t xml:space="preserve"> efectiva las aporta</w:t>
      </w:r>
      <w:r w:rsidR="00307FF0">
        <w:t>ciones reales de estudiantes que realizan un trabajo colaborativo de modelamiento de base de datos.</w:t>
      </w:r>
      <w:r w:rsidR="004127E9" w:rsidRPr="004127E9">
        <w:t xml:space="preserve"> </w:t>
      </w:r>
      <w:ins w:id="15" w:author="Katherine Chiluiza" w:date="2015-03-29T17:27:00Z">
        <w:r w:rsidR="00490A94">
          <w:t xml:space="preserve">Así también el propósito de la investigación </w:t>
        </w:r>
      </w:ins>
      <w:del w:id="16" w:author="Katherine Chiluiza" w:date="2015-03-29T17:27:00Z">
        <w:r w:rsidR="00307FF0" w:rsidDel="00490A94">
          <w:delText xml:space="preserve">Cuyo propósito </w:delText>
        </w:r>
        <w:r w:rsidR="00765E50" w:rsidDel="00490A94">
          <w:delText xml:space="preserve">de construcción </w:delText>
        </w:r>
      </w:del>
      <w:r w:rsidR="00307FF0">
        <w:t xml:space="preserve">es conocer cuál </w:t>
      </w:r>
      <w:r w:rsidR="004127E9" w:rsidRPr="004127E9">
        <w:t xml:space="preserve">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w:t>
      </w:r>
      <w:r w:rsidR="00307FF0">
        <w:t>T</w:t>
      </w:r>
      <w:r w:rsidR="004127E9" w:rsidRPr="004127E9">
        <w:t>ambién se desea conocer cuál es el efecto de utilizar estas herramientas en la percepción de los estudiantes en cuanto la conformidad con su calificación individual y grupal asignada por el profesor, su percepción de la capacidad  de las herramientas que utiliza  para reflejar el aporte real de cada miembro de su grupo de trabajo, y, su percepción en cuanto a la equidad de carga de trabajo distribuida entro los miembros de su grupo en la realización de un trabajo colaborativo.</w:t>
      </w:r>
      <w:r w:rsidR="008B3BE2">
        <w:t xml:space="preserve"> </w:t>
      </w:r>
    </w:p>
    <w:p w14:paraId="60C5CBBB" w14:textId="77777777" w:rsidR="008B3BE2" w:rsidRDefault="008B3BE2" w:rsidP="009A7770">
      <w:pPr>
        <w:pStyle w:val="Texto"/>
        <w:ind w:left="0"/>
      </w:pPr>
    </w:p>
    <w:p w14:paraId="05B85086" w14:textId="78642F26" w:rsidR="008B3BE2" w:rsidRDefault="008B3BE2" w:rsidP="009A7770">
      <w:pPr>
        <w:pStyle w:val="Texto"/>
        <w:ind w:left="0"/>
      </w:pPr>
      <w:r>
        <w:t>En el capítulo 1 se detallan los antecedentes, descripción del problema a solucionar, y la justificación de la realización de este trabajo. También se detalla</w:t>
      </w:r>
      <w:ins w:id="17" w:author="Katherine Chiluiza" w:date="2015-03-29T17:28:00Z">
        <w:r w:rsidR="00490A94">
          <w:t>n</w:t>
        </w:r>
      </w:ins>
      <w:del w:id="18" w:author="Katherine Chiluiza" w:date="2015-03-29T17:28:00Z">
        <w:r w:rsidDel="00490A94">
          <w:delText xml:space="preserve"> la propuesta realizada,</w:delText>
        </w:r>
      </w:del>
      <w:r>
        <w:t xml:space="preserve"> las preguntas de investigación que se pretende responder.</w:t>
      </w:r>
    </w:p>
    <w:p w14:paraId="05BECBED" w14:textId="77777777" w:rsidR="008B3BE2" w:rsidRDefault="008B3BE2" w:rsidP="009A7770">
      <w:pPr>
        <w:pStyle w:val="Texto"/>
        <w:ind w:left="0"/>
      </w:pPr>
    </w:p>
    <w:p w14:paraId="5D32BEED" w14:textId="510DFE0C" w:rsidR="008B3BE2" w:rsidRDefault="008B3BE2" w:rsidP="009A7770">
      <w:pPr>
        <w:pStyle w:val="Texto"/>
        <w:ind w:left="0"/>
      </w:pPr>
      <w:r>
        <w:t xml:space="preserve">En el capítulo 2 se realiza una descripción de las superficies colaborativas, y las tecnologías asociadas a su construcción.  Con </w:t>
      </w:r>
      <w:r w:rsidR="004E14EE">
        <w:t>un análisis de soluciones existentes</w:t>
      </w:r>
      <w:r>
        <w:t>,</w:t>
      </w:r>
      <w:r w:rsidR="004E14EE">
        <w:t xml:space="preserve"> y considerando el contexto de este </w:t>
      </w:r>
      <w:r>
        <w:t xml:space="preserve">estudio, se sintetiza una lista de </w:t>
      </w:r>
      <w:r w:rsidR="004E14EE">
        <w:t>características</w:t>
      </w:r>
      <w:r>
        <w:t xml:space="preserve"> que sirven para el diseño de la solución que se propone.</w:t>
      </w:r>
    </w:p>
    <w:p w14:paraId="303A2E9D" w14:textId="77777777" w:rsidR="004E14EE" w:rsidRDefault="004E14EE" w:rsidP="009A7770">
      <w:pPr>
        <w:pStyle w:val="Texto"/>
        <w:ind w:left="0"/>
      </w:pPr>
    </w:p>
    <w:p w14:paraId="431B0F9B" w14:textId="3671CB01" w:rsidR="004E14EE" w:rsidRDefault="004E14EE" w:rsidP="009A7770">
      <w:pPr>
        <w:pStyle w:val="Texto"/>
        <w:ind w:left="0"/>
      </w:pPr>
      <w:r>
        <w:t xml:space="preserve">En el capítulo 3 se muestran los casos de uso y escenarios más comunes, junto con los requerimientos funcionales y no funcionales de la solución propuesta. Además </w:t>
      </w:r>
      <w:ins w:id="19" w:author="Katherine Chiluiza" w:date="2015-03-29T17:29:00Z">
        <w:r w:rsidR="00490A94">
          <w:t>se</w:t>
        </w:r>
      </w:ins>
      <w:del w:id="20" w:author="Katherine Chiluiza" w:date="2015-03-29T17:29:00Z">
        <w:r w:rsidDel="00490A94">
          <w:delText>el</w:delText>
        </w:r>
      </w:del>
      <w:r>
        <w:t xml:space="preserve"> muestra el diseño experimental utilizado para responder las preguntas de investigación.</w:t>
      </w:r>
    </w:p>
    <w:p w14:paraId="480638EC" w14:textId="77777777" w:rsidR="004E14EE" w:rsidRDefault="004E14EE" w:rsidP="009A7770">
      <w:pPr>
        <w:pStyle w:val="Texto"/>
        <w:ind w:left="0"/>
      </w:pPr>
    </w:p>
    <w:p w14:paraId="1276DDE1" w14:textId="101CAC92" w:rsidR="004E14EE" w:rsidRDefault="004E14EE" w:rsidP="009A7770">
      <w:pPr>
        <w:pStyle w:val="Texto"/>
        <w:ind w:left="0"/>
      </w:pPr>
      <w:r>
        <w:t>En el capítulo 4 se de</w:t>
      </w:r>
      <w:ins w:id="21" w:author="Katherine Chiluiza" w:date="2015-03-29T17:29:00Z">
        <w:r w:rsidR="00490A94">
          <w:t xml:space="preserve">scribe </w:t>
        </w:r>
      </w:ins>
      <w:del w:id="22" w:author="Katherine Chiluiza" w:date="2015-03-29T17:29:00Z">
        <w:r w:rsidDel="00490A94">
          <w:delText xml:space="preserve">talla </w:delText>
        </w:r>
      </w:del>
      <w:r>
        <w:t>la implementación de la solución. Junto con una captura de pantalla</w:t>
      </w:r>
      <w:ins w:id="23" w:author="Katherine Chiluiza" w:date="2015-03-29T17:29:00Z">
        <w:r w:rsidR="00490A94">
          <w:t>s</w:t>
        </w:r>
      </w:ins>
      <w:r>
        <w:t xml:space="preserve"> de las interfaces más importantes.</w:t>
      </w:r>
    </w:p>
    <w:p w14:paraId="18F24414" w14:textId="77777777" w:rsidR="004E14EE" w:rsidRDefault="004E14EE" w:rsidP="009A7770">
      <w:pPr>
        <w:pStyle w:val="Texto"/>
        <w:ind w:left="0"/>
      </w:pPr>
      <w:r>
        <w:t xml:space="preserve"> </w:t>
      </w:r>
    </w:p>
    <w:p w14:paraId="11D6B763" w14:textId="3E65CAC9" w:rsidR="004E14EE" w:rsidRDefault="004E14EE" w:rsidP="009A7770">
      <w:pPr>
        <w:pStyle w:val="Texto"/>
        <w:ind w:left="0"/>
      </w:pPr>
      <w:r>
        <w:t>En el capítulo 5 se presentan los resultados de la experimentación, pruebas de usabilidad y funcionalidad.</w:t>
      </w:r>
    </w:p>
    <w:p w14:paraId="6B94ED68" w14:textId="77777777" w:rsidR="004E14EE" w:rsidRDefault="004E14EE" w:rsidP="009A7770">
      <w:pPr>
        <w:pStyle w:val="Texto"/>
        <w:ind w:left="0"/>
      </w:pPr>
    </w:p>
    <w:p w14:paraId="4B64A851" w14:textId="54C04E34" w:rsidR="004E14EE" w:rsidRDefault="004E14EE" w:rsidP="009A7770">
      <w:pPr>
        <w:pStyle w:val="Texto"/>
        <w:ind w:left="0"/>
      </w:pPr>
      <w:r>
        <w:t xml:space="preserve">El capítulo </w:t>
      </w:r>
      <w:r w:rsidR="00765E50">
        <w:t>6</w:t>
      </w:r>
      <w:r>
        <w:t xml:space="preserve"> presenta la discusión de los resultados obtenidos, y las limitaciones que deban considerarse para su validez.</w:t>
      </w:r>
    </w:p>
    <w:p w14:paraId="4B12B62D" w14:textId="77777777" w:rsidR="004E14EE" w:rsidRDefault="004E14EE" w:rsidP="009A7770">
      <w:pPr>
        <w:pStyle w:val="Texto"/>
        <w:ind w:left="0"/>
      </w:pPr>
    </w:p>
    <w:p w14:paraId="6A332E24" w14:textId="7FDCC850" w:rsidR="00797D62" w:rsidRDefault="004E14EE" w:rsidP="00765E50">
      <w:pPr>
        <w:pStyle w:val="Texto"/>
        <w:ind w:left="0"/>
      </w:pPr>
      <w:r>
        <w:t>Se finaliza con conclusiones y recomendaciones para futuros trabajos de investigación.</w:t>
      </w:r>
      <w:r w:rsidR="00797D62">
        <w:br w:type="page"/>
      </w:r>
    </w:p>
    <w:p w14:paraId="487E0314" w14:textId="317C35FE" w:rsidR="00797D62" w:rsidRDefault="00797D62" w:rsidP="00E1764B">
      <w:pPr>
        <w:pStyle w:val="TitulosPrimerasPaginas"/>
      </w:pPr>
      <w:bookmarkStart w:id="24" w:name="_Toc414964199"/>
      <w:r>
        <w:t>ÍNDICE GENERAL</w:t>
      </w:r>
      <w:bookmarkEnd w:id="24"/>
    </w:p>
    <w:sdt>
      <w:sdtPr>
        <w:rPr>
          <w:rFonts w:ascii="Arial" w:eastAsiaTheme="minorHAnsi" w:hAnsi="Arial" w:cstheme="minorBidi"/>
          <w:color w:val="auto"/>
          <w:sz w:val="24"/>
          <w:szCs w:val="22"/>
          <w:lang w:val="es-ES" w:eastAsia="en-US"/>
        </w:rPr>
        <w:id w:val="-633416704"/>
        <w:docPartObj>
          <w:docPartGallery w:val="Table of Contents"/>
          <w:docPartUnique/>
        </w:docPartObj>
      </w:sdtPr>
      <w:sdtEndPr>
        <w:rPr>
          <w:b/>
          <w:bCs/>
        </w:rPr>
      </w:sdtEndPr>
      <w:sdtContent>
        <w:p w14:paraId="15C582D2" w14:textId="34585CF3" w:rsidR="00E1764B" w:rsidRDefault="00E1764B">
          <w:pPr>
            <w:pStyle w:val="TOCHeading"/>
          </w:pPr>
        </w:p>
        <w:p w14:paraId="76BC66CD" w14:textId="77777777" w:rsidR="00E3299A" w:rsidRDefault="00B44AAC">
          <w:pPr>
            <w:pStyle w:val="TOC1"/>
            <w:tabs>
              <w:tab w:val="right" w:leader="dot" w:pos="8267"/>
            </w:tabs>
            <w:rPr>
              <w:rFonts w:asciiTheme="minorHAnsi" w:eastAsiaTheme="minorEastAsia" w:hAnsiTheme="minorHAnsi"/>
              <w:noProof/>
              <w:sz w:val="22"/>
              <w:lang w:eastAsia="es-EC"/>
            </w:rPr>
          </w:pPr>
          <w:r>
            <w:fldChar w:fldCharType="begin"/>
          </w:r>
          <w:r>
            <w:instrText xml:space="preserve"> TOC \h \z \t "Nombre Capitulo,1,Subtitulo capitulo,2,Subtitulo2,3,Subtitulo3,4,Subtitulo4,5,Titulos Primeras Paginas,1,anexos,2" </w:instrText>
          </w:r>
          <w:r>
            <w:fldChar w:fldCharType="separate"/>
          </w:r>
          <w:hyperlink w:anchor="_Toc414964194" w:history="1">
            <w:r w:rsidR="00E3299A" w:rsidRPr="0061381A">
              <w:rPr>
                <w:rStyle w:val="Hyperlink"/>
                <w:noProof/>
              </w:rPr>
              <w:t>AGRADECIMIENTO</w:t>
            </w:r>
            <w:r w:rsidR="00E3299A">
              <w:rPr>
                <w:noProof/>
                <w:webHidden/>
              </w:rPr>
              <w:tab/>
            </w:r>
            <w:r w:rsidR="00E3299A">
              <w:rPr>
                <w:noProof/>
                <w:webHidden/>
              </w:rPr>
              <w:fldChar w:fldCharType="begin"/>
            </w:r>
            <w:r w:rsidR="00E3299A">
              <w:rPr>
                <w:noProof/>
                <w:webHidden/>
              </w:rPr>
              <w:instrText xml:space="preserve"> PAGEREF _Toc414964194 \h </w:instrText>
            </w:r>
            <w:r w:rsidR="00E3299A">
              <w:rPr>
                <w:noProof/>
                <w:webHidden/>
              </w:rPr>
            </w:r>
            <w:r w:rsidR="00E3299A">
              <w:rPr>
                <w:noProof/>
                <w:webHidden/>
              </w:rPr>
              <w:fldChar w:fldCharType="separate"/>
            </w:r>
            <w:r w:rsidR="006B6EF3">
              <w:rPr>
                <w:noProof/>
                <w:webHidden/>
              </w:rPr>
              <w:t>ii</w:t>
            </w:r>
            <w:r w:rsidR="00E3299A">
              <w:rPr>
                <w:noProof/>
                <w:webHidden/>
              </w:rPr>
              <w:fldChar w:fldCharType="end"/>
            </w:r>
          </w:hyperlink>
        </w:p>
        <w:p w14:paraId="34C0C7F3" w14:textId="77777777" w:rsidR="00E3299A" w:rsidRDefault="00490A94">
          <w:pPr>
            <w:pStyle w:val="TOC1"/>
            <w:tabs>
              <w:tab w:val="right" w:leader="dot" w:pos="8267"/>
            </w:tabs>
            <w:rPr>
              <w:rFonts w:asciiTheme="minorHAnsi" w:eastAsiaTheme="minorEastAsia" w:hAnsiTheme="minorHAnsi"/>
              <w:noProof/>
              <w:sz w:val="22"/>
              <w:lang w:eastAsia="es-EC"/>
            </w:rPr>
          </w:pPr>
          <w:hyperlink w:anchor="_Toc414964195" w:history="1">
            <w:r w:rsidR="00E3299A" w:rsidRPr="0061381A">
              <w:rPr>
                <w:rStyle w:val="Hyperlink"/>
                <w:noProof/>
              </w:rPr>
              <w:t>DEDICATORIA</w:t>
            </w:r>
            <w:r w:rsidR="00E3299A">
              <w:rPr>
                <w:noProof/>
                <w:webHidden/>
              </w:rPr>
              <w:tab/>
            </w:r>
            <w:r w:rsidR="00E3299A">
              <w:rPr>
                <w:noProof/>
                <w:webHidden/>
              </w:rPr>
              <w:fldChar w:fldCharType="begin"/>
            </w:r>
            <w:r w:rsidR="00E3299A">
              <w:rPr>
                <w:noProof/>
                <w:webHidden/>
              </w:rPr>
              <w:instrText xml:space="preserve"> PAGEREF _Toc414964195 \h </w:instrText>
            </w:r>
            <w:r w:rsidR="00E3299A">
              <w:rPr>
                <w:noProof/>
                <w:webHidden/>
              </w:rPr>
            </w:r>
            <w:r w:rsidR="00E3299A">
              <w:rPr>
                <w:noProof/>
                <w:webHidden/>
              </w:rPr>
              <w:fldChar w:fldCharType="separate"/>
            </w:r>
            <w:r w:rsidR="006B6EF3">
              <w:rPr>
                <w:noProof/>
                <w:webHidden/>
              </w:rPr>
              <w:t>iii</w:t>
            </w:r>
            <w:r w:rsidR="00E3299A">
              <w:rPr>
                <w:noProof/>
                <w:webHidden/>
              </w:rPr>
              <w:fldChar w:fldCharType="end"/>
            </w:r>
          </w:hyperlink>
        </w:p>
        <w:p w14:paraId="62C38A52" w14:textId="77777777" w:rsidR="00E3299A" w:rsidRDefault="00490A94">
          <w:pPr>
            <w:pStyle w:val="TOC1"/>
            <w:tabs>
              <w:tab w:val="right" w:leader="dot" w:pos="8267"/>
            </w:tabs>
            <w:rPr>
              <w:rFonts w:asciiTheme="minorHAnsi" w:eastAsiaTheme="minorEastAsia" w:hAnsiTheme="minorHAnsi"/>
              <w:noProof/>
              <w:sz w:val="22"/>
              <w:lang w:eastAsia="es-EC"/>
            </w:rPr>
          </w:pPr>
          <w:hyperlink w:anchor="_Toc414964196" w:history="1">
            <w:r w:rsidR="00E3299A" w:rsidRPr="0061381A">
              <w:rPr>
                <w:rStyle w:val="Hyperlink"/>
                <w:noProof/>
              </w:rPr>
              <w:t>TRIBUNAL DE SUSTENTACIÓN</w:t>
            </w:r>
            <w:r w:rsidR="00E3299A">
              <w:rPr>
                <w:noProof/>
                <w:webHidden/>
              </w:rPr>
              <w:tab/>
            </w:r>
            <w:r w:rsidR="00E3299A">
              <w:rPr>
                <w:noProof/>
                <w:webHidden/>
              </w:rPr>
              <w:fldChar w:fldCharType="begin"/>
            </w:r>
            <w:r w:rsidR="00E3299A">
              <w:rPr>
                <w:noProof/>
                <w:webHidden/>
              </w:rPr>
              <w:instrText xml:space="preserve"> PAGEREF _Toc414964196 \h </w:instrText>
            </w:r>
            <w:r w:rsidR="00E3299A">
              <w:rPr>
                <w:noProof/>
                <w:webHidden/>
              </w:rPr>
            </w:r>
            <w:r w:rsidR="00E3299A">
              <w:rPr>
                <w:noProof/>
                <w:webHidden/>
              </w:rPr>
              <w:fldChar w:fldCharType="separate"/>
            </w:r>
            <w:r w:rsidR="006B6EF3">
              <w:rPr>
                <w:noProof/>
                <w:webHidden/>
              </w:rPr>
              <w:t>iv</w:t>
            </w:r>
            <w:r w:rsidR="00E3299A">
              <w:rPr>
                <w:noProof/>
                <w:webHidden/>
              </w:rPr>
              <w:fldChar w:fldCharType="end"/>
            </w:r>
          </w:hyperlink>
        </w:p>
        <w:p w14:paraId="029E4BDA" w14:textId="77777777" w:rsidR="00E3299A" w:rsidRDefault="00490A94">
          <w:pPr>
            <w:pStyle w:val="TOC1"/>
            <w:tabs>
              <w:tab w:val="right" w:leader="dot" w:pos="8267"/>
            </w:tabs>
            <w:rPr>
              <w:rFonts w:asciiTheme="minorHAnsi" w:eastAsiaTheme="minorEastAsia" w:hAnsiTheme="minorHAnsi"/>
              <w:noProof/>
              <w:sz w:val="22"/>
              <w:lang w:eastAsia="es-EC"/>
            </w:rPr>
          </w:pPr>
          <w:hyperlink w:anchor="_Toc414964197" w:history="1">
            <w:r w:rsidR="00E3299A" w:rsidRPr="0061381A">
              <w:rPr>
                <w:rStyle w:val="Hyperlink"/>
                <w:noProof/>
              </w:rPr>
              <w:t>DECLARACIÓN EXPRESA</w:t>
            </w:r>
            <w:r w:rsidR="00E3299A">
              <w:rPr>
                <w:noProof/>
                <w:webHidden/>
              </w:rPr>
              <w:tab/>
            </w:r>
            <w:r w:rsidR="00E3299A">
              <w:rPr>
                <w:noProof/>
                <w:webHidden/>
              </w:rPr>
              <w:fldChar w:fldCharType="begin"/>
            </w:r>
            <w:r w:rsidR="00E3299A">
              <w:rPr>
                <w:noProof/>
                <w:webHidden/>
              </w:rPr>
              <w:instrText xml:space="preserve"> PAGEREF _Toc414964197 \h </w:instrText>
            </w:r>
            <w:r w:rsidR="00E3299A">
              <w:rPr>
                <w:noProof/>
                <w:webHidden/>
              </w:rPr>
            </w:r>
            <w:r w:rsidR="00E3299A">
              <w:rPr>
                <w:noProof/>
                <w:webHidden/>
              </w:rPr>
              <w:fldChar w:fldCharType="separate"/>
            </w:r>
            <w:r w:rsidR="006B6EF3">
              <w:rPr>
                <w:noProof/>
                <w:webHidden/>
              </w:rPr>
              <w:t>v</w:t>
            </w:r>
            <w:r w:rsidR="00E3299A">
              <w:rPr>
                <w:noProof/>
                <w:webHidden/>
              </w:rPr>
              <w:fldChar w:fldCharType="end"/>
            </w:r>
          </w:hyperlink>
        </w:p>
        <w:p w14:paraId="0DD0986E" w14:textId="77777777" w:rsidR="00E3299A" w:rsidRDefault="00490A94">
          <w:pPr>
            <w:pStyle w:val="TOC1"/>
            <w:tabs>
              <w:tab w:val="right" w:leader="dot" w:pos="8267"/>
            </w:tabs>
            <w:rPr>
              <w:rFonts w:asciiTheme="minorHAnsi" w:eastAsiaTheme="minorEastAsia" w:hAnsiTheme="minorHAnsi"/>
              <w:noProof/>
              <w:sz w:val="22"/>
              <w:lang w:eastAsia="es-EC"/>
            </w:rPr>
          </w:pPr>
          <w:hyperlink w:anchor="_Toc414964198" w:history="1">
            <w:r w:rsidR="00E3299A" w:rsidRPr="0061381A">
              <w:rPr>
                <w:rStyle w:val="Hyperlink"/>
                <w:noProof/>
              </w:rPr>
              <w:t>RESUMEN</w:t>
            </w:r>
            <w:r w:rsidR="00E3299A">
              <w:rPr>
                <w:noProof/>
                <w:webHidden/>
              </w:rPr>
              <w:tab/>
            </w:r>
            <w:r w:rsidR="00E3299A">
              <w:rPr>
                <w:noProof/>
                <w:webHidden/>
              </w:rPr>
              <w:fldChar w:fldCharType="begin"/>
            </w:r>
            <w:r w:rsidR="00E3299A">
              <w:rPr>
                <w:noProof/>
                <w:webHidden/>
              </w:rPr>
              <w:instrText xml:space="preserve"> PAGEREF _Toc414964198 \h </w:instrText>
            </w:r>
            <w:r w:rsidR="00E3299A">
              <w:rPr>
                <w:noProof/>
                <w:webHidden/>
              </w:rPr>
            </w:r>
            <w:r w:rsidR="00E3299A">
              <w:rPr>
                <w:noProof/>
                <w:webHidden/>
              </w:rPr>
              <w:fldChar w:fldCharType="separate"/>
            </w:r>
            <w:r w:rsidR="006B6EF3">
              <w:rPr>
                <w:noProof/>
                <w:webHidden/>
              </w:rPr>
              <w:t>vi</w:t>
            </w:r>
            <w:r w:rsidR="00E3299A">
              <w:rPr>
                <w:noProof/>
                <w:webHidden/>
              </w:rPr>
              <w:fldChar w:fldCharType="end"/>
            </w:r>
          </w:hyperlink>
        </w:p>
        <w:p w14:paraId="16746A37" w14:textId="77777777" w:rsidR="00E3299A" w:rsidRDefault="00490A94">
          <w:pPr>
            <w:pStyle w:val="TOC1"/>
            <w:tabs>
              <w:tab w:val="right" w:leader="dot" w:pos="8267"/>
            </w:tabs>
            <w:rPr>
              <w:rFonts w:asciiTheme="minorHAnsi" w:eastAsiaTheme="minorEastAsia" w:hAnsiTheme="minorHAnsi"/>
              <w:noProof/>
              <w:sz w:val="22"/>
              <w:lang w:eastAsia="es-EC"/>
            </w:rPr>
          </w:pPr>
          <w:hyperlink w:anchor="_Toc414964199" w:history="1">
            <w:r w:rsidR="00E3299A" w:rsidRPr="0061381A">
              <w:rPr>
                <w:rStyle w:val="Hyperlink"/>
                <w:noProof/>
              </w:rPr>
              <w:t>ÍNDICE GENERAL</w:t>
            </w:r>
            <w:r w:rsidR="00E3299A">
              <w:rPr>
                <w:noProof/>
                <w:webHidden/>
              </w:rPr>
              <w:tab/>
            </w:r>
            <w:r w:rsidR="00E3299A">
              <w:rPr>
                <w:noProof/>
                <w:webHidden/>
              </w:rPr>
              <w:fldChar w:fldCharType="begin"/>
            </w:r>
            <w:r w:rsidR="00E3299A">
              <w:rPr>
                <w:noProof/>
                <w:webHidden/>
              </w:rPr>
              <w:instrText xml:space="preserve"> PAGEREF _Toc414964199 \h </w:instrText>
            </w:r>
            <w:r w:rsidR="00E3299A">
              <w:rPr>
                <w:noProof/>
                <w:webHidden/>
              </w:rPr>
            </w:r>
            <w:r w:rsidR="00E3299A">
              <w:rPr>
                <w:noProof/>
                <w:webHidden/>
              </w:rPr>
              <w:fldChar w:fldCharType="separate"/>
            </w:r>
            <w:r w:rsidR="006B6EF3">
              <w:rPr>
                <w:noProof/>
                <w:webHidden/>
              </w:rPr>
              <w:t>viii</w:t>
            </w:r>
            <w:r w:rsidR="00E3299A">
              <w:rPr>
                <w:noProof/>
                <w:webHidden/>
              </w:rPr>
              <w:fldChar w:fldCharType="end"/>
            </w:r>
          </w:hyperlink>
        </w:p>
        <w:p w14:paraId="0B1B7795" w14:textId="77777777" w:rsidR="00E3299A" w:rsidRDefault="00490A94">
          <w:pPr>
            <w:pStyle w:val="TOC1"/>
            <w:tabs>
              <w:tab w:val="right" w:leader="dot" w:pos="8267"/>
            </w:tabs>
            <w:rPr>
              <w:rFonts w:asciiTheme="minorHAnsi" w:eastAsiaTheme="minorEastAsia" w:hAnsiTheme="minorHAnsi"/>
              <w:noProof/>
              <w:sz w:val="22"/>
              <w:lang w:eastAsia="es-EC"/>
            </w:rPr>
          </w:pPr>
          <w:hyperlink w:anchor="_Toc414964200" w:history="1">
            <w:r w:rsidR="00E3299A" w:rsidRPr="0061381A">
              <w:rPr>
                <w:rStyle w:val="Hyperlink"/>
                <w:noProof/>
              </w:rPr>
              <w:t>ÍNIDICE DE TABLAS</w:t>
            </w:r>
            <w:r w:rsidR="00E3299A">
              <w:rPr>
                <w:noProof/>
                <w:webHidden/>
              </w:rPr>
              <w:tab/>
            </w:r>
            <w:r w:rsidR="00E3299A">
              <w:rPr>
                <w:noProof/>
                <w:webHidden/>
              </w:rPr>
              <w:fldChar w:fldCharType="begin"/>
            </w:r>
            <w:r w:rsidR="00E3299A">
              <w:rPr>
                <w:noProof/>
                <w:webHidden/>
              </w:rPr>
              <w:instrText xml:space="preserve"> PAGEREF _Toc414964200 \h </w:instrText>
            </w:r>
            <w:r w:rsidR="00E3299A">
              <w:rPr>
                <w:noProof/>
                <w:webHidden/>
              </w:rPr>
            </w:r>
            <w:r w:rsidR="00E3299A">
              <w:rPr>
                <w:noProof/>
                <w:webHidden/>
              </w:rPr>
              <w:fldChar w:fldCharType="separate"/>
            </w:r>
            <w:r w:rsidR="006B6EF3">
              <w:rPr>
                <w:noProof/>
                <w:webHidden/>
              </w:rPr>
              <w:t>xi</w:t>
            </w:r>
            <w:r w:rsidR="00E3299A">
              <w:rPr>
                <w:noProof/>
                <w:webHidden/>
              </w:rPr>
              <w:fldChar w:fldCharType="end"/>
            </w:r>
          </w:hyperlink>
        </w:p>
        <w:p w14:paraId="37C73A10" w14:textId="77777777" w:rsidR="00E3299A" w:rsidRDefault="00490A94">
          <w:pPr>
            <w:pStyle w:val="TOC1"/>
            <w:tabs>
              <w:tab w:val="right" w:leader="dot" w:pos="8267"/>
            </w:tabs>
            <w:rPr>
              <w:rFonts w:asciiTheme="minorHAnsi" w:eastAsiaTheme="minorEastAsia" w:hAnsiTheme="minorHAnsi"/>
              <w:noProof/>
              <w:sz w:val="22"/>
              <w:lang w:eastAsia="es-EC"/>
            </w:rPr>
          </w:pPr>
          <w:hyperlink w:anchor="_Toc414964201" w:history="1">
            <w:r w:rsidR="00E3299A" w:rsidRPr="0061381A">
              <w:rPr>
                <w:rStyle w:val="Hyperlink"/>
                <w:noProof/>
              </w:rPr>
              <w:t>ÍNDICE DE FIGURAS</w:t>
            </w:r>
            <w:r w:rsidR="00E3299A">
              <w:rPr>
                <w:noProof/>
                <w:webHidden/>
              </w:rPr>
              <w:tab/>
            </w:r>
            <w:r w:rsidR="00E3299A">
              <w:rPr>
                <w:noProof/>
                <w:webHidden/>
              </w:rPr>
              <w:fldChar w:fldCharType="begin"/>
            </w:r>
            <w:r w:rsidR="00E3299A">
              <w:rPr>
                <w:noProof/>
                <w:webHidden/>
              </w:rPr>
              <w:instrText xml:space="preserve"> PAGEREF _Toc414964201 \h </w:instrText>
            </w:r>
            <w:r w:rsidR="00E3299A">
              <w:rPr>
                <w:noProof/>
                <w:webHidden/>
              </w:rPr>
            </w:r>
            <w:r w:rsidR="00E3299A">
              <w:rPr>
                <w:noProof/>
                <w:webHidden/>
              </w:rPr>
              <w:fldChar w:fldCharType="separate"/>
            </w:r>
            <w:r w:rsidR="006B6EF3">
              <w:rPr>
                <w:noProof/>
                <w:webHidden/>
              </w:rPr>
              <w:t>xii</w:t>
            </w:r>
            <w:r w:rsidR="00E3299A">
              <w:rPr>
                <w:noProof/>
                <w:webHidden/>
              </w:rPr>
              <w:fldChar w:fldCharType="end"/>
            </w:r>
          </w:hyperlink>
        </w:p>
        <w:p w14:paraId="710B54B9" w14:textId="77777777" w:rsidR="00E3299A" w:rsidRDefault="00490A94">
          <w:pPr>
            <w:pStyle w:val="TOC1"/>
            <w:tabs>
              <w:tab w:val="right" w:leader="dot" w:pos="8267"/>
            </w:tabs>
            <w:rPr>
              <w:rFonts w:asciiTheme="minorHAnsi" w:eastAsiaTheme="minorEastAsia" w:hAnsiTheme="minorHAnsi"/>
              <w:noProof/>
              <w:sz w:val="22"/>
              <w:lang w:eastAsia="es-EC"/>
            </w:rPr>
          </w:pPr>
          <w:hyperlink w:anchor="_Toc414964202" w:history="1">
            <w:r w:rsidR="00E3299A" w:rsidRPr="0061381A">
              <w:rPr>
                <w:rStyle w:val="Hyperlink"/>
                <w:noProof/>
              </w:rPr>
              <w:t>INTRODUCCIÓN</w:t>
            </w:r>
            <w:r w:rsidR="00E3299A">
              <w:rPr>
                <w:noProof/>
                <w:webHidden/>
              </w:rPr>
              <w:tab/>
            </w:r>
            <w:r w:rsidR="00E3299A">
              <w:rPr>
                <w:noProof/>
                <w:webHidden/>
              </w:rPr>
              <w:fldChar w:fldCharType="begin"/>
            </w:r>
            <w:r w:rsidR="00E3299A">
              <w:rPr>
                <w:noProof/>
                <w:webHidden/>
              </w:rPr>
              <w:instrText xml:space="preserve"> PAGEREF _Toc414964202 \h </w:instrText>
            </w:r>
            <w:r w:rsidR="00E3299A">
              <w:rPr>
                <w:noProof/>
                <w:webHidden/>
              </w:rPr>
            </w:r>
            <w:r w:rsidR="00E3299A">
              <w:rPr>
                <w:noProof/>
                <w:webHidden/>
              </w:rPr>
              <w:fldChar w:fldCharType="separate"/>
            </w:r>
            <w:r w:rsidR="006B6EF3">
              <w:rPr>
                <w:noProof/>
                <w:webHidden/>
              </w:rPr>
              <w:t>xv</w:t>
            </w:r>
            <w:r w:rsidR="00E3299A">
              <w:rPr>
                <w:noProof/>
                <w:webHidden/>
              </w:rPr>
              <w:fldChar w:fldCharType="end"/>
            </w:r>
          </w:hyperlink>
        </w:p>
        <w:p w14:paraId="5ABE2009" w14:textId="77777777" w:rsidR="00E3299A" w:rsidRDefault="00490A94">
          <w:pPr>
            <w:pStyle w:val="TOC1"/>
            <w:tabs>
              <w:tab w:val="left" w:pos="440"/>
              <w:tab w:val="right" w:leader="dot" w:pos="8267"/>
            </w:tabs>
            <w:rPr>
              <w:rFonts w:asciiTheme="minorHAnsi" w:eastAsiaTheme="minorEastAsia" w:hAnsiTheme="minorHAnsi"/>
              <w:noProof/>
              <w:sz w:val="22"/>
              <w:lang w:eastAsia="es-EC"/>
            </w:rPr>
          </w:pPr>
          <w:hyperlink w:anchor="_Toc414964203" w:history="1">
            <w:r w:rsidR="00E3299A" w:rsidRPr="0061381A">
              <w:rPr>
                <w:rStyle w:val="Hyperlink"/>
                <w:noProof/>
              </w:rPr>
              <w:t>1.</w:t>
            </w:r>
            <w:r w:rsidR="00E3299A">
              <w:rPr>
                <w:rFonts w:asciiTheme="minorHAnsi" w:eastAsiaTheme="minorEastAsia" w:hAnsiTheme="minorHAnsi"/>
                <w:noProof/>
                <w:sz w:val="22"/>
                <w:lang w:eastAsia="es-EC"/>
              </w:rPr>
              <w:tab/>
            </w:r>
            <w:r w:rsidR="00E3299A" w:rsidRPr="0061381A">
              <w:rPr>
                <w:rStyle w:val="Hyperlink"/>
                <w:noProof/>
              </w:rPr>
              <w:t>PROBLEMA DE INVESTIGACIÓN</w:t>
            </w:r>
            <w:r w:rsidR="00E3299A">
              <w:rPr>
                <w:noProof/>
                <w:webHidden/>
              </w:rPr>
              <w:tab/>
            </w:r>
            <w:r w:rsidR="00E3299A">
              <w:rPr>
                <w:noProof/>
                <w:webHidden/>
              </w:rPr>
              <w:fldChar w:fldCharType="begin"/>
            </w:r>
            <w:r w:rsidR="00E3299A">
              <w:rPr>
                <w:noProof/>
                <w:webHidden/>
              </w:rPr>
              <w:instrText xml:space="preserve"> PAGEREF _Toc414964203 \h </w:instrText>
            </w:r>
            <w:r w:rsidR="00E3299A">
              <w:rPr>
                <w:noProof/>
                <w:webHidden/>
              </w:rPr>
            </w:r>
            <w:r w:rsidR="00E3299A">
              <w:rPr>
                <w:noProof/>
                <w:webHidden/>
              </w:rPr>
              <w:fldChar w:fldCharType="separate"/>
            </w:r>
            <w:r w:rsidR="006B6EF3">
              <w:rPr>
                <w:noProof/>
                <w:webHidden/>
              </w:rPr>
              <w:t>18</w:t>
            </w:r>
            <w:r w:rsidR="00E3299A">
              <w:rPr>
                <w:noProof/>
                <w:webHidden/>
              </w:rPr>
              <w:fldChar w:fldCharType="end"/>
            </w:r>
          </w:hyperlink>
        </w:p>
        <w:p w14:paraId="4ADFE996"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04" w:history="1">
            <w:r w:rsidR="00E3299A" w:rsidRPr="0061381A">
              <w:rPr>
                <w:rStyle w:val="Hyperlink"/>
                <w:noProof/>
              </w:rPr>
              <w:t>1.1.</w:t>
            </w:r>
            <w:r w:rsidR="00E3299A">
              <w:rPr>
                <w:rFonts w:asciiTheme="minorHAnsi" w:eastAsiaTheme="minorEastAsia" w:hAnsiTheme="minorHAnsi"/>
                <w:noProof/>
                <w:sz w:val="22"/>
                <w:lang w:eastAsia="es-EC"/>
              </w:rPr>
              <w:tab/>
            </w:r>
            <w:r w:rsidR="00E3299A" w:rsidRPr="0061381A">
              <w:rPr>
                <w:rStyle w:val="Hyperlink"/>
                <w:noProof/>
              </w:rPr>
              <w:t>ANTECEDENTES</w:t>
            </w:r>
            <w:r w:rsidR="00E3299A">
              <w:rPr>
                <w:noProof/>
                <w:webHidden/>
              </w:rPr>
              <w:tab/>
            </w:r>
            <w:r w:rsidR="00E3299A">
              <w:rPr>
                <w:noProof/>
                <w:webHidden/>
              </w:rPr>
              <w:fldChar w:fldCharType="begin"/>
            </w:r>
            <w:r w:rsidR="00E3299A">
              <w:rPr>
                <w:noProof/>
                <w:webHidden/>
              </w:rPr>
              <w:instrText xml:space="preserve"> PAGEREF _Toc414964204 \h </w:instrText>
            </w:r>
            <w:r w:rsidR="00E3299A">
              <w:rPr>
                <w:noProof/>
                <w:webHidden/>
              </w:rPr>
            </w:r>
            <w:r w:rsidR="00E3299A">
              <w:rPr>
                <w:noProof/>
                <w:webHidden/>
              </w:rPr>
              <w:fldChar w:fldCharType="separate"/>
            </w:r>
            <w:r w:rsidR="006B6EF3">
              <w:rPr>
                <w:noProof/>
                <w:webHidden/>
              </w:rPr>
              <w:t>18</w:t>
            </w:r>
            <w:r w:rsidR="00E3299A">
              <w:rPr>
                <w:noProof/>
                <w:webHidden/>
              </w:rPr>
              <w:fldChar w:fldCharType="end"/>
            </w:r>
          </w:hyperlink>
        </w:p>
        <w:p w14:paraId="0B11040D"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05" w:history="1">
            <w:r w:rsidR="00E3299A" w:rsidRPr="0061381A">
              <w:rPr>
                <w:rStyle w:val="Hyperlink"/>
                <w:noProof/>
              </w:rPr>
              <w:t>1.2.</w:t>
            </w:r>
            <w:r w:rsidR="00E3299A">
              <w:rPr>
                <w:rFonts w:asciiTheme="minorHAnsi" w:eastAsiaTheme="minorEastAsia" w:hAnsiTheme="minorHAnsi"/>
                <w:noProof/>
                <w:sz w:val="22"/>
                <w:lang w:eastAsia="es-EC"/>
              </w:rPr>
              <w:tab/>
            </w:r>
            <w:r w:rsidR="00E3299A" w:rsidRPr="0061381A">
              <w:rPr>
                <w:rStyle w:val="Hyperlink"/>
                <w:noProof/>
              </w:rPr>
              <w:t>DESCRIPCIÓN DEL PROBLEMA</w:t>
            </w:r>
            <w:r w:rsidR="00E3299A">
              <w:rPr>
                <w:noProof/>
                <w:webHidden/>
              </w:rPr>
              <w:tab/>
            </w:r>
            <w:r w:rsidR="00E3299A">
              <w:rPr>
                <w:noProof/>
                <w:webHidden/>
              </w:rPr>
              <w:fldChar w:fldCharType="begin"/>
            </w:r>
            <w:r w:rsidR="00E3299A">
              <w:rPr>
                <w:noProof/>
                <w:webHidden/>
              </w:rPr>
              <w:instrText xml:space="preserve"> PAGEREF _Toc414964205 \h </w:instrText>
            </w:r>
            <w:r w:rsidR="00E3299A">
              <w:rPr>
                <w:noProof/>
                <w:webHidden/>
              </w:rPr>
            </w:r>
            <w:r w:rsidR="00E3299A">
              <w:rPr>
                <w:noProof/>
                <w:webHidden/>
              </w:rPr>
              <w:fldChar w:fldCharType="separate"/>
            </w:r>
            <w:r w:rsidR="006B6EF3">
              <w:rPr>
                <w:noProof/>
                <w:webHidden/>
              </w:rPr>
              <w:t>22</w:t>
            </w:r>
            <w:r w:rsidR="00E3299A">
              <w:rPr>
                <w:noProof/>
                <w:webHidden/>
              </w:rPr>
              <w:fldChar w:fldCharType="end"/>
            </w:r>
          </w:hyperlink>
        </w:p>
        <w:p w14:paraId="26D5110F"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06" w:history="1">
            <w:r w:rsidR="00E3299A" w:rsidRPr="0061381A">
              <w:rPr>
                <w:rStyle w:val="Hyperlink"/>
                <w:noProof/>
              </w:rPr>
              <w:t>1.3.</w:t>
            </w:r>
            <w:r w:rsidR="00E3299A">
              <w:rPr>
                <w:rFonts w:asciiTheme="minorHAnsi" w:eastAsiaTheme="minorEastAsia" w:hAnsiTheme="minorHAnsi"/>
                <w:noProof/>
                <w:sz w:val="22"/>
                <w:lang w:eastAsia="es-EC"/>
              </w:rPr>
              <w:tab/>
            </w:r>
            <w:r w:rsidR="00E3299A" w:rsidRPr="0061381A">
              <w:rPr>
                <w:rStyle w:val="Hyperlink"/>
                <w:noProof/>
              </w:rPr>
              <w:t>JUSTIFICACIÓN</w:t>
            </w:r>
            <w:r w:rsidR="00E3299A">
              <w:rPr>
                <w:noProof/>
                <w:webHidden/>
              </w:rPr>
              <w:tab/>
            </w:r>
            <w:r w:rsidR="00E3299A">
              <w:rPr>
                <w:noProof/>
                <w:webHidden/>
              </w:rPr>
              <w:fldChar w:fldCharType="begin"/>
            </w:r>
            <w:r w:rsidR="00E3299A">
              <w:rPr>
                <w:noProof/>
                <w:webHidden/>
              </w:rPr>
              <w:instrText xml:space="preserve"> PAGEREF _Toc414964206 \h </w:instrText>
            </w:r>
            <w:r w:rsidR="00E3299A">
              <w:rPr>
                <w:noProof/>
                <w:webHidden/>
              </w:rPr>
            </w:r>
            <w:r w:rsidR="00E3299A">
              <w:rPr>
                <w:noProof/>
                <w:webHidden/>
              </w:rPr>
              <w:fldChar w:fldCharType="separate"/>
            </w:r>
            <w:r w:rsidR="006B6EF3">
              <w:rPr>
                <w:noProof/>
                <w:webHidden/>
              </w:rPr>
              <w:t>25</w:t>
            </w:r>
            <w:r w:rsidR="00E3299A">
              <w:rPr>
                <w:noProof/>
                <w:webHidden/>
              </w:rPr>
              <w:fldChar w:fldCharType="end"/>
            </w:r>
          </w:hyperlink>
        </w:p>
        <w:p w14:paraId="56FC37FA"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07" w:history="1">
            <w:r w:rsidR="00E3299A" w:rsidRPr="0061381A">
              <w:rPr>
                <w:rStyle w:val="Hyperlink"/>
                <w:noProof/>
              </w:rPr>
              <w:t>1.4.</w:t>
            </w:r>
            <w:r w:rsidR="00E3299A">
              <w:rPr>
                <w:rFonts w:asciiTheme="minorHAnsi" w:eastAsiaTheme="minorEastAsia" w:hAnsiTheme="minorHAnsi"/>
                <w:noProof/>
                <w:sz w:val="22"/>
                <w:lang w:eastAsia="es-EC"/>
              </w:rPr>
              <w:tab/>
            </w:r>
            <w:r w:rsidR="00E3299A" w:rsidRPr="0061381A">
              <w:rPr>
                <w:rStyle w:val="Hyperlink"/>
                <w:noProof/>
              </w:rPr>
              <w:t>PROPUESTA Y ALCANCE</w:t>
            </w:r>
            <w:r w:rsidR="00E3299A">
              <w:rPr>
                <w:noProof/>
                <w:webHidden/>
              </w:rPr>
              <w:tab/>
            </w:r>
            <w:r w:rsidR="00E3299A">
              <w:rPr>
                <w:noProof/>
                <w:webHidden/>
              </w:rPr>
              <w:fldChar w:fldCharType="begin"/>
            </w:r>
            <w:r w:rsidR="00E3299A">
              <w:rPr>
                <w:noProof/>
                <w:webHidden/>
              </w:rPr>
              <w:instrText xml:space="preserve"> PAGEREF _Toc414964207 \h </w:instrText>
            </w:r>
            <w:r w:rsidR="00E3299A">
              <w:rPr>
                <w:noProof/>
                <w:webHidden/>
              </w:rPr>
            </w:r>
            <w:r w:rsidR="00E3299A">
              <w:rPr>
                <w:noProof/>
                <w:webHidden/>
              </w:rPr>
              <w:fldChar w:fldCharType="separate"/>
            </w:r>
            <w:r w:rsidR="006B6EF3">
              <w:rPr>
                <w:noProof/>
                <w:webHidden/>
              </w:rPr>
              <w:t>27</w:t>
            </w:r>
            <w:r w:rsidR="00E3299A">
              <w:rPr>
                <w:noProof/>
                <w:webHidden/>
              </w:rPr>
              <w:fldChar w:fldCharType="end"/>
            </w:r>
          </w:hyperlink>
        </w:p>
        <w:p w14:paraId="24FC4F42"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08" w:history="1">
            <w:r w:rsidR="00E3299A" w:rsidRPr="0061381A">
              <w:rPr>
                <w:rStyle w:val="Hyperlink"/>
                <w:noProof/>
              </w:rPr>
              <w:t>1.5.</w:t>
            </w:r>
            <w:r w:rsidR="00E3299A">
              <w:rPr>
                <w:rFonts w:asciiTheme="minorHAnsi" w:eastAsiaTheme="minorEastAsia" w:hAnsiTheme="minorHAnsi"/>
                <w:noProof/>
                <w:sz w:val="22"/>
                <w:lang w:eastAsia="es-EC"/>
              </w:rPr>
              <w:tab/>
            </w:r>
            <w:r w:rsidR="00E3299A" w:rsidRPr="0061381A">
              <w:rPr>
                <w:rStyle w:val="Hyperlink"/>
                <w:noProof/>
              </w:rPr>
              <w:t>OBJETIVOS</w:t>
            </w:r>
            <w:r w:rsidR="00E3299A">
              <w:rPr>
                <w:noProof/>
                <w:webHidden/>
              </w:rPr>
              <w:tab/>
            </w:r>
            <w:r w:rsidR="00E3299A">
              <w:rPr>
                <w:noProof/>
                <w:webHidden/>
              </w:rPr>
              <w:fldChar w:fldCharType="begin"/>
            </w:r>
            <w:r w:rsidR="00E3299A">
              <w:rPr>
                <w:noProof/>
                <w:webHidden/>
              </w:rPr>
              <w:instrText xml:space="preserve"> PAGEREF _Toc414964208 \h </w:instrText>
            </w:r>
            <w:r w:rsidR="00E3299A">
              <w:rPr>
                <w:noProof/>
                <w:webHidden/>
              </w:rPr>
            </w:r>
            <w:r w:rsidR="00E3299A">
              <w:rPr>
                <w:noProof/>
                <w:webHidden/>
              </w:rPr>
              <w:fldChar w:fldCharType="separate"/>
            </w:r>
            <w:r w:rsidR="006B6EF3">
              <w:rPr>
                <w:noProof/>
                <w:webHidden/>
              </w:rPr>
              <w:t>28</w:t>
            </w:r>
            <w:r w:rsidR="00E3299A">
              <w:rPr>
                <w:noProof/>
                <w:webHidden/>
              </w:rPr>
              <w:fldChar w:fldCharType="end"/>
            </w:r>
          </w:hyperlink>
        </w:p>
        <w:p w14:paraId="7E795DDB" w14:textId="77777777" w:rsidR="00E3299A" w:rsidRDefault="00490A94">
          <w:pPr>
            <w:pStyle w:val="TOC3"/>
            <w:tabs>
              <w:tab w:val="left" w:pos="1320"/>
              <w:tab w:val="right" w:leader="dot" w:pos="8267"/>
            </w:tabs>
            <w:rPr>
              <w:rFonts w:asciiTheme="minorHAnsi" w:eastAsiaTheme="minorEastAsia" w:hAnsiTheme="minorHAnsi"/>
              <w:noProof/>
              <w:sz w:val="22"/>
              <w:lang w:eastAsia="es-EC"/>
            </w:rPr>
          </w:pPr>
          <w:hyperlink w:anchor="_Toc414964209" w:history="1">
            <w:r w:rsidR="00E3299A" w:rsidRPr="0061381A">
              <w:rPr>
                <w:rStyle w:val="Hyperlink"/>
                <w:noProof/>
              </w:rPr>
              <w:t>1.5.1.</w:t>
            </w:r>
            <w:r w:rsidR="00E3299A">
              <w:rPr>
                <w:rFonts w:asciiTheme="minorHAnsi" w:eastAsiaTheme="minorEastAsia" w:hAnsiTheme="minorHAnsi"/>
                <w:noProof/>
                <w:sz w:val="22"/>
                <w:lang w:eastAsia="es-EC"/>
              </w:rPr>
              <w:tab/>
            </w:r>
            <w:r w:rsidR="00E3299A" w:rsidRPr="0061381A">
              <w:rPr>
                <w:rStyle w:val="Hyperlink"/>
                <w:noProof/>
              </w:rPr>
              <w:t>OBJETIVO GENERAL</w:t>
            </w:r>
            <w:r w:rsidR="00E3299A">
              <w:rPr>
                <w:noProof/>
                <w:webHidden/>
              </w:rPr>
              <w:tab/>
            </w:r>
            <w:r w:rsidR="00E3299A">
              <w:rPr>
                <w:noProof/>
                <w:webHidden/>
              </w:rPr>
              <w:fldChar w:fldCharType="begin"/>
            </w:r>
            <w:r w:rsidR="00E3299A">
              <w:rPr>
                <w:noProof/>
                <w:webHidden/>
              </w:rPr>
              <w:instrText xml:space="preserve"> PAGEREF _Toc414964209 \h </w:instrText>
            </w:r>
            <w:r w:rsidR="00E3299A">
              <w:rPr>
                <w:noProof/>
                <w:webHidden/>
              </w:rPr>
            </w:r>
            <w:r w:rsidR="00E3299A">
              <w:rPr>
                <w:noProof/>
                <w:webHidden/>
              </w:rPr>
              <w:fldChar w:fldCharType="separate"/>
            </w:r>
            <w:r w:rsidR="006B6EF3">
              <w:rPr>
                <w:noProof/>
                <w:webHidden/>
              </w:rPr>
              <w:t>28</w:t>
            </w:r>
            <w:r w:rsidR="00E3299A">
              <w:rPr>
                <w:noProof/>
                <w:webHidden/>
              </w:rPr>
              <w:fldChar w:fldCharType="end"/>
            </w:r>
          </w:hyperlink>
        </w:p>
        <w:p w14:paraId="11129452" w14:textId="77777777" w:rsidR="00E3299A" w:rsidRDefault="00490A94">
          <w:pPr>
            <w:pStyle w:val="TOC3"/>
            <w:tabs>
              <w:tab w:val="left" w:pos="1320"/>
              <w:tab w:val="right" w:leader="dot" w:pos="8267"/>
            </w:tabs>
            <w:rPr>
              <w:rFonts w:asciiTheme="minorHAnsi" w:eastAsiaTheme="minorEastAsia" w:hAnsiTheme="minorHAnsi"/>
              <w:noProof/>
              <w:sz w:val="22"/>
              <w:lang w:eastAsia="es-EC"/>
            </w:rPr>
          </w:pPr>
          <w:hyperlink w:anchor="_Toc414964210" w:history="1">
            <w:r w:rsidR="00E3299A" w:rsidRPr="0061381A">
              <w:rPr>
                <w:rStyle w:val="Hyperlink"/>
                <w:noProof/>
              </w:rPr>
              <w:t>1.5.2.</w:t>
            </w:r>
            <w:r w:rsidR="00E3299A">
              <w:rPr>
                <w:rFonts w:asciiTheme="minorHAnsi" w:eastAsiaTheme="minorEastAsia" w:hAnsiTheme="minorHAnsi"/>
                <w:noProof/>
                <w:sz w:val="22"/>
                <w:lang w:eastAsia="es-EC"/>
              </w:rPr>
              <w:tab/>
            </w:r>
            <w:r w:rsidR="00E3299A" w:rsidRPr="0061381A">
              <w:rPr>
                <w:rStyle w:val="Hyperlink"/>
                <w:noProof/>
              </w:rPr>
              <w:t>OBJETIVOS ESPECÍFICOS</w:t>
            </w:r>
            <w:r w:rsidR="00E3299A">
              <w:rPr>
                <w:noProof/>
                <w:webHidden/>
              </w:rPr>
              <w:tab/>
            </w:r>
            <w:r w:rsidR="00E3299A">
              <w:rPr>
                <w:noProof/>
                <w:webHidden/>
              </w:rPr>
              <w:fldChar w:fldCharType="begin"/>
            </w:r>
            <w:r w:rsidR="00E3299A">
              <w:rPr>
                <w:noProof/>
                <w:webHidden/>
              </w:rPr>
              <w:instrText xml:space="preserve"> PAGEREF _Toc414964210 \h </w:instrText>
            </w:r>
            <w:r w:rsidR="00E3299A">
              <w:rPr>
                <w:noProof/>
                <w:webHidden/>
              </w:rPr>
            </w:r>
            <w:r w:rsidR="00E3299A">
              <w:rPr>
                <w:noProof/>
                <w:webHidden/>
              </w:rPr>
              <w:fldChar w:fldCharType="separate"/>
            </w:r>
            <w:r w:rsidR="006B6EF3">
              <w:rPr>
                <w:noProof/>
                <w:webHidden/>
              </w:rPr>
              <w:t>29</w:t>
            </w:r>
            <w:r w:rsidR="00E3299A">
              <w:rPr>
                <w:noProof/>
                <w:webHidden/>
              </w:rPr>
              <w:fldChar w:fldCharType="end"/>
            </w:r>
          </w:hyperlink>
        </w:p>
        <w:p w14:paraId="10D0C7B6"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11" w:history="1">
            <w:r w:rsidR="00E3299A" w:rsidRPr="0061381A">
              <w:rPr>
                <w:rStyle w:val="Hyperlink"/>
                <w:noProof/>
              </w:rPr>
              <w:t>1.6.</w:t>
            </w:r>
            <w:r w:rsidR="00E3299A">
              <w:rPr>
                <w:rFonts w:asciiTheme="minorHAnsi" w:eastAsiaTheme="minorEastAsia" w:hAnsiTheme="minorHAnsi"/>
                <w:noProof/>
                <w:sz w:val="22"/>
                <w:lang w:eastAsia="es-EC"/>
              </w:rPr>
              <w:tab/>
            </w:r>
            <w:r w:rsidR="00E3299A" w:rsidRPr="0061381A">
              <w:rPr>
                <w:rStyle w:val="Hyperlink"/>
                <w:noProof/>
              </w:rPr>
              <w:t>PREGUNTA DE INVESTIGACIÓN E HIPÓTESIS</w:t>
            </w:r>
            <w:r w:rsidR="00E3299A">
              <w:rPr>
                <w:noProof/>
                <w:webHidden/>
              </w:rPr>
              <w:tab/>
            </w:r>
            <w:r w:rsidR="00E3299A">
              <w:rPr>
                <w:noProof/>
                <w:webHidden/>
              </w:rPr>
              <w:fldChar w:fldCharType="begin"/>
            </w:r>
            <w:r w:rsidR="00E3299A">
              <w:rPr>
                <w:noProof/>
                <w:webHidden/>
              </w:rPr>
              <w:instrText xml:space="preserve"> PAGEREF _Toc414964211 \h </w:instrText>
            </w:r>
            <w:r w:rsidR="00E3299A">
              <w:rPr>
                <w:noProof/>
                <w:webHidden/>
              </w:rPr>
            </w:r>
            <w:r w:rsidR="00E3299A">
              <w:rPr>
                <w:noProof/>
                <w:webHidden/>
              </w:rPr>
              <w:fldChar w:fldCharType="separate"/>
            </w:r>
            <w:r w:rsidR="006B6EF3">
              <w:rPr>
                <w:noProof/>
                <w:webHidden/>
              </w:rPr>
              <w:t>30</w:t>
            </w:r>
            <w:r w:rsidR="00E3299A">
              <w:rPr>
                <w:noProof/>
                <w:webHidden/>
              </w:rPr>
              <w:fldChar w:fldCharType="end"/>
            </w:r>
          </w:hyperlink>
        </w:p>
        <w:p w14:paraId="348A5441"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12" w:history="1">
            <w:r w:rsidR="00E3299A" w:rsidRPr="0061381A">
              <w:rPr>
                <w:rStyle w:val="Hyperlink"/>
                <w:noProof/>
              </w:rPr>
              <w:t>1.7.</w:t>
            </w:r>
            <w:r w:rsidR="00E3299A">
              <w:rPr>
                <w:rFonts w:asciiTheme="minorHAnsi" w:eastAsiaTheme="minorEastAsia" w:hAnsiTheme="minorHAnsi"/>
                <w:noProof/>
                <w:sz w:val="22"/>
                <w:lang w:eastAsia="es-EC"/>
              </w:rPr>
              <w:tab/>
            </w:r>
            <w:r w:rsidR="00E3299A" w:rsidRPr="0061381A">
              <w:rPr>
                <w:rStyle w:val="Hyperlink"/>
                <w:noProof/>
              </w:rPr>
              <w:t>METODOLOGÍA</w:t>
            </w:r>
            <w:r w:rsidR="00E3299A">
              <w:rPr>
                <w:noProof/>
                <w:webHidden/>
              </w:rPr>
              <w:tab/>
            </w:r>
            <w:r w:rsidR="00E3299A">
              <w:rPr>
                <w:noProof/>
                <w:webHidden/>
              </w:rPr>
              <w:fldChar w:fldCharType="begin"/>
            </w:r>
            <w:r w:rsidR="00E3299A">
              <w:rPr>
                <w:noProof/>
                <w:webHidden/>
              </w:rPr>
              <w:instrText xml:space="preserve"> PAGEREF _Toc414964212 \h </w:instrText>
            </w:r>
            <w:r w:rsidR="00E3299A">
              <w:rPr>
                <w:noProof/>
                <w:webHidden/>
              </w:rPr>
            </w:r>
            <w:r w:rsidR="00E3299A">
              <w:rPr>
                <w:noProof/>
                <w:webHidden/>
              </w:rPr>
              <w:fldChar w:fldCharType="separate"/>
            </w:r>
            <w:r w:rsidR="006B6EF3">
              <w:rPr>
                <w:noProof/>
                <w:webHidden/>
              </w:rPr>
              <w:t>32</w:t>
            </w:r>
            <w:r w:rsidR="00E3299A">
              <w:rPr>
                <w:noProof/>
                <w:webHidden/>
              </w:rPr>
              <w:fldChar w:fldCharType="end"/>
            </w:r>
          </w:hyperlink>
        </w:p>
        <w:p w14:paraId="39CF11DD" w14:textId="77777777" w:rsidR="00E3299A" w:rsidRDefault="00490A94">
          <w:pPr>
            <w:pStyle w:val="TOC1"/>
            <w:tabs>
              <w:tab w:val="left" w:pos="440"/>
              <w:tab w:val="right" w:leader="dot" w:pos="8267"/>
            </w:tabs>
            <w:rPr>
              <w:rFonts w:asciiTheme="minorHAnsi" w:eastAsiaTheme="minorEastAsia" w:hAnsiTheme="minorHAnsi"/>
              <w:noProof/>
              <w:sz w:val="22"/>
              <w:lang w:eastAsia="es-EC"/>
            </w:rPr>
          </w:pPr>
          <w:hyperlink w:anchor="_Toc414964213" w:history="1">
            <w:r w:rsidR="00E3299A" w:rsidRPr="0061381A">
              <w:rPr>
                <w:rStyle w:val="Hyperlink"/>
                <w:noProof/>
              </w:rPr>
              <w:t>2.</w:t>
            </w:r>
            <w:r w:rsidR="00E3299A">
              <w:rPr>
                <w:rFonts w:asciiTheme="minorHAnsi" w:eastAsiaTheme="minorEastAsia" w:hAnsiTheme="minorHAnsi"/>
                <w:noProof/>
                <w:sz w:val="22"/>
                <w:lang w:eastAsia="es-EC"/>
              </w:rPr>
              <w:tab/>
            </w:r>
            <w:r w:rsidR="00E3299A" w:rsidRPr="0061381A">
              <w:rPr>
                <w:rStyle w:val="Hyperlink"/>
                <w:noProof/>
              </w:rPr>
              <w:t>REVISIÓN BIBLIOGRÁFICA</w:t>
            </w:r>
            <w:r w:rsidR="00E3299A">
              <w:rPr>
                <w:noProof/>
                <w:webHidden/>
              </w:rPr>
              <w:tab/>
            </w:r>
            <w:r w:rsidR="00E3299A">
              <w:rPr>
                <w:noProof/>
                <w:webHidden/>
              </w:rPr>
              <w:fldChar w:fldCharType="begin"/>
            </w:r>
            <w:r w:rsidR="00E3299A">
              <w:rPr>
                <w:noProof/>
                <w:webHidden/>
              </w:rPr>
              <w:instrText xml:space="preserve"> PAGEREF _Toc414964213 \h </w:instrText>
            </w:r>
            <w:r w:rsidR="00E3299A">
              <w:rPr>
                <w:noProof/>
                <w:webHidden/>
              </w:rPr>
            </w:r>
            <w:r w:rsidR="00E3299A">
              <w:rPr>
                <w:noProof/>
                <w:webHidden/>
              </w:rPr>
              <w:fldChar w:fldCharType="separate"/>
            </w:r>
            <w:r w:rsidR="006B6EF3">
              <w:rPr>
                <w:noProof/>
                <w:webHidden/>
              </w:rPr>
              <w:t>35</w:t>
            </w:r>
            <w:r w:rsidR="00E3299A">
              <w:rPr>
                <w:noProof/>
                <w:webHidden/>
              </w:rPr>
              <w:fldChar w:fldCharType="end"/>
            </w:r>
          </w:hyperlink>
        </w:p>
        <w:p w14:paraId="57ED135D"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14" w:history="1">
            <w:r w:rsidR="00E3299A" w:rsidRPr="0061381A">
              <w:rPr>
                <w:rStyle w:val="Hyperlink"/>
                <w:noProof/>
              </w:rPr>
              <w:t>2.1.</w:t>
            </w:r>
            <w:r w:rsidR="00E3299A">
              <w:rPr>
                <w:rFonts w:asciiTheme="minorHAnsi" w:eastAsiaTheme="minorEastAsia" w:hAnsiTheme="minorHAnsi"/>
                <w:noProof/>
                <w:sz w:val="22"/>
                <w:lang w:eastAsia="es-EC"/>
              </w:rPr>
              <w:tab/>
            </w:r>
            <w:r w:rsidR="00E3299A" w:rsidRPr="0061381A">
              <w:rPr>
                <w:rStyle w:val="Hyperlink"/>
                <w:noProof/>
              </w:rPr>
              <w:t>PARADIGMAS DE INTERACCIÓN</w:t>
            </w:r>
            <w:r w:rsidR="00E3299A">
              <w:rPr>
                <w:noProof/>
                <w:webHidden/>
              </w:rPr>
              <w:tab/>
            </w:r>
            <w:r w:rsidR="00E3299A">
              <w:rPr>
                <w:noProof/>
                <w:webHidden/>
              </w:rPr>
              <w:fldChar w:fldCharType="begin"/>
            </w:r>
            <w:r w:rsidR="00E3299A">
              <w:rPr>
                <w:noProof/>
                <w:webHidden/>
              </w:rPr>
              <w:instrText xml:space="preserve"> PAGEREF _Toc414964214 \h </w:instrText>
            </w:r>
            <w:r w:rsidR="00E3299A">
              <w:rPr>
                <w:noProof/>
                <w:webHidden/>
              </w:rPr>
            </w:r>
            <w:r w:rsidR="00E3299A">
              <w:rPr>
                <w:noProof/>
                <w:webHidden/>
              </w:rPr>
              <w:fldChar w:fldCharType="separate"/>
            </w:r>
            <w:r w:rsidR="006B6EF3">
              <w:rPr>
                <w:noProof/>
                <w:webHidden/>
              </w:rPr>
              <w:t>35</w:t>
            </w:r>
            <w:r w:rsidR="00E3299A">
              <w:rPr>
                <w:noProof/>
                <w:webHidden/>
              </w:rPr>
              <w:fldChar w:fldCharType="end"/>
            </w:r>
          </w:hyperlink>
        </w:p>
        <w:p w14:paraId="3D0CCCF3" w14:textId="77777777" w:rsidR="00E3299A" w:rsidRDefault="00490A94">
          <w:pPr>
            <w:pStyle w:val="TOC3"/>
            <w:tabs>
              <w:tab w:val="left" w:pos="1320"/>
              <w:tab w:val="right" w:leader="dot" w:pos="8267"/>
            </w:tabs>
            <w:rPr>
              <w:rFonts w:asciiTheme="minorHAnsi" w:eastAsiaTheme="minorEastAsia" w:hAnsiTheme="minorHAnsi"/>
              <w:noProof/>
              <w:sz w:val="22"/>
              <w:lang w:eastAsia="es-EC"/>
            </w:rPr>
          </w:pPr>
          <w:hyperlink w:anchor="_Toc414964215" w:history="1">
            <w:r w:rsidR="00E3299A" w:rsidRPr="0061381A">
              <w:rPr>
                <w:rStyle w:val="Hyperlink"/>
                <w:noProof/>
              </w:rPr>
              <w:t>2.1.1.</w:t>
            </w:r>
            <w:r w:rsidR="00E3299A">
              <w:rPr>
                <w:rFonts w:asciiTheme="minorHAnsi" w:eastAsiaTheme="minorEastAsia" w:hAnsiTheme="minorHAnsi"/>
                <w:noProof/>
                <w:sz w:val="22"/>
                <w:lang w:eastAsia="es-EC"/>
              </w:rPr>
              <w:tab/>
            </w:r>
            <w:r w:rsidR="00E3299A" w:rsidRPr="0061381A">
              <w:rPr>
                <w:rStyle w:val="Hyperlink"/>
                <w:noProof/>
              </w:rPr>
              <w:t>AMBIENTES COLABORATIVOS</w:t>
            </w:r>
            <w:r w:rsidR="00E3299A">
              <w:rPr>
                <w:noProof/>
                <w:webHidden/>
              </w:rPr>
              <w:tab/>
            </w:r>
            <w:r w:rsidR="00E3299A">
              <w:rPr>
                <w:noProof/>
                <w:webHidden/>
              </w:rPr>
              <w:fldChar w:fldCharType="begin"/>
            </w:r>
            <w:r w:rsidR="00E3299A">
              <w:rPr>
                <w:noProof/>
                <w:webHidden/>
              </w:rPr>
              <w:instrText xml:space="preserve"> PAGEREF _Toc414964215 \h </w:instrText>
            </w:r>
            <w:r w:rsidR="00E3299A">
              <w:rPr>
                <w:noProof/>
                <w:webHidden/>
              </w:rPr>
            </w:r>
            <w:r w:rsidR="00E3299A">
              <w:rPr>
                <w:noProof/>
                <w:webHidden/>
              </w:rPr>
              <w:fldChar w:fldCharType="separate"/>
            </w:r>
            <w:r w:rsidR="006B6EF3">
              <w:rPr>
                <w:noProof/>
                <w:webHidden/>
              </w:rPr>
              <w:t>37</w:t>
            </w:r>
            <w:r w:rsidR="00E3299A">
              <w:rPr>
                <w:noProof/>
                <w:webHidden/>
              </w:rPr>
              <w:fldChar w:fldCharType="end"/>
            </w:r>
          </w:hyperlink>
        </w:p>
        <w:p w14:paraId="2F1F4AEA" w14:textId="77777777" w:rsidR="00E3299A" w:rsidRDefault="00490A94">
          <w:pPr>
            <w:pStyle w:val="TOC4"/>
            <w:tabs>
              <w:tab w:val="left" w:pos="1760"/>
              <w:tab w:val="right" w:leader="dot" w:pos="8267"/>
            </w:tabs>
            <w:rPr>
              <w:rFonts w:asciiTheme="minorHAnsi" w:eastAsiaTheme="minorEastAsia" w:hAnsiTheme="minorHAnsi"/>
              <w:noProof/>
              <w:sz w:val="22"/>
              <w:lang w:eastAsia="es-EC"/>
            </w:rPr>
          </w:pPr>
          <w:hyperlink w:anchor="_Toc414964216" w:history="1">
            <w:r w:rsidR="00E3299A" w:rsidRPr="0061381A">
              <w:rPr>
                <w:rStyle w:val="Hyperlink"/>
                <w:noProof/>
              </w:rPr>
              <w:t>2.1.1.1.</w:t>
            </w:r>
            <w:r w:rsidR="00E3299A">
              <w:rPr>
                <w:rFonts w:asciiTheme="minorHAnsi" w:eastAsiaTheme="minorEastAsia" w:hAnsiTheme="minorHAnsi"/>
                <w:noProof/>
                <w:sz w:val="22"/>
                <w:lang w:eastAsia="es-EC"/>
              </w:rPr>
              <w:tab/>
            </w:r>
            <w:r w:rsidR="00E3299A" w:rsidRPr="0061381A">
              <w:rPr>
                <w:rStyle w:val="Hyperlink"/>
                <w:noProof/>
              </w:rPr>
              <w:t>SUPERFICIES MULTITÁCTILES</w:t>
            </w:r>
            <w:r w:rsidR="00E3299A">
              <w:rPr>
                <w:noProof/>
                <w:webHidden/>
              </w:rPr>
              <w:tab/>
            </w:r>
            <w:r w:rsidR="00E3299A">
              <w:rPr>
                <w:noProof/>
                <w:webHidden/>
              </w:rPr>
              <w:fldChar w:fldCharType="begin"/>
            </w:r>
            <w:r w:rsidR="00E3299A">
              <w:rPr>
                <w:noProof/>
                <w:webHidden/>
              </w:rPr>
              <w:instrText xml:space="preserve"> PAGEREF _Toc414964216 \h </w:instrText>
            </w:r>
            <w:r w:rsidR="00E3299A">
              <w:rPr>
                <w:noProof/>
                <w:webHidden/>
              </w:rPr>
            </w:r>
            <w:r w:rsidR="00E3299A">
              <w:rPr>
                <w:noProof/>
                <w:webHidden/>
              </w:rPr>
              <w:fldChar w:fldCharType="separate"/>
            </w:r>
            <w:r w:rsidR="006B6EF3">
              <w:rPr>
                <w:noProof/>
                <w:webHidden/>
              </w:rPr>
              <w:t>40</w:t>
            </w:r>
            <w:r w:rsidR="00E3299A">
              <w:rPr>
                <w:noProof/>
                <w:webHidden/>
              </w:rPr>
              <w:fldChar w:fldCharType="end"/>
            </w:r>
          </w:hyperlink>
        </w:p>
        <w:p w14:paraId="5E89B52B" w14:textId="77777777" w:rsidR="00E3299A" w:rsidRDefault="00490A94">
          <w:pPr>
            <w:pStyle w:val="TOC4"/>
            <w:tabs>
              <w:tab w:val="left" w:pos="1760"/>
              <w:tab w:val="right" w:leader="dot" w:pos="8267"/>
            </w:tabs>
            <w:rPr>
              <w:rFonts w:asciiTheme="minorHAnsi" w:eastAsiaTheme="minorEastAsia" w:hAnsiTheme="minorHAnsi"/>
              <w:noProof/>
              <w:sz w:val="22"/>
              <w:lang w:eastAsia="es-EC"/>
            </w:rPr>
          </w:pPr>
          <w:hyperlink w:anchor="_Toc414964217" w:history="1">
            <w:r w:rsidR="00E3299A" w:rsidRPr="0061381A">
              <w:rPr>
                <w:rStyle w:val="Hyperlink"/>
                <w:noProof/>
              </w:rPr>
              <w:t>2.1.1.2.</w:t>
            </w:r>
            <w:r w:rsidR="00E3299A">
              <w:rPr>
                <w:rFonts w:asciiTheme="minorHAnsi" w:eastAsiaTheme="minorEastAsia" w:hAnsiTheme="minorHAnsi"/>
                <w:noProof/>
                <w:sz w:val="22"/>
                <w:lang w:eastAsia="es-EC"/>
              </w:rPr>
              <w:tab/>
            </w:r>
            <w:r w:rsidR="00E3299A" w:rsidRPr="0061381A">
              <w:rPr>
                <w:rStyle w:val="Hyperlink"/>
                <w:noProof/>
              </w:rPr>
              <w:t>TECNOLOGÍAS RELACIONADAS</w:t>
            </w:r>
            <w:r w:rsidR="00E3299A">
              <w:rPr>
                <w:noProof/>
                <w:webHidden/>
              </w:rPr>
              <w:tab/>
            </w:r>
            <w:r w:rsidR="00E3299A">
              <w:rPr>
                <w:noProof/>
                <w:webHidden/>
              </w:rPr>
              <w:fldChar w:fldCharType="begin"/>
            </w:r>
            <w:r w:rsidR="00E3299A">
              <w:rPr>
                <w:noProof/>
                <w:webHidden/>
              </w:rPr>
              <w:instrText xml:space="preserve"> PAGEREF _Toc414964217 \h </w:instrText>
            </w:r>
            <w:r w:rsidR="00E3299A">
              <w:rPr>
                <w:noProof/>
                <w:webHidden/>
              </w:rPr>
            </w:r>
            <w:r w:rsidR="00E3299A">
              <w:rPr>
                <w:noProof/>
                <w:webHidden/>
              </w:rPr>
              <w:fldChar w:fldCharType="separate"/>
            </w:r>
            <w:r w:rsidR="006B6EF3">
              <w:rPr>
                <w:noProof/>
                <w:webHidden/>
              </w:rPr>
              <w:t>44</w:t>
            </w:r>
            <w:r w:rsidR="00E3299A">
              <w:rPr>
                <w:noProof/>
                <w:webHidden/>
              </w:rPr>
              <w:fldChar w:fldCharType="end"/>
            </w:r>
          </w:hyperlink>
        </w:p>
        <w:p w14:paraId="63F81B5E" w14:textId="77777777" w:rsidR="00E3299A" w:rsidRDefault="00490A94">
          <w:pPr>
            <w:pStyle w:val="TOC5"/>
            <w:tabs>
              <w:tab w:val="left" w:pos="2181"/>
              <w:tab w:val="right" w:leader="dot" w:pos="8267"/>
            </w:tabs>
            <w:rPr>
              <w:rFonts w:asciiTheme="minorHAnsi" w:eastAsiaTheme="minorEastAsia" w:hAnsiTheme="minorHAnsi"/>
              <w:noProof/>
              <w:sz w:val="22"/>
              <w:lang w:eastAsia="es-EC"/>
            </w:rPr>
          </w:pPr>
          <w:hyperlink w:anchor="_Toc414964218" w:history="1">
            <w:r w:rsidR="00E3299A" w:rsidRPr="0061381A">
              <w:rPr>
                <w:rStyle w:val="Hyperlink"/>
                <w:noProof/>
              </w:rPr>
              <w:t>2.1.1.2.1.</w:t>
            </w:r>
            <w:r w:rsidR="00E3299A">
              <w:rPr>
                <w:rFonts w:asciiTheme="minorHAnsi" w:eastAsiaTheme="minorEastAsia" w:hAnsiTheme="minorHAnsi"/>
                <w:noProof/>
                <w:sz w:val="22"/>
                <w:lang w:eastAsia="es-EC"/>
              </w:rPr>
              <w:tab/>
            </w:r>
            <w:r w:rsidR="00E3299A" w:rsidRPr="0061381A">
              <w:rPr>
                <w:rStyle w:val="Hyperlink"/>
                <w:noProof/>
              </w:rPr>
              <w:t>HARDWARE</w:t>
            </w:r>
            <w:r w:rsidR="00E3299A">
              <w:rPr>
                <w:noProof/>
                <w:webHidden/>
              </w:rPr>
              <w:tab/>
            </w:r>
            <w:r w:rsidR="00E3299A">
              <w:rPr>
                <w:noProof/>
                <w:webHidden/>
              </w:rPr>
              <w:fldChar w:fldCharType="begin"/>
            </w:r>
            <w:r w:rsidR="00E3299A">
              <w:rPr>
                <w:noProof/>
                <w:webHidden/>
              </w:rPr>
              <w:instrText xml:space="preserve"> PAGEREF _Toc414964218 \h </w:instrText>
            </w:r>
            <w:r w:rsidR="00E3299A">
              <w:rPr>
                <w:noProof/>
                <w:webHidden/>
              </w:rPr>
            </w:r>
            <w:r w:rsidR="00E3299A">
              <w:rPr>
                <w:noProof/>
                <w:webHidden/>
              </w:rPr>
              <w:fldChar w:fldCharType="separate"/>
            </w:r>
            <w:r w:rsidR="006B6EF3">
              <w:rPr>
                <w:noProof/>
                <w:webHidden/>
              </w:rPr>
              <w:t>45</w:t>
            </w:r>
            <w:r w:rsidR="00E3299A">
              <w:rPr>
                <w:noProof/>
                <w:webHidden/>
              </w:rPr>
              <w:fldChar w:fldCharType="end"/>
            </w:r>
          </w:hyperlink>
        </w:p>
        <w:p w14:paraId="403EE2CE" w14:textId="77777777" w:rsidR="00E3299A" w:rsidRDefault="00490A94">
          <w:pPr>
            <w:pStyle w:val="TOC5"/>
            <w:tabs>
              <w:tab w:val="left" w:pos="2181"/>
              <w:tab w:val="right" w:leader="dot" w:pos="8267"/>
            </w:tabs>
            <w:rPr>
              <w:rFonts w:asciiTheme="minorHAnsi" w:eastAsiaTheme="minorEastAsia" w:hAnsiTheme="minorHAnsi"/>
              <w:noProof/>
              <w:sz w:val="22"/>
              <w:lang w:eastAsia="es-EC"/>
            </w:rPr>
          </w:pPr>
          <w:hyperlink w:anchor="_Toc414964219" w:history="1">
            <w:r w:rsidR="00E3299A" w:rsidRPr="0061381A">
              <w:rPr>
                <w:rStyle w:val="Hyperlink"/>
                <w:noProof/>
              </w:rPr>
              <w:t>2.1.1.2.2.</w:t>
            </w:r>
            <w:r w:rsidR="00E3299A">
              <w:rPr>
                <w:rFonts w:asciiTheme="minorHAnsi" w:eastAsiaTheme="minorEastAsia" w:hAnsiTheme="minorHAnsi"/>
                <w:noProof/>
                <w:sz w:val="22"/>
                <w:lang w:eastAsia="es-EC"/>
              </w:rPr>
              <w:tab/>
            </w:r>
            <w:r w:rsidR="00E3299A" w:rsidRPr="0061381A">
              <w:rPr>
                <w:rStyle w:val="Hyperlink"/>
                <w:noProof/>
              </w:rPr>
              <w:t>SOFTWARE</w:t>
            </w:r>
            <w:r w:rsidR="00E3299A">
              <w:rPr>
                <w:noProof/>
                <w:webHidden/>
              </w:rPr>
              <w:tab/>
            </w:r>
            <w:r w:rsidR="00E3299A">
              <w:rPr>
                <w:noProof/>
                <w:webHidden/>
              </w:rPr>
              <w:fldChar w:fldCharType="begin"/>
            </w:r>
            <w:r w:rsidR="00E3299A">
              <w:rPr>
                <w:noProof/>
                <w:webHidden/>
              </w:rPr>
              <w:instrText xml:space="preserve"> PAGEREF _Toc414964219 \h </w:instrText>
            </w:r>
            <w:r w:rsidR="00E3299A">
              <w:rPr>
                <w:noProof/>
                <w:webHidden/>
              </w:rPr>
            </w:r>
            <w:r w:rsidR="00E3299A">
              <w:rPr>
                <w:noProof/>
                <w:webHidden/>
              </w:rPr>
              <w:fldChar w:fldCharType="separate"/>
            </w:r>
            <w:r w:rsidR="006B6EF3">
              <w:rPr>
                <w:noProof/>
                <w:webHidden/>
              </w:rPr>
              <w:t>47</w:t>
            </w:r>
            <w:r w:rsidR="00E3299A">
              <w:rPr>
                <w:noProof/>
                <w:webHidden/>
              </w:rPr>
              <w:fldChar w:fldCharType="end"/>
            </w:r>
          </w:hyperlink>
        </w:p>
        <w:p w14:paraId="478FC3C4"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20" w:history="1">
            <w:r w:rsidR="00E3299A" w:rsidRPr="0061381A">
              <w:rPr>
                <w:rStyle w:val="Hyperlink"/>
                <w:noProof/>
              </w:rPr>
              <w:t>2.2.</w:t>
            </w:r>
            <w:r w:rsidR="00E3299A">
              <w:rPr>
                <w:rFonts w:asciiTheme="minorHAnsi" w:eastAsiaTheme="minorEastAsia" w:hAnsiTheme="minorHAnsi"/>
                <w:noProof/>
                <w:sz w:val="22"/>
                <w:lang w:eastAsia="es-EC"/>
              </w:rPr>
              <w:tab/>
            </w:r>
            <w:r w:rsidR="00E3299A" w:rsidRPr="0061381A">
              <w:rPr>
                <w:rStyle w:val="Hyperlink"/>
                <w:noProof/>
              </w:rPr>
              <w:t>FORMAS DE INTERACCIÓN EN SUPERFICIES TÁCTILES</w:t>
            </w:r>
            <w:r w:rsidR="00E3299A">
              <w:rPr>
                <w:noProof/>
                <w:webHidden/>
              </w:rPr>
              <w:tab/>
            </w:r>
            <w:r w:rsidR="00E3299A">
              <w:rPr>
                <w:noProof/>
                <w:webHidden/>
              </w:rPr>
              <w:fldChar w:fldCharType="begin"/>
            </w:r>
            <w:r w:rsidR="00E3299A">
              <w:rPr>
                <w:noProof/>
                <w:webHidden/>
              </w:rPr>
              <w:instrText xml:space="preserve"> PAGEREF _Toc414964220 \h </w:instrText>
            </w:r>
            <w:r w:rsidR="00E3299A">
              <w:rPr>
                <w:noProof/>
                <w:webHidden/>
              </w:rPr>
            </w:r>
            <w:r w:rsidR="00E3299A">
              <w:rPr>
                <w:noProof/>
                <w:webHidden/>
              </w:rPr>
              <w:fldChar w:fldCharType="separate"/>
            </w:r>
            <w:r w:rsidR="006B6EF3">
              <w:rPr>
                <w:noProof/>
                <w:webHidden/>
              </w:rPr>
              <w:t>50</w:t>
            </w:r>
            <w:r w:rsidR="00E3299A">
              <w:rPr>
                <w:noProof/>
                <w:webHidden/>
              </w:rPr>
              <w:fldChar w:fldCharType="end"/>
            </w:r>
          </w:hyperlink>
        </w:p>
        <w:p w14:paraId="71560241"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21" w:history="1">
            <w:r w:rsidR="00E3299A" w:rsidRPr="0061381A">
              <w:rPr>
                <w:rStyle w:val="Hyperlink"/>
                <w:noProof/>
              </w:rPr>
              <w:t>2.3.</w:t>
            </w:r>
            <w:r w:rsidR="00E3299A">
              <w:rPr>
                <w:rFonts w:asciiTheme="minorHAnsi" w:eastAsiaTheme="minorEastAsia" w:hAnsiTheme="minorHAnsi"/>
                <w:noProof/>
                <w:sz w:val="22"/>
                <w:lang w:eastAsia="es-EC"/>
              </w:rPr>
              <w:tab/>
            </w:r>
            <w:r w:rsidR="00E3299A" w:rsidRPr="0061381A">
              <w:rPr>
                <w:rStyle w:val="Hyperlink"/>
                <w:noProof/>
              </w:rPr>
              <w:t>RECONOCIMIENTO DE TRAZOS</w:t>
            </w:r>
            <w:r w:rsidR="00E3299A">
              <w:rPr>
                <w:noProof/>
                <w:webHidden/>
              </w:rPr>
              <w:tab/>
            </w:r>
            <w:r w:rsidR="00E3299A">
              <w:rPr>
                <w:noProof/>
                <w:webHidden/>
              </w:rPr>
              <w:fldChar w:fldCharType="begin"/>
            </w:r>
            <w:r w:rsidR="00E3299A">
              <w:rPr>
                <w:noProof/>
                <w:webHidden/>
              </w:rPr>
              <w:instrText xml:space="preserve"> PAGEREF _Toc414964221 \h </w:instrText>
            </w:r>
            <w:r w:rsidR="00E3299A">
              <w:rPr>
                <w:noProof/>
                <w:webHidden/>
              </w:rPr>
            </w:r>
            <w:r w:rsidR="00E3299A">
              <w:rPr>
                <w:noProof/>
                <w:webHidden/>
              </w:rPr>
              <w:fldChar w:fldCharType="separate"/>
            </w:r>
            <w:r w:rsidR="006B6EF3">
              <w:rPr>
                <w:noProof/>
                <w:webHidden/>
              </w:rPr>
              <w:t>53</w:t>
            </w:r>
            <w:r w:rsidR="00E3299A">
              <w:rPr>
                <w:noProof/>
                <w:webHidden/>
              </w:rPr>
              <w:fldChar w:fldCharType="end"/>
            </w:r>
          </w:hyperlink>
        </w:p>
        <w:p w14:paraId="0BA15F78"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22" w:history="1">
            <w:r w:rsidR="00E3299A" w:rsidRPr="0061381A">
              <w:rPr>
                <w:rStyle w:val="Hyperlink"/>
                <w:noProof/>
              </w:rPr>
              <w:t>2.4.</w:t>
            </w:r>
            <w:r w:rsidR="00E3299A">
              <w:rPr>
                <w:rFonts w:asciiTheme="minorHAnsi" w:eastAsiaTheme="minorEastAsia" w:hAnsiTheme="minorHAnsi"/>
                <w:noProof/>
                <w:sz w:val="22"/>
                <w:lang w:eastAsia="es-EC"/>
              </w:rPr>
              <w:tab/>
            </w:r>
            <w:r w:rsidR="00E3299A" w:rsidRPr="0061381A">
              <w:rPr>
                <w:rStyle w:val="Hyperlink"/>
                <w:noProof/>
              </w:rPr>
              <w:t>ANÁLISIS COMPARATIVO DE SOLUCIONES EXISTENTES</w:t>
            </w:r>
            <w:r w:rsidR="00E3299A">
              <w:rPr>
                <w:noProof/>
                <w:webHidden/>
              </w:rPr>
              <w:tab/>
            </w:r>
            <w:r w:rsidR="00E3299A">
              <w:rPr>
                <w:noProof/>
                <w:webHidden/>
              </w:rPr>
              <w:fldChar w:fldCharType="begin"/>
            </w:r>
            <w:r w:rsidR="00E3299A">
              <w:rPr>
                <w:noProof/>
                <w:webHidden/>
              </w:rPr>
              <w:instrText xml:space="preserve"> PAGEREF _Toc414964222 \h </w:instrText>
            </w:r>
            <w:r w:rsidR="00E3299A">
              <w:rPr>
                <w:noProof/>
                <w:webHidden/>
              </w:rPr>
            </w:r>
            <w:r w:rsidR="00E3299A">
              <w:rPr>
                <w:noProof/>
                <w:webHidden/>
              </w:rPr>
              <w:fldChar w:fldCharType="separate"/>
            </w:r>
            <w:r w:rsidR="006B6EF3">
              <w:rPr>
                <w:noProof/>
                <w:webHidden/>
              </w:rPr>
              <w:t>55</w:t>
            </w:r>
            <w:r w:rsidR="00E3299A">
              <w:rPr>
                <w:noProof/>
                <w:webHidden/>
              </w:rPr>
              <w:fldChar w:fldCharType="end"/>
            </w:r>
          </w:hyperlink>
        </w:p>
        <w:p w14:paraId="48D828C7"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23" w:history="1">
            <w:r w:rsidR="00E3299A" w:rsidRPr="0061381A">
              <w:rPr>
                <w:rStyle w:val="Hyperlink"/>
                <w:noProof/>
              </w:rPr>
              <w:t>2.5.</w:t>
            </w:r>
            <w:r w:rsidR="00E3299A">
              <w:rPr>
                <w:rFonts w:asciiTheme="minorHAnsi" w:eastAsiaTheme="minorEastAsia" w:hAnsiTheme="minorHAnsi"/>
                <w:noProof/>
                <w:sz w:val="22"/>
                <w:lang w:eastAsia="es-EC"/>
              </w:rPr>
              <w:tab/>
            </w:r>
            <w:r w:rsidR="00E3299A" w:rsidRPr="0061381A">
              <w:rPr>
                <w:rStyle w:val="Hyperlink"/>
                <w:noProof/>
              </w:rPr>
              <w:t>ANÁLISIS DE LA SOLUCIÓN ELEGIDA</w:t>
            </w:r>
            <w:r w:rsidR="00E3299A">
              <w:rPr>
                <w:noProof/>
                <w:webHidden/>
              </w:rPr>
              <w:tab/>
            </w:r>
            <w:r w:rsidR="00E3299A">
              <w:rPr>
                <w:noProof/>
                <w:webHidden/>
              </w:rPr>
              <w:fldChar w:fldCharType="begin"/>
            </w:r>
            <w:r w:rsidR="00E3299A">
              <w:rPr>
                <w:noProof/>
                <w:webHidden/>
              </w:rPr>
              <w:instrText xml:space="preserve"> PAGEREF _Toc414964223 \h </w:instrText>
            </w:r>
            <w:r w:rsidR="00E3299A">
              <w:rPr>
                <w:noProof/>
                <w:webHidden/>
              </w:rPr>
            </w:r>
            <w:r w:rsidR="00E3299A">
              <w:rPr>
                <w:noProof/>
                <w:webHidden/>
              </w:rPr>
              <w:fldChar w:fldCharType="separate"/>
            </w:r>
            <w:r w:rsidR="006B6EF3">
              <w:rPr>
                <w:noProof/>
                <w:webHidden/>
              </w:rPr>
              <w:t>62</w:t>
            </w:r>
            <w:r w:rsidR="00E3299A">
              <w:rPr>
                <w:noProof/>
                <w:webHidden/>
              </w:rPr>
              <w:fldChar w:fldCharType="end"/>
            </w:r>
          </w:hyperlink>
        </w:p>
        <w:p w14:paraId="27A13E40" w14:textId="77777777" w:rsidR="00E3299A" w:rsidRDefault="00490A94">
          <w:pPr>
            <w:pStyle w:val="TOC1"/>
            <w:tabs>
              <w:tab w:val="left" w:pos="440"/>
              <w:tab w:val="right" w:leader="dot" w:pos="8267"/>
            </w:tabs>
            <w:rPr>
              <w:rFonts w:asciiTheme="minorHAnsi" w:eastAsiaTheme="minorEastAsia" w:hAnsiTheme="minorHAnsi"/>
              <w:noProof/>
              <w:sz w:val="22"/>
              <w:lang w:eastAsia="es-EC"/>
            </w:rPr>
          </w:pPr>
          <w:hyperlink w:anchor="_Toc414964224" w:history="1">
            <w:r w:rsidR="00E3299A" w:rsidRPr="0061381A">
              <w:rPr>
                <w:rStyle w:val="Hyperlink"/>
                <w:noProof/>
              </w:rPr>
              <w:t>3.</w:t>
            </w:r>
            <w:r w:rsidR="00E3299A">
              <w:rPr>
                <w:rFonts w:asciiTheme="minorHAnsi" w:eastAsiaTheme="minorEastAsia" w:hAnsiTheme="minorHAnsi"/>
                <w:noProof/>
                <w:sz w:val="22"/>
                <w:lang w:eastAsia="es-EC"/>
              </w:rPr>
              <w:tab/>
            </w:r>
            <w:r w:rsidR="00E3299A" w:rsidRPr="0061381A">
              <w:rPr>
                <w:rStyle w:val="Hyperlink"/>
                <w:noProof/>
              </w:rPr>
              <w:t>ANÁLISIS Y DISEÑO DE LA SOLUCIÓN</w:t>
            </w:r>
            <w:r w:rsidR="00E3299A">
              <w:rPr>
                <w:noProof/>
                <w:webHidden/>
              </w:rPr>
              <w:tab/>
            </w:r>
            <w:r w:rsidR="00E3299A">
              <w:rPr>
                <w:noProof/>
                <w:webHidden/>
              </w:rPr>
              <w:fldChar w:fldCharType="begin"/>
            </w:r>
            <w:r w:rsidR="00E3299A">
              <w:rPr>
                <w:noProof/>
                <w:webHidden/>
              </w:rPr>
              <w:instrText xml:space="preserve"> PAGEREF _Toc414964224 \h </w:instrText>
            </w:r>
            <w:r w:rsidR="00E3299A">
              <w:rPr>
                <w:noProof/>
                <w:webHidden/>
              </w:rPr>
            </w:r>
            <w:r w:rsidR="00E3299A">
              <w:rPr>
                <w:noProof/>
                <w:webHidden/>
              </w:rPr>
              <w:fldChar w:fldCharType="separate"/>
            </w:r>
            <w:r w:rsidR="006B6EF3">
              <w:rPr>
                <w:noProof/>
                <w:webHidden/>
              </w:rPr>
              <w:t>67</w:t>
            </w:r>
            <w:r w:rsidR="00E3299A">
              <w:rPr>
                <w:noProof/>
                <w:webHidden/>
              </w:rPr>
              <w:fldChar w:fldCharType="end"/>
            </w:r>
          </w:hyperlink>
        </w:p>
        <w:p w14:paraId="6FDDDC90"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25" w:history="1">
            <w:r w:rsidR="00E3299A" w:rsidRPr="0061381A">
              <w:rPr>
                <w:rStyle w:val="Hyperlink"/>
                <w:noProof/>
              </w:rPr>
              <w:t>3.1.</w:t>
            </w:r>
            <w:r w:rsidR="00E3299A">
              <w:rPr>
                <w:rFonts w:asciiTheme="minorHAnsi" w:eastAsiaTheme="minorEastAsia" w:hAnsiTheme="minorHAnsi"/>
                <w:noProof/>
                <w:sz w:val="22"/>
                <w:lang w:eastAsia="es-EC"/>
              </w:rPr>
              <w:tab/>
            </w:r>
            <w:r w:rsidR="00E3299A" w:rsidRPr="0061381A">
              <w:rPr>
                <w:rStyle w:val="Hyperlink"/>
                <w:noProof/>
              </w:rPr>
              <w:t>ANÁLISIS DE LA SOLUCIÓN</w:t>
            </w:r>
            <w:r w:rsidR="00E3299A">
              <w:rPr>
                <w:noProof/>
                <w:webHidden/>
              </w:rPr>
              <w:tab/>
            </w:r>
            <w:r w:rsidR="00E3299A">
              <w:rPr>
                <w:noProof/>
                <w:webHidden/>
              </w:rPr>
              <w:fldChar w:fldCharType="begin"/>
            </w:r>
            <w:r w:rsidR="00E3299A">
              <w:rPr>
                <w:noProof/>
                <w:webHidden/>
              </w:rPr>
              <w:instrText xml:space="preserve"> PAGEREF _Toc414964225 \h </w:instrText>
            </w:r>
            <w:r w:rsidR="00E3299A">
              <w:rPr>
                <w:noProof/>
                <w:webHidden/>
              </w:rPr>
            </w:r>
            <w:r w:rsidR="00E3299A">
              <w:rPr>
                <w:noProof/>
                <w:webHidden/>
              </w:rPr>
              <w:fldChar w:fldCharType="separate"/>
            </w:r>
            <w:r w:rsidR="006B6EF3">
              <w:rPr>
                <w:noProof/>
                <w:webHidden/>
              </w:rPr>
              <w:t>67</w:t>
            </w:r>
            <w:r w:rsidR="00E3299A">
              <w:rPr>
                <w:noProof/>
                <w:webHidden/>
              </w:rPr>
              <w:fldChar w:fldCharType="end"/>
            </w:r>
          </w:hyperlink>
        </w:p>
        <w:p w14:paraId="2D636CCF"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26" w:history="1">
            <w:r w:rsidR="00E3299A" w:rsidRPr="0061381A">
              <w:rPr>
                <w:rStyle w:val="Hyperlink"/>
                <w:noProof/>
              </w:rPr>
              <w:t>3.2.</w:t>
            </w:r>
            <w:r w:rsidR="00E3299A">
              <w:rPr>
                <w:rFonts w:asciiTheme="minorHAnsi" w:eastAsiaTheme="minorEastAsia" w:hAnsiTheme="minorHAnsi"/>
                <w:noProof/>
                <w:sz w:val="22"/>
                <w:lang w:eastAsia="es-EC"/>
              </w:rPr>
              <w:tab/>
            </w:r>
            <w:r w:rsidR="00E3299A" w:rsidRPr="0061381A">
              <w:rPr>
                <w:rStyle w:val="Hyperlink"/>
                <w:noProof/>
              </w:rPr>
              <w:t>ANÁLISIS DE REQUERIMIENTOS</w:t>
            </w:r>
            <w:r w:rsidR="00E3299A">
              <w:rPr>
                <w:noProof/>
                <w:webHidden/>
              </w:rPr>
              <w:tab/>
            </w:r>
            <w:r w:rsidR="00E3299A">
              <w:rPr>
                <w:noProof/>
                <w:webHidden/>
              </w:rPr>
              <w:fldChar w:fldCharType="begin"/>
            </w:r>
            <w:r w:rsidR="00E3299A">
              <w:rPr>
                <w:noProof/>
                <w:webHidden/>
              </w:rPr>
              <w:instrText xml:space="preserve"> PAGEREF _Toc414964226 \h </w:instrText>
            </w:r>
            <w:r w:rsidR="00E3299A">
              <w:rPr>
                <w:noProof/>
                <w:webHidden/>
              </w:rPr>
            </w:r>
            <w:r w:rsidR="00E3299A">
              <w:rPr>
                <w:noProof/>
                <w:webHidden/>
              </w:rPr>
              <w:fldChar w:fldCharType="separate"/>
            </w:r>
            <w:r w:rsidR="006B6EF3">
              <w:rPr>
                <w:noProof/>
                <w:webHidden/>
              </w:rPr>
              <w:t>68</w:t>
            </w:r>
            <w:r w:rsidR="00E3299A">
              <w:rPr>
                <w:noProof/>
                <w:webHidden/>
              </w:rPr>
              <w:fldChar w:fldCharType="end"/>
            </w:r>
          </w:hyperlink>
        </w:p>
        <w:p w14:paraId="5A521BA3" w14:textId="77777777" w:rsidR="00E3299A" w:rsidRDefault="00490A94">
          <w:pPr>
            <w:pStyle w:val="TOC3"/>
            <w:tabs>
              <w:tab w:val="left" w:pos="1320"/>
              <w:tab w:val="right" w:leader="dot" w:pos="8267"/>
            </w:tabs>
            <w:rPr>
              <w:rFonts w:asciiTheme="minorHAnsi" w:eastAsiaTheme="minorEastAsia" w:hAnsiTheme="minorHAnsi"/>
              <w:noProof/>
              <w:sz w:val="22"/>
              <w:lang w:eastAsia="es-EC"/>
            </w:rPr>
          </w:pPr>
          <w:hyperlink w:anchor="_Toc414964227" w:history="1">
            <w:r w:rsidR="00E3299A" w:rsidRPr="0061381A">
              <w:rPr>
                <w:rStyle w:val="Hyperlink"/>
                <w:noProof/>
              </w:rPr>
              <w:t>3.2.1.</w:t>
            </w:r>
            <w:r w:rsidR="00E3299A">
              <w:rPr>
                <w:rFonts w:asciiTheme="minorHAnsi" w:eastAsiaTheme="minorEastAsia" w:hAnsiTheme="minorHAnsi"/>
                <w:noProof/>
                <w:sz w:val="22"/>
                <w:lang w:eastAsia="es-EC"/>
              </w:rPr>
              <w:tab/>
            </w:r>
            <w:r w:rsidR="00E3299A" w:rsidRPr="0061381A">
              <w:rPr>
                <w:rStyle w:val="Hyperlink"/>
                <w:noProof/>
              </w:rPr>
              <w:t>REQUERIMIENTOS FUNCIONALES</w:t>
            </w:r>
            <w:r w:rsidR="00E3299A">
              <w:rPr>
                <w:noProof/>
                <w:webHidden/>
              </w:rPr>
              <w:tab/>
            </w:r>
            <w:r w:rsidR="00E3299A">
              <w:rPr>
                <w:noProof/>
                <w:webHidden/>
              </w:rPr>
              <w:fldChar w:fldCharType="begin"/>
            </w:r>
            <w:r w:rsidR="00E3299A">
              <w:rPr>
                <w:noProof/>
                <w:webHidden/>
              </w:rPr>
              <w:instrText xml:space="preserve"> PAGEREF _Toc414964227 \h </w:instrText>
            </w:r>
            <w:r w:rsidR="00E3299A">
              <w:rPr>
                <w:noProof/>
                <w:webHidden/>
              </w:rPr>
            </w:r>
            <w:r w:rsidR="00E3299A">
              <w:rPr>
                <w:noProof/>
                <w:webHidden/>
              </w:rPr>
              <w:fldChar w:fldCharType="separate"/>
            </w:r>
            <w:r w:rsidR="006B6EF3">
              <w:rPr>
                <w:noProof/>
                <w:webHidden/>
              </w:rPr>
              <w:t>69</w:t>
            </w:r>
            <w:r w:rsidR="00E3299A">
              <w:rPr>
                <w:noProof/>
                <w:webHidden/>
              </w:rPr>
              <w:fldChar w:fldCharType="end"/>
            </w:r>
          </w:hyperlink>
        </w:p>
        <w:p w14:paraId="1AFB1F46" w14:textId="77777777" w:rsidR="00E3299A" w:rsidRDefault="00490A94">
          <w:pPr>
            <w:pStyle w:val="TOC3"/>
            <w:tabs>
              <w:tab w:val="left" w:pos="1320"/>
              <w:tab w:val="right" w:leader="dot" w:pos="8267"/>
            </w:tabs>
            <w:rPr>
              <w:rFonts w:asciiTheme="minorHAnsi" w:eastAsiaTheme="minorEastAsia" w:hAnsiTheme="minorHAnsi"/>
              <w:noProof/>
              <w:sz w:val="22"/>
              <w:lang w:eastAsia="es-EC"/>
            </w:rPr>
          </w:pPr>
          <w:hyperlink w:anchor="_Toc414964228" w:history="1">
            <w:r w:rsidR="00E3299A" w:rsidRPr="0061381A">
              <w:rPr>
                <w:rStyle w:val="Hyperlink"/>
                <w:noProof/>
              </w:rPr>
              <w:t>3.2.2.</w:t>
            </w:r>
            <w:r w:rsidR="00E3299A">
              <w:rPr>
                <w:rFonts w:asciiTheme="minorHAnsi" w:eastAsiaTheme="minorEastAsia" w:hAnsiTheme="minorHAnsi"/>
                <w:noProof/>
                <w:sz w:val="22"/>
                <w:lang w:eastAsia="es-EC"/>
              </w:rPr>
              <w:tab/>
            </w:r>
            <w:r w:rsidR="00E3299A" w:rsidRPr="0061381A">
              <w:rPr>
                <w:rStyle w:val="Hyperlink"/>
                <w:noProof/>
              </w:rPr>
              <w:t>REQUERIMIENTOS NO FUNCIONALES</w:t>
            </w:r>
            <w:r w:rsidR="00E3299A">
              <w:rPr>
                <w:noProof/>
                <w:webHidden/>
              </w:rPr>
              <w:tab/>
            </w:r>
            <w:r w:rsidR="00E3299A">
              <w:rPr>
                <w:noProof/>
                <w:webHidden/>
              </w:rPr>
              <w:fldChar w:fldCharType="begin"/>
            </w:r>
            <w:r w:rsidR="00E3299A">
              <w:rPr>
                <w:noProof/>
                <w:webHidden/>
              </w:rPr>
              <w:instrText xml:space="preserve"> PAGEREF _Toc414964228 \h </w:instrText>
            </w:r>
            <w:r w:rsidR="00E3299A">
              <w:rPr>
                <w:noProof/>
                <w:webHidden/>
              </w:rPr>
            </w:r>
            <w:r w:rsidR="00E3299A">
              <w:rPr>
                <w:noProof/>
                <w:webHidden/>
              </w:rPr>
              <w:fldChar w:fldCharType="separate"/>
            </w:r>
            <w:r w:rsidR="006B6EF3">
              <w:rPr>
                <w:noProof/>
                <w:webHidden/>
              </w:rPr>
              <w:t>75</w:t>
            </w:r>
            <w:r w:rsidR="00E3299A">
              <w:rPr>
                <w:noProof/>
                <w:webHidden/>
              </w:rPr>
              <w:fldChar w:fldCharType="end"/>
            </w:r>
          </w:hyperlink>
        </w:p>
        <w:p w14:paraId="2EEB78DA"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29" w:history="1">
            <w:r w:rsidR="00E3299A" w:rsidRPr="0061381A">
              <w:rPr>
                <w:rStyle w:val="Hyperlink"/>
                <w:noProof/>
              </w:rPr>
              <w:t>3.3.</w:t>
            </w:r>
            <w:r w:rsidR="00E3299A">
              <w:rPr>
                <w:rFonts w:asciiTheme="minorHAnsi" w:eastAsiaTheme="minorEastAsia" w:hAnsiTheme="minorHAnsi"/>
                <w:noProof/>
                <w:sz w:val="22"/>
                <w:lang w:eastAsia="es-EC"/>
              </w:rPr>
              <w:tab/>
            </w:r>
            <w:r w:rsidR="00E3299A" w:rsidRPr="0061381A">
              <w:rPr>
                <w:rStyle w:val="Hyperlink"/>
                <w:noProof/>
              </w:rPr>
              <w:t>CASOS DE USO</w:t>
            </w:r>
            <w:r w:rsidR="00E3299A">
              <w:rPr>
                <w:noProof/>
                <w:webHidden/>
              </w:rPr>
              <w:tab/>
            </w:r>
            <w:r w:rsidR="00E3299A">
              <w:rPr>
                <w:noProof/>
                <w:webHidden/>
              </w:rPr>
              <w:fldChar w:fldCharType="begin"/>
            </w:r>
            <w:r w:rsidR="00E3299A">
              <w:rPr>
                <w:noProof/>
                <w:webHidden/>
              </w:rPr>
              <w:instrText xml:space="preserve"> PAGEREF _Toc414964229 \h </w:instrText>
            </w:r>
            <w:r w:rsidR="00E3299A">
              <w:rPr>
                <w:noProof/>
                <w:webHidden/>
              </w:rPr>
            </w:r>
            <w:r w:rsidR="00E3299A">
              <w:rPr>
                <w:noProof/>
                <w:webHidden/>
              </w:rPr>
              <w:fldChar w:fldCharType="separate"/>
            </w:r>
            <w:r w:rsidR="006B6EF3">
              <w:rPr>
                <w:noProof/>
                <w:webHidden/>
              </w:rPr>
              <w:t>76</w:t>
            </w:r>
            <w:r w:rsidR="00E3299A">
              <w:rPr>
                <w:noProof/>
                <w:webHidden/>
              </w:rPr>
              <w:fldChar w:fldCharType="end"/>
            </w:r>
          </w:hyperlink>
        </w:p>
        <w:p w14:paraId="1A88146C"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30" w:history="1">
            <w:r w:rsidR="00E3299A" w:rsidRPr="0061381A">
              <w:rPr>
                <w:rStyle w:val="Hyperlink"/>
                <w:noProof/>
              </w:rPr>
              <w:t>3.4.</w:t>
            </w:r>
            <w:r w:rsidR="00E3299A">
              <w:rPr>
                <w:rFonts w:asciiTheme="minorHAnsi" w:eastAsiaTheme="minorEastAsia" w:hAnsiTheme="minorHAnsi"/>
                <w:noProof/>
                <w:sz w:val="22"/>
                <w:lang w:eastAsia="es-EC"/>
              </w:rPr>
              <w:tab/>
            </w:r>
            <w:r w:rsidR="00E3299A" w:rsidRPr="0061381A">
              <w:rPr>
                <w:rStyle w:val="Hyperlink"/>
                <w:noProof/>
              </w:rPr>
              <w:t>DISEÑO LÓGICO Y FÍSICO DE LA SOLUCIÓN</w:t>
            </w:r>
            <w:r w:rsidR="00E3299A">
              <w:rPr>
                <w:noProof/>
                <w:webHidden/>
              </w:rPr>
              <w:tab/>
            </w:r>
            <w:r w:rsidR="00E3299A">
              <w:rPr>
                <w:noProof/>
                <w:webHidden/>
              </w:rPr>
              <w:fldChar w:fldCharType="begin"/>
            </w:r>
            <w:r w:rsidR="00E3299A">
              <w:rPr>
                <w:noProof/>
                <w:webHidden/>
              </w:rPr>
              <w:instrText xml:space="preserve"> PAGEREF _Toc414964230 \h </w:instrText>
            </w:r>
            <w:r w:rsidR="00E3299A">
              <w:rPr>
                <w:noProof/>
                <w:webHidden/>
              </w:rPr>
            </w:r>
            <w:r w:rsidR="00E3299A">
              <w:rPr>
                <w:noProof/>
                <w:webHidden/>
              </w:rPr>
              <w:fldChar w:fldCharType="separate"/>
            </w:r>
            <w:r w:rsidR="006B6EF3">
              <w:rPr>
                <w:noProof/>
                <w:webHidden/>
              </w:rPr>
              <w:t>81</w:t>
            </w:r>
            <w:r w:rsidR="00E3299A">
              <w:rPr>
                <w:noProof/>
                <w:webHidden/>
              </w:rPr>
              <w:fldChar w:fldCharType="end"/>
            </w:r>
          </w:hyperlink>
        </w:p>
        <w:p w14:paraId="718422D0"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31" w:history="1">
            <w:r w:rsidR="00E3299A" w:rsidRPr="0061381A">
              <w:rPr>
                <w:rStyle w:val="Hyperlink"/>
                <w:noProof/>
              </w:rPr>
              <w:t>3.5.</w:t>
            </w:r>
            <w:r w:rsidR="00E3299A">
              <w:rPr>
                <w:rFonts w:asciiTheme="minorHAnsi" w:eastAsiaTheme="minorEastAsia" w:hAnsiTheme="minorHAnsi"/>
                <w:noProof/>
                <w:sz w:val="22"/>
                <w:lang w:eastAsia="es-EC"/>
              </w:rPr>
              <w:tab/>
            </w:r>
            <w:r w:rsidR="00E3299A" w:rsidRPr="0061381A">
              <w:rPr>
                <w:rStyle w:val="Hyperlink"/>
                <w:noProof/>
              </w:rPr>
              <w:t>COMPONENTES DE LA SOLUCIÓN</w:t>
            </w:r>
            <w:r w:rsidR="00E3299A">
              <w:rPr>
                <w:noProof/>
                <w:webHidden/>
              </w:rPr>
              <w:tab/>
            </w:r>
            <w:r w:rsidR="00E3299A">
              <w:rPr>
                <w:noProof/>
                <w:webHidden/>
              </w:rPr>
              <w:fldChar w:fldCharType="begin"/>
            </w:r>
            <w:r w:rsidR="00E3299A">
              <w:rPr>
                <w:noProof/>
                <w:webHidden/>
              </w:rPr>
              <w:instrText xml:space="preserve"> PAGEREF _Toc414964231 \h </w:instrText>
            </w:r>
            <w:r w:rsidR="00E3299A">
              <w:rPr>
                <w:noProof/>
                <w:webHidden/>
              </w:rPr>
            </w:r>
            <w:r w:rsidR="00E3299A">
              <w:rPr>
                <w:noProof/>
                <w:webHidden/>
              </w:rPr>
              <w:fldChar w:fldCharType="separate"/>
            </w:r>
            <w:r w:rsidR="006B6EF3">
              <w:rPr>
                <w:noProof/>
                <w:webHidden/>
              </w:rPr>
              <w:t>84</w:t>
            </w:r>
            <w:r w:rsidR="00E3299A">
              <w:rPr>
                <w:noProof/>
                <w:webHidden/>
              </w:rPr>
              <w:fldChar w:fldCharType="end"/>
            </w:r>
          </w:hyperlink>
        </w:p>
        <w:p w14:paraId="75386C83" w14:textId="77777777" w:rsidR="00E3299A" w:rsidRDefault="00490A94">
          <w:pPr>
            <w:pStyle w:val="TOC3"/>
            <w:tabs>
              <w:tab w:val="left" w:pos="1320"/>
              <w:tab w:val="right" w:leader="dot" w:pos="8267"/>
            </w:tabs>
            <w:rPr>
              <w:rFonts w:asciiTheme="minorHAnsi" w:eastAsiaTheme="minorEastAsia" w:hAnsiTheme="minorHAnsi"/>
              <w:noProof/>
              <w:sz w:val="22"/>
              <w:lang w:eastAsia="es-EC"/>
            </w:rPr>
          </w:pPr>
          <w:hyperlink w:anchor="_Toc414964232" w:history="1">
            <w:r w:rsidR="00E3299A" w:rsidRPr="0061381A">
              <w:rPr>
                <w:rStyle w:val="Hyperlink"/>
                <w:noProof/>
              </w:rPr>
              <w:t>3.5.1.</w:t>
            </w:r>
            <w:r w:rsidR="00E3299A">
              <w:rPr>
                <w:rFonts w:asciiTheme="minorHAnsi" w:eastAsiaTheme="minorEastAsia" w:hAnsiTheme="minorHAnsi"/>
                <w:noProof/>
                <w:sz w:val="22"/>
                <w:lang w:eastAsia="es-EC"/>
              </w:rPr>
              <w:tab/>
            </w:r>
            <w:r w:rsidR="00E3299A" w:rsidRPr="0061381A">
              <w:rPr>
                <w:rStyle w:val="Hyperlink"/>
                <w:noProof/>
              </w:rPr>
              <w:t>COMPONENTE DE CAPTURA DE MOVIMIENTO</w:t>
            </w:r>
            <w:r w:rsidR="00E3299A">
              <w:rPr>
                <w:noProof/>
                <w:webHidden/>
              </w:rPr>
              <w:tab/>
            </w:r>
            <w:r w:rsidR="00E3299A">
              <w:rPr>
                <w:noProof/>
                <w:webHidden/>
              </w:rPr>
              <w:fldChar w:fldCharType="begin"/>
            </w:r>
            <w:r w:rsidR="00E3299A">
              <w:rPr>
                <w:noProof/>
                <w:webHidden/>
              </w:rPr>
              <w:instrText xml:space="preserve"> PAGEREF _Toc414964232 \h </w:instrText>
            </w:r>
            <w:r w:rsidR="00E3299A">
              <w:rPr>
                <w:noProof/>
                <w:webHidden/>
              </w:rPr>
            </w:r>
            <w:r w:rsidR="00E3299A">
              <w:rPr>
                <w:noProof/>
                <w:webHidden/>
              </w:rPr>
              <w:fldChar w:fldCharType="separate"/>
            </w:r>
            <w:r w:rsidR="006B6EF3">
              <w:rPr>
                <w:noProof/>
                <w:webHidden/>
              </w:rPr>
              <w:t>85</w:t>
            </w:r>
            <w:r w:rsidR="00E3299A">
              <w:rPr>
                <w:noProof/>
                <w:webHidden/>
              </w:rPr>
              <w:fldChar w:fldCharType="end"/>
            </w:r>
          </w:hyperlink>
        </w:p>
        <w:p w14:paraId="10A7CD9C" w14:textId="77777777" w:rsidR="00E3299A" w:rsidRDefault="00490A94">
          <w:pPr>
            <w:pStyle w:val="TOC3"/>
            <w:tabs>
              <w:tab w:val="left" w:pos="1320"/>
              <w:tab w:val="right" w:leader="dot" w:pos="8267"/>
            </w:tabs>
            <w:rPr>
              <w:rFonts w:asciiTheme="minorHAnsi" w:eastAsiaTheme="minorEastAsia" w:hAnsiTheme="minorHAnsi"/>
              <w:noProof/>
              <w:sz w:val="22"/>
              <w:lang w:eastAsia="es-EC"/>
            </w:rPr>
          </w:pPr>
          <w:hyperlink w:anchor="_Toc414964233" w:history="1">
            <w:r w:rsidR="00E3299A" w:rsidRPr="0061381A">
              <w:rPr>
                <w:rStyle w:val="Hyperlink"/>
                <w:noProof/>
              </w:rPr>
              <w:t>3.5.2.</w:t>
            </w:r>
            <w:r w:rsidR="00E3299A">
              <w:rPr>
                <w:rFonts w:asciiTheme="minorHAnsi" w:eastAsiaTheme="minorEastAsia" w:hAnsiTheme="minorHAnsi"/>
                <w:noProof/>
                <w:sz w:val="22"/>
                <w:lang w:eastAsia="es-EC"/>
              </w:rPr>
              <w:tab/>
            </w:r>
            <w:r w:rsidR="00E3299A" w:rsidRPr="0061381A">
              <w:rPr>
                <w:rStyle w:val="Hyperlink"/>
                <w:noProof/>
              </w:rPr>
              <w:t>COMPONENTE DE VISUALIZACIÓN Y CONTROL COLABORATIVO</w:t>
            </w:r>
            <w:r w:rsidR="00E3299A">
              <w:rPr>
                <w:noProof/>
                <w:webHidden/>
              </w:rPr>
              <w:tab/>
            </w:r>
            <w:r w:rsidR="00E3299A">
              <w:rPr>
                <w:noProof/>
                <w:webHidden/>
              </w:rPr>
              <w:fldChar w:fldCharType="begin"/>
            </w:r>
            <w:r w:rsidR="00E3299A">
              <w:rPr>
                <w:noProof/>
                <w:webHidden/>
              </w:rPr>
              <w:instrText xml:space="preserve"> PAGEREF _Toc414964233 \h </w:instrText>
            </w:r>
            <w:r w:rsidR="00E3299A">
              <w:rPr>
                <w:noProof/>
                <w:webHidden/>
              </w:rPr>
            </w:r>
            <w:r w:rsidR="00E3299A">
              <w:rPr>
                <w:noProof/>
                <w:webHidden/>
              </w:rPr>
              <w:fldChar w:fldCharType="separate"/>
            </w:r>
            <w:r w:rsidR="006B6EF3">
              <w:rPr>
                <w:noProof/>
                <w:webHidden/>
              </w:rPr>
              <w:t>86</w:t>
            </w:r>
            <w:r w:rsidR="00E3299A">
              <w:rPr>
                <w:noProof/>
                <w:webHidden/>
              </w:rPr>
              <w:fldChar w:fldCharType="end"/>
            </w:r>
          </w:hyperlink>
        </w:p>
        <w:p w14:paraId="1087A26E" w14:textId="77777777" w:rsidR="00E3299A" w:rsidRDefault="00490A94">
          <w:pPr>
            <w:pStyle w:val="TOC3"/>
            <w:tabs>
              <w:tab w:val="left" w:pos="1320"/>
              <w:tab w:val="right" w:leader="dot" w:pos="8267"/>
            </w:tabs>
            <w:rPr>
              <w:rFonts w:asciiTheme="minorHAnsi" w:eastAsiaTheme="minorEastAsia" w:hAnsiTheme="minorHAnsi"/>
              <w:noProof/>
              <w:sz w:val="22"/>
              <w:lang w:eastAsia="es-EC"/>
            </w:rPr>
          </w:pPr>
          <w:hyperlink w:anchor="_Toc414964234" w:history="1">
            <w:r w:rsidR="00E3299A" w:rsidRPr="0061381A">
              <w:rPr>
                <w:rStyle w:val="Hyperlink"/>
                <w:noProof/>
              </w:rPr>
              <w:t>3.5.3.</w:t>
            </w:r>
            <w:r w:rsidR="00E3299A">
              <w:rPr>
                <w:rFonts w:asciiTheme="minorHAnsi" w:eastAsiaTheme="minorEastAsia" w:hAnsiTheme="minorHAnsi"/>
                <w:noProof/>
                <w:sz w:val="22"/>
                <w:lang w:eastAsia="es-EC"/>
              </w:rPr>
              <w:tab/>
            </w:r>
            <w:r w:rsidR="00E3299A" w:rsidRPr="0061381A">
              <w:rPr>
                <w:rStyle w:val="Hyperlink"/>
                <w:noProof/>
              </w:rPr>
              <w:t>COMPONENTE DE AUTENTICACIÓN Y CONTROL INDIVIDUAL</w:t>
            </w:r>
            <w:r w:rsidR="00E3299A">
              <w:rPr>
                <w:noProof/>
                <w:webHidden/>
              </w:rPr>
              <w:tab/>
            </w:r>
            <w:r w:rsidR="00E3299A">
              <w:rPr>
                <w:noProof/>
                <w:webHidden/>
              </w:rPr>
              <w:fldChar w:fldCharType="begin"/>
            </w:r>
            <w:r w:rsidR="00E3299A">
              <w:rPr>
                <w:noProof/>
                <w:webHidden/>
              </w:rPr>
              <w:instrText xml:space="preserve"> PAGEREF _Toc414964234 \h </w:instrText>
            </w:r>
            <w:r w:rsidR="00E3299A">
              <w:rPr>
                <w:noProof/>
                <w:webHidden/>
              </w:rPr>
            </w:r>
            <w:r w:rsidR="00E3299A">
              <w:rPr>
                <w:noProof/>
                <w:webHidden/>
              </w:rPr>
              <w:fldChar w:fldCharType="separate"/>
            </w:r>
            <w:r w:rsidR="006B6EF3">
              <w:rPr>
                <w:noProof/>
                <w:webHidden/>
              </w:rPr>
              <w:t>88</w:t>
            </w:r>
            <w:r w:rsidR="00E3299A">
              <w:rPr>
                <w:noProof/>
                <w:webHidden/>
              </w:rPr>
              <w:fldChar w:fldCharType="end"/>
            </w:r>
          </w:hyperlink>
        </w:p>
        <w:p w14:paraId="3E6F17C0"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35" w:history="1">
            <w:r w:rsidR="00E3299A" w:rsidRPr="0061381A">
              <w:rPr>
                <w:rStyle w:val="Hyperlink"/>
                <w:noProof/>
              </w:rPr>
              <w:t>3.6.</w:t>
            </w:r>
            <w:r w:rsidR="00E3299A">
              <w:rPr>
                <w:rFonts w:asciiTheme="minorHAnsi" w:eastAsiaTheme="minorEastAsia" w:hAnsiTheme="minorHAnsi"/>
                <w:noProof/>
                <w:sz w:val="22"/>
                <w:lang w:eastAsia="es-EC"/>
              </w:rPr>
              <w:tab/>
            </w:r>
            <w:r w:rsidR="00E3299A" w:rsidRPr="0061381A">
              <w:rPr>
                <w:rStyle w:val="Hyperlink"/>
                <w:noProof/>
              </w:rPr>
              <w:t>DISEÑO DE LA INTERACCIÓN</w:t>
            </w:r>
            <w:r w:rsidR="00E3299A">
              <w:rPr>
                <w:noProof/>
                <w:webHidden/>
              </w:rPr>
              <w:tab/>
            </w:r>
            <w:r w:rsidR="00E3299A">
              <w:rPr>
                <w:noProof/>
                <w:webHidden/>
              </w:rPr>
              <w:fldChar w:fldCharType="begin"/>
            </w:r>
            <w:r w:rsidR="00E3299A">
              <w:rPr>
                <w:noProof/>
                <w:webHidden/>
              </w:rPr>
              <w:instrText xml:space="preserve"> PAGEREF _Toc414964235 \h </w:instrText>
            </w:r>
            <w:r w:rsidR="00E3299A">
              <w:rPr>
                <w:noProof/>
                <w:webHidden/>
              </w:rPr>
            </w:r>
            <w:r w:rsidR="00E3299A">
              <w:rPr>
                <w:noProof/>
                <w:webHidden/>
              </w:rPr>
              <w:fldChar w:fldCharType="separate"/>
            </w:r>
            <w:r w:rsidR="006B6EF3">
              <w:rPr>
                <w:noProof/>
                <w:webHidden/>
              </w:rPr>
              <w:t>90</w:t>
            </w:r>
            <w:r w:rsidR="00E3299A">
              <w:rPr>
                <w:noProof/>
                <w:webHidden/>
              </w:rPr>
              <w:fldChar w:fldCharType="end"/>
            </w:r>
          </w:hyperlink>
        </w:p>
        <w:p w14:paraId="46EEE6A8"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36" w:history="1">
            <w:r w:rsidR="00E3299A" w:rsidRPr="0061381A">
              <w:rPr>
                <w:rStyle w:val="Hyperlink"/>
                <w:noProof/>
              </w:rPr>
              <w:t>3.7.</w:t>
            </w:r>
            <w:r w:rsidR="00E3299A">
              <w:rPr>
                <w:rFonts w:asciiTheme="minorHAnsi" w:eastAsiaTheme="minorEastAsia" w:hAnsiTheme="minorHAnsi"/>
                <w:noProof/>
                <w:sz w:val="22"/>
                <w:lang w:eastAsia="es-EC"/>
              </w:rPr>
              <w:tab/>
            </w:r>
            <w:r w:rsidR="00E3299A" w:rsidRPr="0061381A">
              <w:rPr>
                <w:rStyle w:val="Hyperlink"/>
                <w:noProof/>
              </w:rPr>
              <w:t>DISEÑO DE EXPERIMENTOS Y PRUEBAS</w:t>
            </w:r>
            <w:r w:rsidR="00E3299A">
              <w:rPr>
                <w:noProof/>
                <w:webHidden/>
              </w:rPr>
              <w:tab/>
            </w:r>
            <w:r w:rsidR="00E3299A">
              <w:rPr>
                <w:noProof/>
                <w:webHidden/>
              </w:rPr>
              <w:fldChar w:fldCharType="begin"/>
            </w:r>
            <w:r w:rsidR="00E3299A">
              <w:rPr>
                <w:noProof/>
                <w:webHidden/>
              </w:rPr>
              <w:instrText xml:space="preserve"> PAGEREF _Toc414964236 \h </w:instrText>
            </w:r>
            <w:r w:rsidR="00E3299A">
              <w:rPr>
                <w:noProof/>
                <w:webHidden/>
              </w:rPr>
            </w:r>
            <w:r w:rsidR="00E3299A">
              <w:rPr>
                <w:noProof/>
                <w:webHidden/>
              </w:rPr>
              <w:fldChar w:fldCharType="separate"/>
            </w:r>
            <w:r w:rsidR="006B6EF3">
              <w:rPr>
                <w:noProof/>
                <w:webHidden/>
              </w:rPr>
              <w:t>92</w:t>
            </w:r>
            <w:r w:rsidR="00E3299A">
              <w:rPr>
                <w:noProof/>
                <w:webHidden/>
              </w:rPr>
              <w:fldChar w:fldCharType="end"/>
            </w:r>
          </w:hyperlink>
        </w:p>
        <w:p w14:paraId="5613A6ED" w14:textId="77777777" w:rsidR="00E3299A" w:rsidRDefault="00490A94">
          <w:pPr>
            <w:pStyle w:val="TOC1"/>
            <w:tabs>
              <w:tab w:val="left" w:pos="440"/>
              <w:tab w:val="right" w:leader="dot" w:pos="8267"/>
            </w:tabs>
            <w:rPr>
              <w:rFonts w:asciiTheme="minorHAnsi" w:eastAsiaTheme="minorEastAsia" w:hAnsiTheme="minorHAnsi"/>
              <w:noProof/>
              <w:sz w:val="22"/>
              <w:lang w:eastAsia="es-EC"/>
            </w:rPr>
          </w:pPr>
          <w:hyperlink w:anchor="_Toc414964237" w:history="1">
            <w:r w:rsidR="00E3299A" w:rsidRPr="0061381A">
              <w:rPr>
                <w:rStyle w:val="Hyperlink"/>
                <w:noProof/>
              </w:rPr>
              <w:t>4.</w:t>
            </w:r>
            <w:r w:rsidR="00E3299A">
              <w:rPr>
                <w:rFonts w:asciiTheme="minorHAnsi" w:eastAsiaTheme="minorEastAsia" w:hAnsiTheme="minorHAnsi"/>
                <w:noProof/>
                <w:sz w:val="22"/>
                <w:lang w:eastAsia="es-EC"/>
              </w:rPr>
              <w:tab/>
            </w:r>
            <w:r w:rsidR="00E3299A" w:rsidRPr="0061381A">
              <w:rPr>
                <w:rStyle w:val="Hyperlink"/>
                <w:noProof/>
              </w:rPr>
              <w:t>IMPLEMENTACIÓN DE LA SOLUCIÓN</w:t>
            </w:r>
            <w:r w:rsidR="00E3299A">
              <w:rPr>
                <w:noProof/>
                <w:webHidden/>
              </w:rPr>
              <w:tab/>
            </w:r>
            <w:r w:rsidR="00E3299A">
              <w:rPr>
                <w:noProof/>
                <w:webHidden/>
              </w:rPr>
              <w:fldChar w:fldCharType="begin"/>
            </w:r>
            <w:r w:rsidR="00E3299A">
              <w:rPr>
                <w:noProof/>
                <w:webHidden/>
              </w:rPr>
              <w:instrText xml:space="preserve"> PAGEREF _Toc414964237 \h </w:instrText>
            </w:r>
            <w:r w:rsidR="00E3299A">
              <w:rPr>
                <w:noProof/>
                <w:webHidden/>
              </w:rPr>
            </w:r>
            <w:r w:rsidR="00E3299A">
              <w:rPr>
                <w:noProof/>
                <w:webHidden/>
              </w:rPr>
              <w:fldChar w:fldCharType="separate"/>
            </w:r>
            <w:r w:rsidR="006B6EF3">
              <w:rPr>
                <w:noProof/>
                <w:webHidden/>
              </w:rPr>
              <w:t>102</w:t>
            </w:r>
            <w:r w:rsidR="00E3299A">
              <w:rPr>
                <w:noProof/>
                <w:webHidden/>
              </w:rPr>
              <w:fldChar w:fldCharType="end"/>
            </w:r>
          </w:hyperlink>
        </w:p>
        <w:p w14:paraId="4AF7C184"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38" w:history="1">
            <w:r w:rsidR="00E3299A" w:rsidRPr="0061381A">
              <w:rPr>
                <w:rStyle w:val="Hyperlink"/>
                <w:noProof/>
              </w:rPr>
              <w:t>4.1.</w:t>
            </w:r>
            <w:r w:rsidR="00E3299A">
              <w:rPr>
                <w:rFonts w:asciiTheme="minorHAnsi" w:eastAsiaTheme="minorEastAsia" w:hAnsiTheme="minorHAnsi"/>
                <w:noProof/>
                <w:sz w:val="22"/>
                <w:lang w:eastAsia="es-EC"/>
              </w:rPr>
              <w:tab/>
            </w:r>
            <w:r w:rsidR="00E3299A" w:rsidRPr="0061381A">
              <w:rPr>
                <w:rStyle w:val="Hyperlink"/>
                <w:noProof/>
              </w:rPr>
              <w:t>HARDWARE UTILIZADO</w:t>
            </w:r>
            <w:r w:rsidR="00E3299A">
              <w:rPr>
                <w:noProof/>
                <w:webHidden/>
              </w:rPr>
              <w:tab/>
            </w:r>
            <w:r w:rsidR="00E3299A">
              <w:rPr>
                <w:noProof/>
                <w:webHidden/>
              </w:rPr>
              <w:fldChar w:fldCharType="begin"/>
            </w:r>
            <w:r w:rsidR="00E3299A">
              <w:rPr>
                <w:noProof/>
                <w:webHidden/>
              </w:rPr>
              <w:instrText xml:space="preserve"> PAGEREF _Toc414964238 \h </w:instrText>
            </w:r>
            <w:r w:rsidR="00E3299A">
              <w:rPr>
                <w:noProof/>
                <w:webHidden/>
              </w:rPr>
            </w:r>
            <w:r w:rsidR="00E3299A">
              <w:rPr>
                <w:noProof/>
                <w:webHidden/>
              </w:rPr>
              <w:fldChar w:fldCharType="separate"/>
            </w:r>
            <w:r w:rsidR="006B6EF3">
              <w:rPr>
                <w:noProof/>
                <w:webHidden/>
              </w:rPr>
              <w:t>102</w:t>
            </w:r>
            <w:r w:rsidR="00E3299A">
              <w:rPr>
                <w:noProof/>
                <w:webHidden/>
              </w:rPr>
              <w:fldChar w:fldCharType="end"/>
            </w:r>
          </w:hyperlink>
        </w:p>
        <w:p w14:paraId="1DC7C29E"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39" w:history="1">
            <w:r w:rsidR="00E3299A" w:rsidRPr="0061381A">
              <w:rPr>
                <w:rStyle w:val="Hyperlink"/>
                <w:noProof/>
              </w:rPr>
              <w:t>4.2.</w:t>
            </w:r>
            <w:r w:rsidR="00E3299A">
              <w:rPr>
                <w:rFonts w:asciiTheme="minorHAnsi" w:eastAsiaTheme="minorEastAsia" w:hAnsiTheme="minorHAnsi"/>
                <w:noProof/>
                <w:sz w:val="22"/>
                <w:lang w:eastAsia="es-EC"/>
              </w:rPr>
              <w:tab/>
            </w:r>
            <w:r w:rsidR="00E3299A" w:rsidRPr="0061381A">
              <w:rPr>
                <w:rStyle w:val="Hyperlink"/>
                <w:noProof/>
              </w:rPr>
              <w:t>SOFTWARE UTILIZADO</w:t>
            </w:r>
            <w:r w:rsidR="00E3299A">
              <w:rPr>
                <w:noProof/>
                <w:webHidden/>
              </w:rPr>
              <w:tab/>
            </w:r>
            <w:r w:rsidR="00E3299A">
              <w:rPr>
                <w:noProof/>
                <w:webHidden/>
              </w:rPr>
              <w:fldChar w:fldCharType="begin"/>
            </w:r>
            <w:r w:rsidR="00E3299A">
              <w:rPr>
                <w:noProof/>
                <w:webHidden/>
              </w:rPr>
              <w:instrText xml:space="preserve"> PAGEREF _Toc414964239 \h </w:instrText>
            </w:r>
            <w:r w:rsidR="00E3299A">
              <w:rPr>
                <w:noProof/>
                <w:webHidden/>
              </w:rPr>
            </w:r>
            <w:r w:rsidR="00E3299A">
              <w:rPr>
                <w:noProof/>
                <w:webHidden/>
              </w:rPr>
              <w:fldChar w:fldCharType="separate"/>
            </w:r>
            <w:r w:rsidR="006B6EF3">
              <w:rPr>
                <w:noProof/>
                <w:webHidden/>
              </w:rPr>
              <w:t>105</w:t>
            </w:r>
            <w:r w:rsidR="00E3299A">
              <w:rPr>
                <w:noProof/>
                <w:webHidden/>
              </w:rPr>
              <w:fldChar w:fldCharType="end"/>
            </w:r>
          </w:hyperlink>
        </w:p>
        <w:p w14:paraId="1381DCD3" w14:textId="77777777" w:rsidR="00E3299A" w:rsidRDefault="00490A94">
          <w:pPr>
            <w:pStyle w:val="TOC3"/>
            <w:tabs>
              <w:tab w:val="left" w:pos="1320"/>
              <w:tab w:val="right" w:leader="dot" w:pos="8267"/>
            </w:tabs>
            <w:rPr>
              <w:rFonts w:asciiTheme="minorHAnsi" w:eastAsiaTheme="minorEastAsia" w:hAnsiTheme="minorHAnsi"/>
              <w:noProof/>
              <w:sz w:val="22"/>
              <w:lang w:eastAsia="es-EC"/>
            </w:rPr>
          </w:pPr>
          <w:hyperlink w:anchor="_Toc414964240" w:history="1">
            <w:r w:rsidR="00E3299A" w:rsidRPr="0061381A">
              <w:rPr>
                <w:rStyle w:val="Hyperlink"/>
                <w:noProof/>
              </w:rPr>
              <w:t>4.2.1.</w:t>
            </w:r>
            <w:r w:rsidR="00E3299A">
              <w:rPr>
                <w:rFonts w:asciiTheme="minorHAnsi" w:eastAsiaTheme="minorEastAsia" w:hAnsiTheme="minorHAnsi"/>
                <w:noProof/>
                <w:sz w:val="22"/>
                <w:lang w:eastAsia="es-EC"/>
              </w:rPr>
              <w:tab/>
            </w:r>
            <w:r w:rsidR="00E3299A" w:rsidRPr="0061381A">
              <w:rPr>
                <w:rStyle w:val="Hyperlink"/>
                <w:noProof/>
              </w:rPr>
              <w:t>COMPONENTE DE CAPTURA DE MOVIMIENTO</w:t>
            </w:r>
            <w:r w:rsidR="00E3299A">
              <w:rPr>
                <w:noProof/>
                <w:webHidden/>
              </w:rPr>
              <w:tab/>
            </w:r>
            <w:r w:rsidR="00E3299A">
              <w:rPr>
                <w:noProof/>
                <w:webHidden/>
              </w:rPr>
              <w:fldChar w:fldCharType="begin"/>
            </w:r>
            <w:r w:rsidR="00E3299A">
              <w:rPr>
                <w:noProof/>
                <w:webHidden/>
              </w:rPr>
              <w:instrText xml:space="preserve"> PAGEREF _Toc414964240 \h </w:instrText>
            </w:r>
            <w:r w:rsidR="00E3299A">
              <w:rPr>
                <w:noProof/>
                <w:webHidden/>
              </w:rPr>
            </w:r>
            <w:r w:rsidR="00E3299A">
              <w:rPr>
                <w:noProof/>
                <w:webHidden/>
              </w:rPr>
              <w:fldChar w:fldCharType="separate"/>
            </w:r>
            <w:r w:rsidR="006B6EF3">
              <w:rPr>
                <w:noProof/>
                <w:webHidden/>
              </w:rPr>
              <w:t>106</w:t>
            </w:r>
            <w:r w:rsidR="00E3299A">
              <w:rPr>
                <w:noProof/>
                <w:webHidden/>
              </w:rPr>
              <w:fldChar w:fldCharType="end"/>
            </w:r>
          </w:hyperlink>
        </w:p>
        <w:p w14:paraId="780151AE" w14:textId="77777777" w:rsidR="00E3299A" w:rsidRDefault="00490A94">
          <w:pPr>
            <w:pStyle w:val="TOC3"/>
            <w:tabs>
              <w:tab w:val="left" w:pos="1320"/>
              <w:tab w:val="right" w:leader="dot" w:pos="8267"/>
            </w:tabs>
            <w:rPr>
              <w:rFonts w:asciiTheme="minorHAnsi" w:eastAsiaTheme="minorEastAsia" w:hAnsiTheme="minorHAnsi"/>
              <w:noProof/>
              <w:sz w:val="22"/>
              <w:lang w:eastAsia="es-EC"/>
            </w:rPr>
          </w:pPr>
          <w:hyperlink w:anchor="_Toc414964241" w:history="1">
            <w:r w:rsidR="00E3299A" w:rsidRPr="0061381A">
              <w:rPr>
                <w:rStyle w:val="Hyperlink"/>
                <w:noProof/>
              </w:rPr>
              <w:t>4.2.2.</w:t>
            </w:r>
            <w:r w:rsidR="00E3299A">
              <w:rPr>
                <w:rFonts w:asciiTheme="minorHAnsi" w:eastAsiaTheme="minorEastAsia" w:hAnsiTheme="minorHAnsi"/>
                <w:noProof/>
                <w:sz w:val="22"/>
                <w:lang w:eastAsia="es-EC"/>
              </w:rPr>
              <w:tab/>
            </w:r>
            <w:r w:rsidR="00E3299A" w:rsidRPr="0061381A">
              <w:rPr>
                <w:rStyle w:val="Hyperlink"/>
                <w:noProof/>
              </w:rPr>
              <w:t>COMPONENTE DE VISUALIZACIÓN Y CONTROL COLABORATIVO.</w:t>
            </w:r>
            <w:r w:rsidR="00E3299A">
              <w:rPr>
                <w:noProof/>
                <w:webHidden/>
              </w:rPr>
              <w:tab/>
            </w:r>
            <w:r w:rsidR="00E3299A">
              <w:rPr>
                <w:noProof/>
                <w:webHidden/>
              </w:rPr>
              <w:fldChar w:fldCharType="begin"/>
            </w:r>
            <w:r w:rsidR="00E3299A">
              <w:rPr>
                <w:noProof/>
                <w:webHidden/>
              </w:rPr>
              <w:instrText xml:space="preserve"> PAGEREF _Toc414964241 \h </w:instrText>
            </w:r>
            <w:r w:rsidR="00E3299A">
              <w:rPr>
                <w:noProof/>
                <w:webHidden/>
              </w:rPr>
            </w:r>
            <w:r w:rsidR="00E3299A">
              <w:rPr>
                <w:noProof/>
                <w:webHidden/>
              </w:rPr>
              <w:fldChar w:fldCharType="separate"/>
            </w:r>
            <w:r w:rsidR="006B6EF3">
              <w:rPr>
                <w:noProof/>
                <w:webHidden/>
              </w:rPr>
              <w:t>107</w:t>
            </w:r>
            <w:r w:rsidR="00E3299A">
              <w:rPr>
                <w:noProof/>
                <w:webHidden/>
              </w:rPr>
              <w:fldChar w:fldCharType="end"/>
            </w:r>
          </w:hyperlink>
        </w:p>
        <w:p w14:paraId="65A787E7" w14:textId="77777777" w:rsidR="00E3299A" w:rsidRDefault="00490A94">
          <w:pPr>
            <w:pStyle w:val="TOC3"/>
            <w:tabs>
              <w:tab w:val="left" w:pos="1320"/>
              <w:tab w:val="right" w:leader="dot" w:pos="8267"/>
            </w:tabs>
            <w:rPr>
              <w:rFonts w:asciiTheme="minorHAnsi" w:eastAsiaTheme="minorEastAsia" w:hAnsiTheme="minorHAnsi"/>
              <w:noProof/>
              <w:sz w:val="22"/>
              <w:lang w:eastAsia="es-EC"/>
            </w:rPr>
          </w:pPr>
          <w:hyperlink w:anchor="_Toc414964242" w:history="1">
            <w:r w:rsidR="00E3299A" w:rsidRPr="0061381A">
              <w:rPr>
                <w:rStyle w:val="Hyperlink"/>
                <w:noProof/>
              </w:rPr>
              <w:t>4.2.3.</w:t>
            </w:r>
            <w:r w:rsidR="00E3299A">
              <w:rPr>
                <w:rFonts w:asciiTheme="minorHAnsi" w:eastAsiaTheme="minorEastAsia" w:hAnsiTheme="minorHAnsi"/>
                <w:noProof/>
                <w:sz w:val="22"/>
                <w:lang w:eastAsia="es-EC"/>
              </w:rPr>
              <w:tab/>
            </w:r>
            <w:r w:rsidR="00E3299A" w:rsidRPr="0061381A">
              <w:rPr>
                <w:rStyle w:val="Hyperlink"/>
                <w:noProof/>
              </w:rPr>
              <w:t>COMPONENTE DE AUTENTICACIÓN Y CONTROL INDIVIDUAL</w:t>
            </w:r>
            <w:r w:rsidR="00E3299A">
              <w:rPr>
                <w:noProof/>
                <w:webHidden/>
              </w:rPr>
              <w:tab/>
            </w:r>
            <w:r w:rsidR="00E3299A">
              <w:rPr>
                <w:noProof/>
                <w:webHidden/>
              </w:rPr>
              <w:fldChar w:fldCharType="begin"/>
            </w:r>
            <w:r w:rsidR="00E3299A">
              <w:rPr>
                <w:noProof/>
                <w:webHidden/>
              </w:rPr>
              <w:instrText xml:space="preserve"> PAGEREF _Toc414964242 \h </w:instrText>
            </w:r>
            <w:r w:rsidR="00E3299A">
              <w:rPr>
                <w:noProof/>
                <w:webHidden/>
              </w:rPr>
            </w:r>
            <w:r w:rsidR="00E3299A">
              <w:rPr>
                <w:noProof/>
                <w:webHidden/>
              </w:rPr>
              <w:fldChar w:fldCharType="separate"/>
            </w:r>
            <w:r w:rsidR="006B6EF3">
              <w:rPr>
                <w:noProof/>
                <w:webHidden/>
              </w:rPr>
              <w:t>110</w:t>
            </w:r>
            <w:r w:rsidR="00E3299A">
              <w:rPr>
                <w:noProof/>
                <w:webHidden/>
              </w:rPr>
              <w:fldChar w:fldCharType="end"/>
            </w:r>
          </w:hyperlink>
        </w:p>
        <w:p w14:paraId="6715A752"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43" w:history="1">
            <w:r w:rsidR="00E3299A" w:rsidRPr="0061381A">
              <w:rPr>
                <w:rStyle w:val="Hyperlink"/>
                <w:noProof/>
              </w:rPr>
              <w:t>4.3.</w:t>
            </w:r>
            <w:r w:rsidR="00E3299A">
              <w:rPr>
                <w:rFonts w:asciiTheme="minorHAnsi" w:eastAsiaTheme="minorEastAsia" w:hAnsiTheme="minorHAnsi"/>
                <w:noProof/>
                <w:sz w:val="22"/>
                <w:lang w:eastAsia="es-EC"/>
              </w:rPr>
              <w:tab/>
            </w:r>
            <w:r w:rsidR="00E3299A" w:rsidRPr="0061381A">
              <w:rPr>
                <w:rStyle w:val="Hyperlink"/>
                <w:noProof/>
              </w:rPr>
              <w:t>COSTOS ASOCIADOS A LA IMPLEMENTACIÓN DE LA SOLUCIÓN</w:t>
            </w:r>
            <w:r w:rsidR="00E3299A">
              <w:rPr>
                <w:noProof/>
                <w:webHidden/>
              </w:rPr>
              <w:tab/>
            </w:r>
            <w:r w:rsidR="00E3299A">
              <w:rPr>
                <w:noProof/>
                <w:webHidden/>
              </w:rPr>
              <w:fldChar w:fldCharType="begin"/>
            </w:r>
            <w:r w:rsidR="00E3299A">
              <w:rPr>
                <w:noProof/>
                <w:webHidden/>
              </w:rPr>
              <w:instrText xml:space="preserve"> PAGEREF _Toc414964243 \h </w:instrText>
            </w:r>
            <w:r w:rsidR="00E3299A">
              <w:rPr>
                <w:noProof/>
                <w:webHidden/>
              </w:rPr>
            </w:r>
            <w:r w:rsidR="00E3299A">
              <w:rPr>
                <w:noProof/>
                <w:webHidden/>
              </w:rPr>
              <w:fldChar w:fldCharType="separate"/>
            </w:r>
            <w:r w:rsidR="006B6EF3">
              <w:rPr>
                <w:noProof/>
                <w:webHidden/>
              </w:rPr>
              <w:t>114</w:t>
            </w:r>
            <w:r w:rsidR="00E3299A">
              <w:rPr>
                <w:noProof/>
                <w:webHidden/>
              </w:rPr>
              <w:fldChar w:fldCharType="end"/>
            </w:r>
          </w:hyperlink>
        </w:p>
        <w:p w14:paraId="44C0DF0A" w14:textId="77777777" w:rsidR="00E3299A" w:rsidRDefault="00490A94">
          <w:pPr>
            <w:pStyle w:val="TOC1"/>
            <w:tabs>
              <w:tab w:val="left" w:pos="440"/>
              <w:tab w:val="right" w:leader="dot" w:pos="8267"/>
            </w:tabs>
            <w:rPr>
              <w:rFonts w:asciiTheme="minorHAnsi" w:eastAsiaTheme="minorEastAsia" w:hAnsiTheme="minorHAnsi"/>
              <w:noProof/>
              <w:sz w:val="22"/>
              <w:lang w:eastAsia="es-EC"/>
            </w:rPr>
          </w:pPr>
          <w:hyperlink w:anchor="_Toc414964244" w:history="1">
            <w:r w:rsidR="00E3299A" w:rsidRPr="0061381A">
              <w:rPr>
                <w:rStyle w:val="Hyperlink"/>
                <w:noProof/>
              </w:rPr>
              <w:t>5.</w:t>
            </w:r>
            <w:r w:rsidR="00E3299A">
              <w:rPr>
                <w:rFonts w:asciiTheme="minorHAnsi" w:eastAsiaTheme="minorEastAsia" w:hAnsiTheme="minorHAnsi"/>
                <w:noProof/>
                <w:sz w:val="22"/>
                <w:lang w:eastAsia="es-EC"/>
              </w:rPr>
              <w:tab/>
            </w:r>
            <w:r w:rsidR="00E3299A" w:rsidRPr="0061381A">
              <w:rPr>
                <w:rStyle w:val="Hyperlink"/>
                <w:noProof/>
              </w:rPr>
              <w:t>RESULTADOS EXPERIMENTALES Y PRUEBAS</w:t>
            </w:r>
            <w:r w:rsidR="00E3299A">
              <w:rPr>
                <w:noProof/>
                <w:webHidden/>
              </w:rPr>
              <w:tab/>
            </w:r>
            <w:r w:rsidR="00E3299A">
              <w:rPr>
                <w:noProof/>
                <w:webHidden/>
              </w:rPr>
              <w:fldChar w:fldCharType="begin"/>
            </w:r>
            <w:r w:rsidR="00E3299A">
              <w:rPr>
                <w:noProof/>
                <w:webHidden/>
              </w:rPr>
              <w:instrText xml:space="preserve"> PAGEREF _Toc414964244 \h </w:instrText>
            </w:r>
            <w:r w:rsidR="00E3299A">
              <w:rPr>
                <w:noProof/>
                <w:webHidden/>
              </w:rPr>
            </w:r>
            <w:r w:rsidR="00E3299A">
              <w:rPr>
                <w:noProof/>
                <w:webHidden/>
              </w:rPr>
              <w:fldChar w:fldCharType="separate"/>
            </w:r>
            <w:r w:rsidR="006B6EF3">
              <w:rPr>
                <w:noProof/>
                <w:webHidden/>
              </w:rPr>
              <w:t>116</w:t>
            </w:r>
            <w:r w:rsidR="00E3299A">
              <w:rPr>
                <w:noProof/>
                <w:webHidden/>
              </w:rPr>
              <w:fldChar w:fldCharType="end"/>
            </w:r>
          </w:hyperlink>
        </w:p>
        <w:p w14:paraId="36394BD7" w14:textId="77777777" w:rsidR="00E3299A" w:rsidRDefault="00490A94">
          <w:pPr>
            <w:pStyle w:val="TOC2"/>
            <w:tabs>
              <w:tab w:val="right" w:leader="dot" w:pos="8267"/>
            </w:tabs>
            <w:rPr>
              <w:rFonts w:asciiTheme="minorHAnsi" w:eastAsiaTheme="minorEastAsia" w:hAnsiTheme="minorHAnsi"/>
              <w:noProof/>
              <w:sz w:val="22"/>
              <w:lang w:eastAsia="es-EC"/>
            </w:rPr>
          </w:pPr>
          <w:hyperlink w:anchor="_Toc414964245" w:history="1">
            <w:r w:rsidR="00E3299A" w:rsidRPr="0061381A">
              <w:rPr>
                <w:rStyle w:val="Hyperlink"/>
                <w:noProof/>
              </w:rPr>
              <w:t>RESULTADOS EXPERIMENTALES</w:t>
            </w:r>
            <w:r w:rsidR="00E3299A">
              <w:rPr>
                <w:noProof/>
                <w:webHidden/>
              </w:rPr>
              <w:tab/>
            </w:r>
            <w:r w:rsidR="00E3299A">
              <w:rPr>
                <w:noProof/>
                <w:webHidden/>
              </w:rPr>
              <w:fldChar w:fldCharType="begin"/>
            </w:r>
            <w:r w:rsidR="00E3299A">
              <w:rPr>
                <w:noProof/>
                <w:webHidden/>
              </w:rPr>
              <w:instrText xml:space="preserve"> PAGEREF _Toc414964245 \h </w:instrText>
            </w:r>
            <w:r w:rsidR="00E3299A">
              <w:rPr>
                <w:noProof/>
                <w:webHidden/>
              </w:rPr>
            </w:r>
            <w:r w:rsidR="00E3299A">
              <w:rPr>
                <w:noProof/>
                <w:webHidden/>
              </w:rPr>
              <w:fldChar w:fldCharType="separate"/>
            </w:r>
            <w:r w:rsidR="006B6EF3">
              <w:rPr>
                <w:noProof/>
                <w:webHidden/>
              </w:rPr>
              <w:t>116</w:t>
            </w:r>
            <w:r w:rsidR="00E3299A">
              <w:rPr>
                <w:noProof/>
                <w:webHidden/>
              </w:rPr>
              <w:fldChar w:fldCharType="end"/>
            </w:r>
          </w:hyperlink>
        </w:p>
        <w:p w14:paraId="4F1F3C57"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46" w:history="1">
            <w:r w:rsidR="00E3299A" w:rsidRPr="0061381A">
              <w:rPr>
                <w:rStyle w:val="Hyperlink"/>
                <w:noProof/>
              </w:rPr>
              <w:t>5.1.</w:t>
            </w:r>
            <w:r w:rsidR="00E3299A">
              <w:rPr>
                <w:rFonts w:asciiTheme="minorHAnsi" w:eastAsiaTheme="minorEastAsia" w:hAnsiTheme="minorHAnsi"/>
                <w:noProof/>
                <w:sz w:val="22"/>
                <w:lang w:eastAsia="es-EC"/>
              </w:rPr>
              <w:tab/>
            </w:r>
            <w:r w:rsidR="00E3299A" w:rsidRPr="0061381A">
              <w:rPr>
                <w:rStyle w:val="Hyperlink"/>
                <w:noProof/>
              </w:rPr>
              <w:t>FUNCIONALIDAD</w:t>
            </w:r>
            <w:r w:rsidR="00E3299A">
              <w:rPr>
                <w:noProof/>
                <w:webHidden/>
              </w:rPr>
              <w:tab/>
            </w:r>
            <w:r w:rsidR="00E3299A">
              <w:rPr>
                <w:noProof/>
                <w:webHidden/>
              </w:rPr>
              <w:fldChar w:fldCharType="begin"/>
            </w:r>
            <w:r w:rsidR="00E3299A">
              <w:rPr>
                <w:noProof/>
                <w:webHidden/>
              </w:rPr>
              <w:instrText xml:space="preserve"> PAGEREF _Toc414964246 \h </w:instrText>
            </w:r>
            <w:r w:rsidR="00E3299A">
              <w:rPr>
                <w:noProof/>
                <w:webHidden/>
              </w:rPr>
            </w:r>
            <w:r w:rsidR="00E3299A">
              <w:rPr>
                <w:noProof/>
                <w:webHidden/>
              </w:rPr>
              <w:fldChar w:fldCharType="separate"/>
            </w:r>
            <w:r w:rsidR="006B6EF3">
              <w:rPr>
                <w:noProof/>
                <w:webHidden/>
              </w:rPr>
              <w:t>133</w:t>
            </w:r>
            <w:r w:rsidR="00E3299A">
              <w:rPr>
                <w:noProof/>
                <w:webHidden/>
              </w:rPr>
              <w:fldChar w:fldCharType="end"/>
            </w:r>
          </w:hyperlink>
        </w:p>
        <w:p w14:paraId="7C5AA926"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47" w:history="1">
            <w:r w:rsidR="00E3299A" w:rsidRPr="0061381A">
              <w:rPr>
                <w:rStyle w:val="Hyperlink"/>
                <w:noProof/>
              </w:rPr>
              <w:t>5.2.</w:t>
            </w:r>
            <w:r w:rsidR="00E3299A">
              <w:rPr>
                <w:rFonts w:asciiTheme="minorHAnsi" w:eastAsiaTheme="minorEastAsia" w:hAnsiTheme="minorHAnsi"/>
                <w:noProof/>
                <w:sz w:val="22"/>
                <w:lang w:eastAsia="es-EC"/>
              </w:rPr>
              <w:tab/>
            </w:r>
            <w:r w:rsidR="00E3299A" w:rsidRPr="0061381A">
              <w:rPr>
                <w:rStyle w:val="Hyperlink"/>
                <w:noProof/>
              </w:rPr>
              <w:t>USABILIDAD</w:t>
            </w:r>
            <w:r w:rsidR="00E3299A">
              <w:rPr>
                <w:noProof/>
                <w:webHidden/>
              </w:rPr>
              <w:tab/>
            </w:r>
            <w:r w:rsidR="00E3299A">
              <w:rPr>
                <w:noProof/>
                <w:webHidden/>
              </w:rPr>
              <w:fldChar w:fldCharType="begin"/>
            </w:r>
            <w:r w:rsidR="00E3299A">
              <w:rPr>
                <w:noProof/>
                <w:webHidden/>
              </w:rPr>
              <w:instrText xml:space="preserve"> PAGEREF _Toc414964247 \h </w:instrText>
            </w:r>
            <w:r w:rsidR="00E3299A">
              <w:rPr>
                <w:noProof/>
                <w:webHidden/>
              </w:rPr>
            </w:r>
            <w:r w:rsidR="00E3299A">
              <w:rPr>
                <w:noProof/>
                <w:webHidden/>
              </w:rPr>
              <w:fldChar w:fldCharType="separate"/>
            </w:r>
            <w:r w:rsidR="006B6EF3">
              <w:rPr>
                <w:noProof/>
                <w:webHidden/>
              </w:rPr>
              <w:t>133</w:t>
            </w:r>
            <w:r w:rsidR="00E3299A">
              <w:rPr>
                <w:noProof/>
                <w:webHidden/>
              </w:rPr>
              <w:fldChar w:fldCharType="end"/>
            </w:r>
          </w:hyperlink>
        </w:p>
        <w:p w14:paraId="3D1804F3" w14:textId="77777777" w:rsidR="00E3299A" w:rsidRDefault="00490A94">
          <w:pPr>
            <w:pStyle w:val="TOC3"/>
            <w:tabs>
              <w:tab w:val="left" w:pos="1320"/>
              <w:tab w:val="right" w:leader="dot" w:pos="8267"/>
            </w:tabs>
            <w:rPr>
              <w:rFonts w:asciiTheme="minorHAnsi" w:eastAsiaTheme="minorEastAsia" w:hAnsiTheme="minorHAnsi"/>
              <w:noProof/>
              <w:sz w:val="22"/>
              <w:lang w:eastAsia="es-EC"/>
            </w:rPr>
          </w:pPr>
          <w:hyperlink w:anchor="_Toc414964248" w:history="1">
            <w:r w:rsidR="00E3299A" w:rsidRPr="0061381A">
              <w:rPr>
                <w:rStyle w:val="Hyperlink"/>
                <w:noProof/>
              </w:rPr>
              <w:t>5.2.1.</w:t>
            </w:r>
            <w:r w:rsidR="00E3299A">
              <w:rPr>
                <w:rFonts w:asciiTheme="minorHAnsi" w:eastAsiaTheme="minorEastAsia" w:hAnsiTheme="minorHAnsi"/>
                <w:noProof/>
                <w:sz w:val="22"/>
                <w:lang w:eastAsia="es-EC"/>
              </w:rPr>
              <w:tab/>
            </w:r>
            <w:r w:rsidR="00E3299A" w:rsidRPr="0061381A">
              <w:rPr>
                <w:rStyle w:val="Hyperlink"/>
                <w:noProof/>
              </w:rPr>
              <w:t>FACILIDAD</w:t>
            </w:r>
            <w:r w:rsidR="00E3299A">
              <w:rPr>
                <w:noProof/>
                <w:webHidden/>
              </w:rPr>
              <w:tab/>
            </w:r>
            <w:r w:rsidR="00E3299A">
              <w:rPr>
                <w:noProof/>
                <w:webHidden/>
              </w:rPr>
              <w:fldChar w:fldCharType="begin"/>
            </w:r>
            <w:r w:rsidR="00E3299A">
              <w:rPr>
                <w:noProof/>
                <w:webHidden/>
              </w:rPr>
              <w:instrText xml:space="preserve"> PAGEREF _Toc414964248 \h </w:instrText>
            </w:r>
            <w:r w:rsidR="00E3299A">
              <w:rPr>
                <w:noProof/>
                <w:webHidden/>
              </w:rPr>
            </w:r>
            <w:r w:rsidR="00E3299A">
              <w:rPr>
                <w:noProof/>
                <w:webHidden/>
              </w:rPr>
              <w:fldChar w:fldCharType="separate"/>
            </w:r>
            <w:r w:rsidR="006B6EF3">
              <w:rPr>
                <w:noProof/>
                <w:webHidden/>
              </w:rPr>
              <w:t>133</w:t>
            </w:r>
            <w:r w:rsidR="00E3299A">
              <w:rPr>
                <w:noProof/>
                <w:webHidden/>
              </w:rPr>
              <w:fldChar w:fldCharType="end"/>
            </w:r>
          </w:hyperlink>
        </w:p>
        <w:p w14:paraId="5D82B8B7" w14:textId="77777777" w:rsidR="00E3299A" w:rsidRDefault="00490A94">
          <w:pPr>
            <w:pStyle w:val="TOC3"/>
            <w:tabs>
              <w:tab w:val="left" w:pos="1320"/>
              <w:tab w:val="right" w:leader="dot" w:pos="8267"/>
            </w:tabs>
            <w:rPr>
              <w:rFonts w:asciiTheme="minorHAnsi" w:eastAsiaTheme="minorEastAsia" w:hAnsiTheme="minorHAnsi"/>
              <w:noProof/>
              <w:sz w:val="22"/>
              <w:lang w:eastAsia="es-EC"/>
            </w:rPr>
          </w:pPr>
          <w:hyperlink w:anchor="_Toc414964249" w:history="1">
            <w:r w:rsidR="00E3299A" w:rsidRPr="0061381A">
              <w:rPr>
                <w:rStyle w:val="Hyperlink"/>
                <w:noProof/>
              </w:rPr>
              <w:t>5.2.2.</w:t>
            </w:r>
            <w:r w:rsidR="00E3299A">
              <w:rPr>
                <w:rFonts w:asciiTheme="minorHAnsi" w:eastAsiaTheme="minorEastAsia" w:hAnsiTheme="minorHAnsi"/>
                <w:noProof/>
                <w:sz w:val="22"/>
                <w:lang w:eastAsia="es-EC"/>
              </w:rPr>
              <w:tab/>
            </w:r>
            <w:r w:rsidR="00E3299A" w:rsidRPr="0061381A">
              <w:rPr>
                <w:rStyle w:val="Hyperlink"/>
                <w:noProof/>
              </w:rPr>
              <w:t>SATISFACCIÓN</w:t>
            </w:r>
            <w:r w:rsidR="00E3299A">
              <w:rPr>
                <w:noProof/>
                <w:webHidden/>
              </w:rPr>
              <w:tab/>
            </w:r>
            <w:r w:rsidR="00E3299A">
              <w:rPr>
                <w:noProof/>
                <w:webHidden/>
              </w:rPr>
              <w:fldChar w:fldCharType="begin"/>
            </w:r>
            <w:r w:rsidR="00E3299A">
              <w:rPr>
                <w:noProof/>
                <w:webHidden/>
              </w:rPr>
              <w:instrText xml:space="preserve"> PAGEREF _Toc414964249 \h </w:instrText>
            </w:r>
            <w:r w:rsidR="00E3299A">
              <w:rPr>
                <w:noProof/>
                <w:webHidden/>
              </w:rPr>
            </w:r>
            <w:r w:rsidR="00E3299A">
              <w:rPr>
                <w:noProof/>
                <w:webHidden/>
              </w:rPr>
              <w:fldChar w:fldCharType="separate"/>
            </w:r>
            <w:r w:rsidR="006B6EF3">
              <w:rPr>
                <w:noProof/>
                <w:webHidden/>
              </w:rPr>
              <w:t>134</w:t>
            </w:r>
            <w:r w:rsidR="00E3299A">
              <w:rPr>
                <w:noProof/>
                <w:webHidden/>
              </w:rPr>
              <w:fldChar w:fldCharType="end"/>
            </w:r>
          </w:hyperlink>
        </w:p>
        <w:p w14:paraId="7AF52788" w14:textId="77777777" w:rsidR="00E3299A" w:rsidRDefault="00490A94">
          <w:pPr>
            <w:pStyle w:val="TOC3"/>
            <w:tabs>
              <w:tab w:val="left" w:pos="1320"/>
              <w:tab w:val="right" w:leader="dot" w:pos="8267"/>
            </w:tabs>
            <w:rPr>
              <w:rFonts w:asciiTheme="minorHAnsi" w:eastAsiaTheme="minorEastAsia" w:hAnsiTheme="minorHAnsi"/>
              <w:noProof/>
              <w:sz w:val="22"/>
              <w:lang w:eastAsia="es-EC"/>
            </w:rPr>
          </w:pPr>
          <w:hyperlink w:anchor="_Toc414964250" w:history="1">
            <w:r w:rsidR="00E3299A" w:rsidRPr="0061381A">
              <w:rPr>
                <w:rStyle w:val="Hyperlink"/>
                <w:noProof/>
              </w:rPr>
              <w:t>5.2.3.</w:t>
            </w:r>
            <w:r w:rsidR="00E3299A">
              <w:rPr>
                <w:rFonts w:asciiTheme="minorHAnsi" w:eastAsiaTheme="minorEastAsia" w:hAnsiTheme="minorHAnsi"/>
                <w:noProof/>
                <w:sz w:val="22"/>
                <w:lang w:eastAsia="es-EC"/>
              </w:rPr>
              <w:tab/>
            </w:r>
            <w:r w:rsidR="00E3299A" w:rsidRPr="0061381A">
              <w:rPr>
                <w:rStyle w:val="Hyperlink"/>
                <w:noProof/>
              </w:rPr>
              <w:t>UTILIDAD</w:t>
            </w:r>
            <w:r w:rsidR="00E3299A">
              <w:rPr>
                <w:noProof/>
                <w:webHidden/>
              </w:rPr>
              <w:tab/>
            </w:r>
            <w:r w:rsidR="00E3299A">
              <w:rPr>
                <w:noProof/>
                <w:webHidden/>
              </w:rPr>
              <w:fldChar w:fldCharType="begin"/>
            </w:r>
            <w:r w:rsidR="00E3299A">
              <w:rPr>
                <w:noProof/>
                <w:webHidden/>
              </w:rPr>
              <w:instrText xml:space="preserve"> PAGEREF _Toc414964250 \h </w:instrText>
            </w:r>
            <w:r w:rsidR="00E3299A">
              <w:rPr>
                <w:noProof/>
                <w:webHidden/>
              </w:rPr>
            </w:r>
            <w:r w:rsidR="00E3299A">
              <w:rPr>
                <w:noProof/>
                <w:webHidden/>
              </w:rPr>
              <w:fldChar w:fldCharType="separate"/>
            </w:r>
            <w:r w:rsidR="006B6EF3">
              <w:rPr>
                <w:noProof/>
                <w:webHidden/>
              </w:rPr>
              <w:t>135</w:t>
            </w:r>
            <w:r w:rsidR="00E3299A">
              <w:rPr>
                <w:noProof/>
                <w:webHidden/>
              </w:rPr>
              <w:fldChar w:fldCharType="end"/>
            </w:r>
          </w:hyperlink>
        </w:p>
        <w:p w14:paraId="29FA918E" w14:textId="77777777" w:rsidR="00E3299A" w:rsidRDefault="00490A94">
          <w:pPr>
            <w:pStyle w:val="TOC1"/>
            <w:tabs>
              <w:tab w:val="left" w:pos="440"/>
              <w:tab w:val="right" w:leader="dot" w:pos="8267"/>
            </w:tabs>
            <w:rPr>
              <w:rFonts w:asciiTheme="minorHAnsi" w:eastAsiaTheme="minorEastAsia" w:hAnsiTheme="minorHAnsi"/>
              <w:noProof/>
              <w:sz w:val="22"/>
              <w:lang w:eastAsia="es-EC"/>
            </w:rPr>
          </w:pPr>
          <w:hyperlink w:anchor="_Toc414964251" w:history="1">
            <w:r w:rsidR="00E3299A" w:rsidRPr="0061381A">
              <w:rPr>
                <w:rStyle w:val="Hyperlink"/>
                <w:noProof/>
              </w:rPr>
              <w:t>6.</w:t>
            </w:r>
            <w:r w:rsidR="00E3299A">
              <w:rPr>
                <w:rFonts w:asciiTheme="minorHAnsi" w:eastAsiaTheme="minorEastAsia" w:hAnsiTheme="minorHAnsi"/>
                <w:noProof/>
                <w:sz w:val="22"/>
                <w:lang w:eastAsia="es-EC"/>
              </w:rPr>
              <w:tab/>
            </w:r>
            <w:r w:rsidR="00E3299A" w:rsidRPr="0061381A">
              <w:rPr>
                <w:rStyle w:val="Hyperlink"/>
                <w:noProof/>
              </w:rPr>
              <w:t>DISCUSIÓN DE RESULTADOS</w:t>
            </w:r>
            <w:r w:rsidR="00E3299A">
              <w:rPr>
                <w:noProof/>
                <w:webHidden/>
              </w:rPr>
              <w:tab/>
            </w:r>
            <w:r w:rsidR="00E3299A">
              <w:rPr>
                <w:noProof/>
                <w:webHidden/>
              </w:rPr>
              <w:fldChar w:fldCharType="begin"/>
            </w:r>
            <w:r w:rsidR="00E3299A">
              <w:rPr>
                <w:noProof/>
                <w:webHidden/>
              </w:rPr>
              <w:instrText xml:space="preserve"> PAGEREF _Toc414964251 \h </w:instrText>
            </w:r>
            <w:r w:rsidR="00E3299A">
              <w:rPr>
                <w:noProof/>
                <w:webHidden/>
              </w:rPr>
            </w:r>
            <w:r w:rsidR="00E3299A">
              <w:rPr>
                <w:noProof/>
                <w:webHidden/>
              </w:rPr>
              <w:fldChar w:fldCharType="separate"/>
            </w:r>
            <w:r w:rsidR="006B6EF3">
              <w:rPr>
                <w:noProof/>
                <w:webHidden/>
              </w:rPr>
              <w:t>137</w:t>
            </w:r>
            <w:r w:rsidR="00E3299A">
              <w:rPr>
                <w:noProof/>
                <w:webHidden/>
              </w:rPr>
              <w:fldChar w:fldCharType="end"/>
            </w:r>
          </w:hyperlink>
        </w:p>
        <w:p w14:paraId="0CAEC5E3"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52" w:history="1">
            <w:r w:rsidR="00E3299A" w:rsidRPr="0061381A">
              <w:rPr>
                <w:rStyle w:val="Hyperlink"/>
                <w:noProof/>
              </w:rPr>
              <w:t>6.1.</w:t>
            </w:r>
            <w:r w:rsidR="00E3299A">
              <w:rPr>
                <w:rFonts w:asciiTheme="minorHAnsi" w:eastAsiaTheme="minorEastAsia" w:hAnsiTheme="minorHAnsi"/>
                <w:noProof/>
                <w:sz w:val="22"/>
                <w:lang w:eastAsia="es-EC"/>
              </w:rPr>
              <w:tab/>
            </w:r>
            <w:r w:rsidR="00E3299A" w:rsidRPr="0061381A">
              <w:rPr>
                <w:rStyle w:val="Hyperlink"/>
                <w:noProof/>
              </w:rPr>
              <w:t>DISCUSIÓN DE EXPERIMENTOS Y PRUEBAS</w:t>
            </w:r>
            <w:r w:rsidR="00E3299A">
              <w:rPr>
                <w:noProof/>
                <w:webHidden/>
              </w:rPr>
              <w:tab/>
            </w:r>
            <w:r w:rsidR="00E3299A">
              <w:rPr>
                <w:noProof/>
                <w:webHidden/>
              </w:rPr>
              <w:fldChar w:fldCharType="begin"/>
            </w:r>
            <w:r w:rsidR="00E3299A">
              <w:rPr>
                <w:noProof/>
                <w:webHidden/>
              </w:rPr>
              <w:instrText xml:space="preserve"> PAGEREF _Toc414964252 \h </w:instrText>
            </w:r>
            <w:r w:rsidR="00E3299A">
              <w:rPr>
                <w:noProof/>
                <w:webHidden/>
              </w:rPr>
            </w:r>
            <w:r w:rsidR="00E3299A">
              <w:rPr>
                <w:noProof/>
                <w:webHidden/>
              </w:rPr>
              <w:fldChar w:fldCharType="separate"/>
            </w:r>
            <w:r w:rsidR="006B6EF3">
              <w:rPr>
                <w:noProof/>
                <w:webHidden/>
              </w:rPr>
              <w:t>137</w:t>
            </w:r>
            <w:r w:rsidR="00E3299A">
              <w:rPr>
                <w:noProof/>
                <w:webHidden/>
              </w:rPr>
              <w:fldChar w:fldCharType="end"/>
            </w:r>
          </w:hyperlink>
        </w:p>
        <w:p w14:paraId="27EA4C04"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53" w:history="1">
            <w:r w:rsidR="00E3299A" w:rsidRPr="0061381A">
              <w:rPr>
                <w:rStyle w:val="Hyperlink"/>
                <w:noProof/>
              </w:rPr>
              <w:t>6.2.</w:t>
            </w:r>
            <w:r w:rsidR="00E3299A">
              <w:rPr>
                <w:rFonts w:asciiTheme="minorHAnsi" w:eastAsiaTheme="minorEastAsia" w:hAnsiTheme="minorHAnsi"/>
                <w:noProof/>
                <w:sz w:val="22"/>
                <w:lang w:eastAsia="es-EC"/>
              </w:rPr>
              <w:tab/>
            </w:r>
            <w:r w:rsidR="00E3299A" w:rsidRPr="0061381A">
              <w:rPr>
                <w:rStyle w:val="Hyperlink"/>
                <w:noProof/>
              </w:rPr>
              <w:t>IMPLICACIONES</w:t>
            </w:r>
            <w:r w:rsidR="00E3299A">
              <w:rPr>
                <w:noProof/>
                <w:webHidden/>
              </w:rPr>
              <w:tab/>
            </w:r>
            <w:r w:rsidR="00E3299A">
              <w:rPr>
                <w:noProof/>
                <w:webHidden/>
              </w:rPr>
              <w:fldChar w:fldCharType="begin"/>
            </w:r>
            <w:r w:rsidR="00E3299A">
              <w:rPr>
                <w:noProof/>
                <w:webHidden/>
              </w:rPr>
              <w:instrText xml:space="preserve"> PAGEREF _Toc414964253 \h </w:instrText>
            </w:r>
            <w:r w:rsidR="00E3299A">
              <w:rPr>
                <w:noProof/>
                <w:webHidden/>
              </w:rPr>
            </w:r>
            <w:r w:rsidR="00E3299A">
              <w:rPr>
                <w:noProof/>
                <w:webHidden/>
              </w:rPr>
              <w:fldChar w:fldCharType="separate"/>
            </w:r>
            <w:r w:rsidR="006B6EF3">
              <w:rPr>
                <w:noProof/>
                <w:webHidden/>
              </w:rPr>
              <w:t>142</w:t>
            </w:r>
            <w:r w:rsidR="00E3299A">
              <w:rPr>
                <w:noProof/>
                <w:webHidden/>
              </w:rPr>
              <w:fldChar w:fldCharType="end"/>
            </w:r>
          </w:hyperlink>
        </w:p>
        <w:p w14:paraId="6272F1EB" w14:textId="77777777" w:rsidR="00E3299A" w:rsidRDefault="00490A94">
          <w:pPr>
            <w:pStyle w:val="TOC2"/>
            <w:tabs>
              <w:tab w:val="left" w:pos="960"/>
              <w:tab w:val="right" w:leader="dot" w:pos="8267"/>
            </w:tabs>
            <w:rPr>
              <w:rFonts w:asciiTheme="minorHAnsi" w:eastAsiaTheme="minorEastAsia" w:hAnsiTheme="minorHAnsi"/>
              <w:noProof/>
              <w:sz w:val="22"/>
              <w:lang w:eastAsia="es-EC"/>
            </w:rPr>
          </w:pPr>
          <w:hyperlink w:anchor="_Toc414964254" w:history="1">
            <w:r w:rsidR="00E3299A" w:rsidRPr="0061381A">
              <w:rPr>
                <w:rStyle w:val="Hyperlink"/>
                <w:noProof/>
              </w:rPr>
              <w:t>6.3.</w:t>
            </w:r>
            <w:r w:rsidR="00E3299A">
              <w:rPr>
                <w:rFonts w:asciiTheme="minorHAnsi" w:eastAsiaTheme="minorEastAsia" w:hAnsiTheme="minorHAnsi"/>
                <w:noProof/>
                <w:sz w:val="22"/>
                <w:lang w:eastAsia="es-EC"/>
              </w:rPr>
              <w:tab/>
            </w:r>
            <w:r w:rsidR="00E3299A" w:rsidRPr="0061381A">
              <w:rPr>
                <w:rStyle w:val="Hyperlink"/>
                <w:noProof/>
              </w:rPr>
              <w:t>LIMITACIONES</w:t>
            </w:r>
            <w:r w:rsidR="00E3299A">
              <w:rPr>
                <w:noProof/>
                <w:webHidden/>
              </w:rPr>
              <w:tab/>
            </w:r>
            <w:r w:rsidR="00E3299A">
              <w:rPr>
                <w:noProof/>
                <w:webHidden/>
              </w:rPr>
              <w:fldChar w:fldCharType="begin"/>
            </w:r>
            <w:r w:rsidR="00E3299A">
              <w:rPr>
                <w:noProof/>
                <w:webHidden/>
              </w:rPr>
              <w:instrText xml:space="preserve"> PAGEREF _Toc414964254 \h </w:instrText>
            </w:r>
            <w:r w:rsidR="00E3299A">
              <w:rPr>
                <w:noProof/>
                <w:webHidden/>
              </w:rPr>
            </w:r>
            <w:r w:rsidR="00E3299A">
              <w:rPr>
                <w:noProof/>
                <w:webHidden/>
              </w:rPr>
              <w:fldChar w:fldCharType="separate"/>
            </w:r>
            <w:r w:rsidR="006B6EF3">
              <w:rPr>
                <w:noProof/>
                <w:webHidden/>
              </w:rPr>
              <w:t>143</w:t>
            </w:r>
            <w:r w:rsidR="00E3299A">
              <w:rPr>
                <w:noProof/>
                <w:webHidden/>
              </w:rPr>
              <w:fldChar w:fldCharType="end"/>
            </w:r>
          </w:hyperlink>
        </w:p>
        <w:p w14:paraId="6EB7B49C" w14:textId="77777777" w:rsidR="00E3299A" w:rsidRDefault="00490A94">
          <w:pPr>
            <w:pStyle w:val="TOC1"/>
            <w:tabs>
              <w:tab w:val="right" w:leader="dot" w:pos="8267"/>
            </w:tabs>
            <w:rPr>
              <w:rFonts w:asciiTheme="minorHAnsi" w:eastAsiaTheme="minorEastAsia" w:hAnsiTheme="minorHAnsi"/>
              <w:noProof/>
              <w:sz w:val="22"/>
              <w:lang w:eastAsia="es-EC"/>
            </w:rPr>
          </w:pPr>
          <w:hyperlink w:anchor="_Toc414964255" w:history="1">
            <w:r w:rsidR="00E3299A" w:rsidRPr="0061381A">
              <w:rPr>
                <w:rStyle w:val="Hyperlink"/>
                <w:noProof/>
              </w:rPr>
              <w:t>CONCLUSIONES</w:t>
            </w:r>
            <w:r w:rsidR="00E3299A">
              <w:rPr>
                <w:noProof/>
                <w:webHidden/>
              </w:rPr>
              <w:tab/>
            </w:r>
            <w:r w:rsidR="00E3299A">
              <w:rPr>
                <w:noProof/>
                <w:webHidden/>
              </w:rPr>
              <w:fldChar w:fldCharType="begin"/>
            </w:r>
            <w:r w:rsidR="00E3299A">
              <w:rPr>
                <w:noProof/>
                <w:webHidden/>
              </w:rPr>
              <w:instrText xml:space="preserve"> PAGEREF _Toc414964255 \h </w:instrText>
            </w:r>
            <w:r w:rsidR="00E3299A">
              <w:rPr>
                <w:noProof/>
                <w:webHidden/>
              </w:rPr>
            </w:r>
            <w:r w:rsidR="00E3299A">
              <w:rPr>
                <w:noProof/>
                <w:webHidden/>
              </w:rPr>
              <w:fldChar w:fldCharType="separate"/>
            </w:r>
            <w:r w:rsidR="006B6EF3">
              <w:rPr>
                <w:noProof/>
                <w:webHidden/>
              </w:rPr>
              <w:t>145</w:t>
            </w:r>
            <w:r w:rsidR="00E3299A">
              <w:rPr>
                <w:noProof/>
                <w:webHidden/>
              </w:rPr>
              <w:fldChar w:fldCharType="end"/>
            </w:r>
          </w:hyperlink>
        </w:p>
        <w:p w14:paraId="1898C8A0" w14:textId="77777777" w:rsidR="00E3299A" w:rsidRDefault="00490A94">
          <w:pPr>
            <w:pStyle w:val="TOC1"/>
            <w:tabs>
              <w:tab w:val="right" w:leader="dot" w:pos="8267"/>
            </w:tabs>
            <w:rPr>
              <w:rFonts w:asciiTheme="minorHAnsi" w:eastAsiaTheme="minorEastAsia" w:hAnsiTheme="minorHAnsi"/>
              <w:noProof/>
              <w:sz w:val="22"/>
              <w:lang w:eastAsia="es-EC"/>
            </w:rPr>
          </w:pPr>
          <w:hyperlink w:anchor="_Toc414964256" w:history="1">
            <w:r w:rsidR="00E3299A" w:rsidRPr="0061381A">
              <w:rPr>
                <w:rStyle w:val="Hyperlink"/>
                <w:noProof/>
              </w:rPr>
              <w:t>RECOMENDACIONES</w:t>
            </w:r>
            <w:r w:rsidR="00E3299A">
              <w:rPr>
                <w:noProof/>
                <w:webHidden/>
              </w:rPr>
              <w:tab/>
            </w:r>
            <w:r w:rsidR="00E3299A">
              <w:rPr>
                <w:noProof/>
                <w:webHidden/>
              </w:rPr>
              <w:fldChar w:fldCharType="begin"/>
            </w:r>
            <w:r w:rsidR="00E3299A">
              <w:rPr>
                <w:noProof/>
                <w:webHidden/>
              </w:rPr>
              <w:instrText xml:space="preserve"> PAGEREF _Toc414964256 \h </w:instrText>
            </w:r>
            <w:r w:rsidR="00E3299A">
              <w:rPr>
                <w:noProof/>
                <w:webHidden/>
              </w:rPr>
            </w:r>
            <w:r w:rsidR="00E3299A">
              <w:rPr>
                <w:noProof/>
                <w:webHidden/>
              </w:rPr>
              <w:fldChar w:fldCharType="separate"/>
            </w:r>
            <w:r w:rsidR="006B6EF3">
              <w:rPr>
                <w:noProof/>
                <w:webHidden/>
              </w:rPr>
              <w:t>147</w:t>
            </w:r>
            <w:r w:rsidR="00E3299A">
              <w:rPr>
                <w:noProof/>
                <w:webHidden/>
              </w:rPr>
              <w:fldChar w:fldCharType="end"/>
            </w:r>
          </w:hyperlink>
        </w:p>
        <w:p w14:paraId="385550A8" w14:textId="77777777" w:rsidR="00E3299A" w:rsidRDefault="00490A94">
          <w:pPr>
            <w:pStyle w:val="TOC1"/>
            <w:tabs>
              <w:tab w:val="right" w:leader="dot" w:pos="8267"/>
            </w:tabs>
            <w:rPr>
              <w:rFonts w:asciiTheme="minorHAnsi" w:eastAsiaTheme="minorEastAsia" w:hAnsiTheme="minorHAnsi"/>
              <w:noProof/>
              <w:sz w:val="22"/>
              <w:lang w:eastAsia="es-EC"/>
            </w:rPr>
          </w:pPr>
          <w:hyperlink w:anchor="_Toc414964257" w:history="1">
            <w:r w:rsidR="00E3299A" w:rsidRPr="0061381A">
              <w:rPr>
                <w:rStyle w:val="Hyperlink"/>
                <w:noProof/>
                <w:lang w:val="en-US"/>
              </w:rPr>
              <w:t>BIBLIOGRAFÍA</w:t>
            </w:r>
            <w:r w:rsidR="00E3299A">
              <w:rPr>
                <w:noProof/>
                <w:webHidden/>
              </w:rPr>
              <w:tab/>
            </w:r>
            <w:r w:rsidR="00E3299A">
              <w:rPr>
                <w:noProof/>
                <w:webHidden/>
              </w:rPr>
              <w:fldChar w:fldCharType="begin"/>
            </w:r>
            <w:r w:rsidR="00E3299A">
              <w:rPr>
                <w:noProof/>
                <w:webHidden/>
              </w:rPr>
              <w:instrText xml:space="preserve"> PAGEREF _Toc414964257 \h </w:instrText>
            </w:r>
            <w:r w:rsidR="00E3299A">
              <w:rPr>
                <w:noProof/>
                <w:webHidden/>
              </w:rPr>
            </w:r>
            <w:r w:rsidR="00E3299A">
              <w:rPr>
                <w:noProof/>
                <w:webHidden/>
              </w:rPr>
              <w:fldChar w:fldCharType="separate"/>
            </w:r>
            <w:r w:rsidR="006B6EF3">
              <w:rPr>
                <w:noProof/>
                <w:webHidden/>
              </w:rPr>
              <w:t>148</w:t>
            </w:r>
            <w:r w:rsidR="00E3299A">
              <w:rPr>
                <w:noProof/>
                <w:webHidden/>
              </w:rPr>
              <w:fldChar w:fldCharType="end"/>
            </w:r>
          </w:hyperlink>
        </w:p>
        <w:p w14:paraId="3C040F27" w14:textId="77777777" w:rsidR="00E3299A" w:rsidRDefault="00490A94">
          <w:pPr>
            <w:pStyle w:val="TOC1"/>
            <w:tabs>
              <w:tab w:val="right" w:leader="dot" w:pos="8267"/>
            </w:tabs>
            <w:rPr>
              <w:rFonts w:asciiTheme="minorHAnsi" w:eastAsiaTheme="minorEastAsia" w:hAnsiTheme="minorHAnsi"/>
              <w:noProof/>
              <w:sz w:val="22"/>
              <w:lang w:eastAsia="es-EC"/>
            </w:rPr>
          </w:pPr>
          <w:hyperlink w:anchor="_Toc414964258" w:history="1">
            <w:r w:rsidR="00E3299A" w:rsidRPr="0061381A">
              <w:rPr>
                <w:rStyle w:val="Hyperlink"/>
                <w:noProof/>
              </w:rPr>
              <w:t>ANEXOS</w:t>
            </w:r>
            <w:r w:rsidR="00E3299A">
              <w:rPr>
                <w:noProof/>
                <w:webHidden/>
              </w:rPr>
              <w:tab/>
            </w:r>
            <w:r w:rsidR="00E3299A">
              <w:rPr>
                <w:noProof/>
                <w:webHidden/>
              </w:rPr>
              <w:fldChar w:fldCharType="begin"/>
            </w:r>
            <w:r w:rsidR="00E3299A">
              <w:rPr>
                <w:noProof/>
                <w:webHidden/>
              </w:rPr>
              <w:instrText xml:space="preserve"> PAGEREF _Toc414964258 \h </w:instrText>
            </w:r>
            <w:r w:rsidR="00E3299A">
              <w:rPr>
                <w:noProof/>
                <w:webHidden/>
              </w:rPr>
            </w:r>
            <w:r w:rsidR="00E3299A">
              <w:rPr>
                <w:noProof/>
                <w:webHidden/>
              </w:rPr>
              <w:fldChar w:fldCharType="separate"/>
            </w:r>
            <w:r w:rsidR="006B6EF3">
              <w:rPr>
                <w:noProof/>
                <w:webHidden/>
              </w:rPr>
              <w:t>152</w:t>
            </w:r>
            <w:r w:rsidR="00E3299A">
              <w:rPr>
                <w:noProof/>
                <w:webHidden/>
              </w:rPr>
              <w:fldChar w:fldCharType="end"/>
            </w:r>
          </w:hyperlink>
        </w:p>
        <w:p w14:paraId="02C62802" w14:textId="77777777" w:rsidR="00E3299A" w:rsidRDefault="00490A94">
          <w:pPr>
            <w:pStyle w:val="TOC2"/>
            <w:tabs>
              <w:tab w:val="right" w:leader="dot" w:pos="8267"/>
            </w:tabs>
            <w:rPr>
              <w:rFonts w:asciiTheme="minorHAnsi" w:eastAsiaTheme="minorEastAsia" w:hAnsiTheme="minorHAnsi"/>
              <w:noProof/>
              <w:sz w:val="22"/>
              <w:lang w:eastAsia="es-EC"/>
            </w:rPr>
          </w:pPr>
          <w:hyperlink w:anchor="_Toc414964259" w:history="1">
            <w:r w:rsidR="00E3299A" w:rsidRPr="0061381A">
              <w:rPr>
                <w:rStyle w:val="Hyperlink"/>
                <w:noProof/>
              </w:rPr>
              <w:t>Anexo A: Documento de pruebas de la superficie colaborativa.</w:t>
            </w:r>
            <w:r w:rsidR="00E3299A">
              <w:rPr>
                <w:noProof/>
                <w:webHidden/>
              </w:rPr>
              <w:tab/>
            </w:r>
            <w:r w:rsidR="00E3299A">
              <w:rPr>
                <w:noProof/>
                <w:webHidden/>
              </w:rPr>
              <w:fldChar w:fldCharType="begin"/>
            </w:r>
            <w:r w:rsidR="00E3299A">
              <w:rPr>
                <w:noProof/>
                <w:webHidden/>
              </w:rPr>
              <w:instrText xml:space="preserve"> PAGEREF _Toc414964259 \h </w:instrText>
            </w:r>
            <w:r w:rsidR="00E3299A">
              <w:rPr>
                <w:noProof/>
                <w:webHidden/>
              </w:rPr>
            </w:r>
            <w:r w:rsidR="00E3299A">
              <w:rPr>
                <w:noProof/>
                <w:webHidden/>
              </w:rPr>
              <w:fldChar w:fldCharType="separate"/>
            </w:r>
            <w:r w:rsidR="006B6EF3">
              <w:rPr>
                <w:noProof/>
                <w:webHidden/>
              </w:rPr>
              <w:t>152</w:t>
            </w:r>
            <w:r w:rsidR="00E3299A">
              <w:rPr>
                <w:noProof/>
                <w:webHidden/>
              </w:rPr>
              <w:fldChar w:fldCharType="end"/>
            </w:r>
          </w:hyperlink>
        </w:p>
        <w:p w14:paraId="06F98A3B" w14:textId="77777777" w:rsidR="00E3299A" w:rsidRDefault="00490A94">
          <w:pPr>
            <w:pStyle w:val="TOC2"/>
            <w:tabs>
              <w:tab w:val="right" w:leader="dot" w:pos="8267"/>
            </w:tabs>
            <w:rPr>
              <w:rFonts w:asciiTheme="minorHAnsi" w:eastAsiaTheme="minorEastAsia" w:hAnsiTheme="minorHAnsi"/>
              <w:noProof/>
              <w:sz w:val="22"/>
              <w:lang w:eastAsia="es-EC"/>
            </w:rPr>
          </w:pPr>
          <w:hyperlink w:anchor="_Toc414964260" w:history="1">
            <w:r w:rsidR="00E3299A" w:rsidRPr="0061381A">
              <w:rPr>
                <w:rStyle w:val="Hyperlink"/>
                <w:noProof/>
              </w:rPr>
              <w:t>Anexo B: Prueba de usabilidad de la superficie colaborativa del sistema implementado.</w:t>
            </w:r>
            <w:r w:rsidR="00E3299A">
              <w:rPr>
                <w:noProof/>
                <w:webHidden/>
              </w:rPr>
              <w:tab/>
            </w:r>
            <w:r w:rsidR="00E3299A">
              <w:rPr>
                <w:noProof/>
                <w:webHidden/>
              </w:rPr>
              <w:fldChar w:fldCharType="begin"/>
            </w:r>
            <w:r w:rsidR="00E3299A">
              <w:rPr>
                <w:noProof/>
                <w:webHidden/>
              </w:rPr>
              <w:instrText xml:space="preserve"> PAGEREF _Toc414964260 \h </w:instrText>
            </w:r>
            <w:r w:rsidR="00E3299A">
              <w:rPr>
                <w:noProof/>
                <w:webHidden/>
              </w:rPr>
            </w:r>
            <w:r w:rsidR="00E3299A">
              <w:rPr>
                <w:noProof/>
                <w:webHidden/>
              </w:rPr>
              <w:fldChar w:fldCharType="separate"/>
            </w:r>
            <w:r w:rsidR="006B6EF3">
              <w:rPr>
                <w:noProof/>
                <w:webHidden/>
              </w:rPr>
              <w:t>156</w:t>
            </w:r>
            <w:r w:rsidR="00E3299A">
              <w:rPr>
                <w:noProof/>
                <w:webHidden/>
              </w:rPr>
              <w:fldChar w:fldCharType="end"/>
            </w:r>
          </w:hyperlink>
        </w:p>
        <w:p w14:paraId="2E38A113" w14:textId="77777777" w:rsidR="00E3299A" w:rsidRDefault="00490A94">
          <w:pPr>
            <w:pStyle w:val="TOC2"/>
            <w:tabs>
              <w:tab w:val="right" w:leader="dot" w:pos="8267"/>
            </w:tabs>
            <w:rPr>
              <w:rFonts w:asciiTheme="minorHAnsi" w:eastAsiaTheme="minorEastAsia" w:hAnsiTheme="minorHAnsi"/>
              <w:noProof/>
              <w:sz w:val="22"/>
              <w:lang w:eastAsia="es-EC"/>
            </w:rPr>
          </w:pPr>
          <w:hyperlink w:anchor="_Toc414964261" w:history="1">
            <w:r w:rsidR="00E3299A" w:rsidRPr="0061381A">
              <w:rPr>
                <w:rStyle w:val="Hyperlink"/>
                <w:noProof/>
              </w:rPr>
              <w:t>Anexo C: Formulario utilizado en el Pre-Test con profesores.</w:t>
            </w:r>
            <w:r w:rsidR="00E3299A">
              <w:rPr>
                <w:noProof/>
                <w:webHidden/>
              </w:rPr>
              <w:tab/>
            </w:r>
            <w:r w:rsidR="00E3299A">
              <w:rPr>
                <w:noProof/>
                <w:webHidden/>
              </w:rPr>
              <w:fldChar w:fldCharType="begin"/>
            </w:r>
            <w:r w:rsidR="00E3299A">
              <w:rPr>
                <w:noProof/>
                <w:webHidden/>
              </w:rPr>
              <w:instrText xml:space="preserve"> PAGEREF _Toc414964261 \h </w:instrText>
            </w:r>
            <w:r w:rsidR="00E3299A">
              <w:rPr>
                <w:noProof/>
                <w:webHidden/>
              </w:rPr>
            </w:r>
            <w:r w:rsidR="00E3299A">
              <w:rPr>
                <w:noProof/>
                <w:webHidden/>
              </w:rPr>
              <w:fldChar w:fldCharType="separate"/>
            </w:r>
            <w:r w:rsidR="006B6EF3">
              <w:rPr>
                <w:noProof/>
                <w:webHidden/>
              </w:rPr>
              <w:t>163</w:t>
            </w:r>
            <w:r w:rsidR="00E3299A">
              <w:rPr>
                <w:noProof/>
                <w:webHidden/>
              </w:rPr>
              <w:fldChar w:fldCharType="end"/>
            </w:r>
          </w:hyperlink>
        </w:p>
        <w:p w14:paraId="4D8823BE" w14:textId="77777777" w:rsidR="00E3299A" w:rsidRDefault="00490A94">
          <w:pPr>
            <w:pStyle w:val="TOC2"/>
            <w:tabs>
              <w:tab w:val="right" w:leader="dot" w:pos="8267"/>
            </w:tabs>
            <w:rPr>
              <w:rFonts w:asciiTheme="minorHAnsi" w:eastAsiaTheme="minorEastAsia" w:hAnsiTheme="minorHAnsi"/>
              <w:noProof/>
              <w:sz w:val="22"/>
              <w:lang w:eastAsia="es-EC"/>
            </w:rPr>
          </w:pPr>
          <w:hyperlink w:anchor="_Toc414964262" w:history="1">
            <w:r w:rsidR="00E3299A" w:rsidRPr="0061381A">
              <w:rPr>
                <w:rStyle w:val="Hyperlink"/>
                <w:noProof/>
              </w:rPr>
              <w:t>Anexo D: Formulario utilizado en el Post-Test con profesores.</w:t>
            </w:r>
            <w:r w:rsidR="00E3299A">
              <w:rPr>
                <w:noProof/>
                <w:webHidden/>
              </w:rPr>
              <w:tab/>
            </w:r>
            <w:r w:rsidR="00E3299A">
              <w:rPr>
                <w:noProof/>
                <w:webHidden/>
              </w:rPr>
              <w:fldChar w:fldCharType="begin"/>
            </w:r>
            <w:r w:rsidR="00E3299A">
              <w:rPr>
                <w:noProof/>
                <w:webHidden/>
              </w:rPr>
              <w:instrText xml:space="preserve"> PAGEREF _Toc414964262 \h </w:instrText>
            </w:r>
            <w:r w:rsidR="00E3299A">
              <w:rPr>
                <w:noProof/>
                <w:webHidden/>
              </w:rPr>
            </w:r>
            <w:r w:rsidR="00E3299A">
              <w:rPr>
                <w:noProof/>
                <w:webHidden/>
              </w:rPr>
              <w:fldChar w:fldCharType="separate"/>
            </w:r>
            <w:r w:rsidR="006B6EF3">
              <w:rPr>
                <w:noProof/>
                <w:webHidden/>
              </w:rPr>
              <w:t>164</w:t>
            </w:r>
            <w:r w:rsidR="00E3299A">
              <w:rPr>
                <w:noProof/>
                <w:webHidden/>
              </w:rPr>
              <w:fldChar w:fldCharType="end"/>
            </w:r>
          </w:hyperlink>
        </w:p>
        <w:p w14:paraId="7AD01669" w14:textId="77777777" w:rsidR="00E3299A" w:rsidRDefault="00490A94">
          <w:pPr>
            <w:pStyle w:val="TOC2"/>
            <w:tabs>
              <w:tab w:val="right" w:leader="dot" w:pos="8267"/>
            </w:tabs>
            <w:rPr>
              <w:rFonts w:asciiTheme="minorHAnsi" w:eastAsiaTheme="minorEastAsia" w:hAnsiTheme="minorHAnsi"/>
              <w:noProof/>
              <w:sz w:val="22"/>
              <w:lang w:eastAsia="es-EC"/>
            </w:rPr>
          </w:pPr>
          <w:hyperlink w:anchor="_Toc414964263" w:history="1">
            <w:r w:rsidR="00E3299A" w:rsidRPr="0061381A">
              <w:rPr>
                <w:rStyle w:val="Hyperlink"/>
                <w:noProof/>
              </w:rPr>
              <w:t>Anexo E: Formulario utilizado en el Pre-Test en los experimentos 1 y 2 con estudiantes.</w:t>
            </w:r>
            <w:r w:rsidR="00E3299A">
              <w:rPr>
                <w:noProof/>
                <w:webHidden/>
              </w:rPr>
              <w:tab/>
            </w:r>
            <w:r w:rsidR="00E3299A">
              <w:rPr>
                <w:noProof/>
                <w:webHidden/>
              </w:rPr>
              <w:fldChar w:fldCharType="begin"/>
            </w:r>
            <w:r w:rsidR="00E3299A">
              <w:rPr>
                <w:noProof/>
                <w:webHidden/>
              </w:rPr>
              <w:instrText xml:space="preserve"> PAGEREF _Toc414964263 \h </w:instrText>
            </w:r>
            <w:r w:rsidR="00E3299A">
              <w:rPr>
                <w:noProof/>
                <w:webHidden/>
              </w:rPr>
            </w:r>
            <w:r w:rsidR="00E3299A">
              <w:rPr>
                <w:noProof/>
                <w:webHidden/>
              </w:rPr>
              <w:fldChar w:fldCharType="separate"/>
            </w:r>
            <w:r w:rsidR="006B6EF3">
              <w:rPr>
                <w:noProof/>
                <w:webHidden/>
              </w:rPr>
              <w:t>165</w:t>
            </w:r>
            <w:r w:rsidR="00E3299A">
              <w:rPr>
                <w:noProof/>
                <w:webHidden/>
              </w:rPr>
              <w:fldChar w:fldCharType="end"/>
            </w:r>
          </w:hyperlink>
        </w:p>
        <w:p w14:paraId="1BF8AF56" w14:textId="77777777" w:rsidR="00E3299A" w:rsidRDefault="00490A94">
          <w:pPr>
            <w:pStyle w:val="TOC2"/>
            <w:tabs>
              <w:tab w:val="right" w:leader="dot" w:pos="8267"/>
            </w:tabs>
            <w:rPr>
              <w:rFonts w:asciiTheme="minorHAnsi" w:eastAsiaTheme="minorEastAsia" w:hAnsiTheme="minorHAnsi"/>
              <w:noProof/>
              <w:sz w:val="22"/>
              <w:lang w:eastAsia="es-EC"/>
            </w:rPr>
          </w:pPr>
          <w:hyperlink w:anchor="_Toc414964264" w:history="1">
            <w:r w:rsidR="00E3299A" w:rsidRPr="0061381A">
              <w:rPr>
                <w:rStyle w:val="Hyperlink"/>
                <w:noProof/>
              </w:rPr>
              <w:t>Anexo F: Formulario utilizado en el Post-Test  del experimento 1 con estudiantes.</w:t>
            </w:r>
            <w:r w:rsidR="00E3299A">
              <w:rPr>
                <w:noProof/>
                <w:webHidden/>
              </w:rPr>
              <w:tab/>
            </w:r>
            <w:r w:rsidR="00E3299A">
              <w:rPr>
                <w:noProof/>
                <w:webHidden/>
              </w:rPr>
              <w:fldChar w:fldCharType="begin"/>
            </w:r>
            <w:r w:rsidR="00E3299A">
              <w:rPr>
                <w:noProof/>
                <w:webHidden/>
              </w:rPr>
              <w:instrText xml:space="preserve"> PAGEREF _Toc414964264 \h </w:instrText>
            </w:r>
            <w:r w:rsidR="00E3299A">
              <w:rPr>
                <w:noProof/>
                <w:webHidden/>
              </w:rPr>
            </w:r>
            <w:r w:rsidR="00E3299A">
              <w:rPr>
                <w:noProof/>
                <w:webHidden/>
              </w:rPr>
              <w:fldChar w:fldCharType="separate"/>
            </w:r>
            <w:r w:rsidR="006B6EF3">
              <w:rPr>
                <w:noProof/>
                <w:webHidden/>
              </w:rPr>
              <w:t>166</w:t>
            </w:r>
            <w:r w:rsidR="00E3299A">
              <w:rPr>
                <w:noProof/>
                <w:webHidden/>
              </w:rPr>
              <w:fldChar w:fldCharType="end"/>
            </w:r>
          </w:hyperlink>
        </w:p>
        <w:p w14:paraId="2E6B2D04" w14:textId="77777777" w:rsidR="00E3299A" w:rsidRDefault="00490A94">
          <w:pPr>
            <w:pStyle w:val="TOC2"/>
            <w:tabs>
              <w:tab w:val="right" w:leader="dot" w:pos="8267"/>
            </w:tabs>
            <w:rPr>
              <w:rFonts w:asciiTheme="minorHAnsi" w:eastAsiaTheme="minorEastAsia" w:hAnsiTheme="minorHAnsi"/>
              <w:noProof/>
              <w:sz w:val="22"/>
              <w:lang w:eastAsia="es-EC"/>
            </w:rPr>
          </w:pPr>
          <w:hyperlink w:anchor="_Toc414964265" w:history="1">
            <w:r w:rsidR="00E3299A" w:rsidRPr="0061381A">
              <w:rPr>
                <w:rStyle w:val="Hyperlink"/>
                <w:noProof/>
              </w:rPr>
              <w:t>Anexo G: Formulario utilizado en el Post-Test del experimento 2 con estudiantes.</w:t>
            </w:r>
            <w:r w:rsidR="00E3299A">
              <w:rPr>
                <w:noProof/>
                <w:webHidden/>
              </w:rPr>
              <w:tab/>
            </w:r>
            <w:r w:rsidR="00E3299A">
              <w:rPr>
                <w:noProof/>
                <w:webHidden/>
              </w:rPr>
              <w:fldChar w:fldCharType="begin"/>
            </w:r>
            <w:r w:rsidR="00E3299A">
              <w:rPr>
                <w:noProof/>
                <w:webHidden/>
              </w:rPr>
              <w:instrText xml:space="preserve"> PAGEREF _Toc414964265 \h </w:instrText>
            </w:r>
            <w:r w:rsidR="00E3299A">
              <w:rPr>
                <w:noProof/>
                <w:webHidden/>
              </w:rPr>
            </w:r>
            <w:r w:rsidR="00E3299A">
              <w:rPr>
                <w:noProof/>
                <w:webHidden/>
              </w:rPr>
              <w:fldChar w:fldCharType="separate"/>
            </w:r>
            <w:r w:rsidR="006B6EF3">
              <w:rPr>
                <w:noProof/>
                <w:webHidden/>
              </w:rPr>
              <w:t>167</w:t>
            </w:r>
            <w:r w:rsidR="00E3299A">
              <w:rPr>
                <w:noProof/>
                <w:webHidden/>
              </w:rPr>
              <w:fldChar w:fldCharType="end"/>
            </w:r>
          </w:hyperlink>
        </w:p>
        <w:p w14:paraId="553860BE" w14:textId="7E1F3696" w:rsidR="00E1764B" w:rsidRDefault="00B44AAC">
          <w:r>
            <w:fldChar w:fldCharType="end"/>
          </w:r>
        </w:p>
      </w:sdtContent>
    </w:sdt>
    <w:p w14:paraId="2548F49A" w14:textId="77777777" w:rsidR="00797D62" w:rsidRDefault="00797D62" w:rsidP="00E1764B">
      <w:pPr>
        <w:pStyle w:val="Texto"/>
        <w:ind w:left="0"/>
      </w:pPr>
    </w:p>
    <w:p w14:paraId="7ADC85B8" w14:textId="77777777" w:rsidR="00797D62" w:rsidRDefault="00797D62" w:rsidP="007D61AC">
      <w:pPr>
        <w:pStyle w:val="NumeroCapitulo"/>
      </w:pPr>
    </w:p>
    <w:p w14:paraId="7902D282" w14:textId="77777777" w:rsidR="00797D62" w:rsidRDefault="00797D62" w:rsidP="00797D62">
      <w:pPr>
        <w:rPr>
          <w:rFonts w:eastAsia="Times New Roman" w:cs="Arial"/>
          <w:b/>
          <w:bCs/>
          <w:color w:val="000000"/>
          <w:sz w:val="44"/>
          <w:szCs w:val="23"/>
          <w:lang w:eastAsia="es-EC"/>
        </w:rPr>
      </w:pPr>
      <w:r>
        <w:br w:type="page"/>
      </w:r>
    </w:p>
    <w:p w14:paraId="7C52D05D" w14:textId="25476750" w:rsidR="00797D62" w:rsidRDefault="00797D62" w:rsidP="00E1764B">
      <w:pPr>
        <w:pStyle w:val="TitulosPrimerasPaginas"/>
      </w:pPr>
      <w:bookmarkStart w:id="25" w:name="_Toc414964200"/>
      <w:r>
        <w:t>ÍNIDICE DE TABLAS</w:t>
      </w:r>
      <w:bookmarkEnd w:id="25"/>
    </w:p>
    <w:p w14:paraId="4F4CFDC7" w14:textId="77777777" w:rsidR="000428D0" w:rsidRPr="000428D0" w:rsidRDefault="000428D0" w:rsidP="000428D0">
      <w:pPr>
        <w:pStyle w:val="TableofFigures"/>
        <w:tabs>
          <w:tab w:val="right" w:leader="dot" w:pos="8267"/>
        </w:tabs>
        <w:spacing w:line="480" w:lineRule="auto"/>
        <w:rPr>
          <w:rFonts w:asciiTheme="minorHAnsi" w:eastAsiaTheme="minorEastAsia" w:hAnsiTheme="minorHAnsi"/>
          <w:noProof/>
          <w:sz w:val="22"/>
          <w:lang w:eastAsia="es-EC"/>
        </w:rPr>
      </w:pPr>
      <w:r>
        <w:fldChar w:fldCharType="begin"/>
      </w:r>
      <w:r>
        <w:instrText xml:space="preserve"> TOC \h \z \t "Tabla" \c </w:instrText>
      </w:r>
      <w:r>
        <w:fldChar w:fldCharType="separate"/>
      </w:r>
      <w:hyperlink w:anchor="_Toc414973938" w:history="1">
        <w:r w:rsidRPr="000428D0">
          <w:rPr>
            <w:rStyle w:val="Hyperlink"/>
            <w:noProof/>
          </w:rPr>
          <w:t>Tabla 2.1: Comparación de características de diseño de las soluciones mostradas.</w:t>
        </w:r>
        <w:r w:rsidRPr="000428D0">
          <w:rPr>
            <w:noProof/>
            <w:webHidden/>
          </w:rPr>
          <w:tab/>
        </w:r>
        <w:r w:rsidRPr="000428D0">
          <w:rPr>
            <w:noProof/>
            <w:webHidden/>
          </w:rPr>
          <w:fldChar w:fldCharType="begin"/>
        </w:r>
        <w:r w:rsidRPr="000428D0">
          <w:rPr>
            <w:noProof/>
            <w:webHidden/>
          </w:rPr>
          <w:instrText xml:space="preserve"> PAGEREF _Toc414973938 \h </w:instrText>
        </w:r>
        <w:r w:rsidRPr="000428D0">
          <w:rPr>
            <w:noProof/>
            <w:webHidden/>
          </w:rPr>
        </w:r>
        <w:r w:rsidRPr="000428D0">
          <w:rPr>
            <w:noProof/>
            <w:webHidden/>
          </w:rPr>
          <w:fldChar w:fldCharType="separate"/>
        </w:r>
        <w:r w:rsidR="006B6EF3">
          <w:rPr>
            <w:noProof/>
            <w:webHidden/>
          </w:rPr>
          <w:t>61</w:t>
        </w:r>
        <w:r w:rsidRPr="000428D0">
          <w:rPr>
            <w:noProof/>
            <w:webHidden/>
          </w:rPr>
          <w:fldChar w:fldCharType="end"/>
        </w:r>
      </w:hyperlink>
    </w:p>
    <w:p w14:paraId="57B0A790" w14:textId="77777777" w:rsidR="000428D0" w:rsidRPr="000428D0" w:rsidRDefault="00490A94" w:rsidP="000428D0">
      <w:pPr>
        <w:pStyle w:val="TableofFigures"/>
        <w:tabs>
          <w:tab w:val="right" w:leader="dot" w:pos="8267"/>
        </w:tabs>
        <w:spacing w:line="480" w:lineRule="auto"/>
        <w:rPr>
          <w:rFonts w:asciiTheme="minorHAnsi" w:eastAsiaTheme="minorEastAsia" w:hAnsiTheme="minorHAnsi"/>
          <w:noProof/>
          <w:sz w:val="22"/>
          <w:lang w:eastAsia="es-EC"/>
        </w:rPr>
      </w:pPr>
      <w:hyperlink w:anchor="_Toc414973939" w:history="1">
        <w:r w:rsidR="000428D0" w:rsidRPr="000428D0">
          <w:rPr>
            <w:rStyle w:val="Hyperlink"/>
            <w:noProof/>
          </w:rPr>
          <w:t>Tabla 2.2: Criterios y características consideradas para el de desarrollo de solución.</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_Toc414973939 \h </w:instrText>
        </w:r>
        <w:r w:rsidR="000428D0" w:rsidRPr="000428D0">
          <w:rPr>
            <w:noProof/>
            <w:webHidden/>
          </w:rPr>
        </w:r>
        <w:r w:rsidR="000428D0" w:rsidRPr="000428D0">
          <w:rPr>
            <w:noProof/>
            <w:webHidden/>
          </w:rPr>
          <w:fldChar w:fldCharType="separate"/>
        </w:r>
        <w:r w:rsidR="006B6EF3">
          <w:rPr>
            <w:noProof/>
            <w:webHidden/>
          </w:rPr>
          <w:t>63</w:t>
        </w:r>
        <w:r w:rsidR="000428D0" w:rsidRPr="000428D0">
          <w:rPr>
            <w:noProof/>
            <w:webHidden/>
          </w:rPr>
          <w:fldChar w:fldCharType="end"/>
        </w:r>
      </w:hyperlink>
    </w:p>
    <w:p w14:paraId="2F192B36" w14:textId="77777777" w:rsidR="000428D0" w:rsidRPr="000428D0" w:rsidRDefault="00490A94" w:rsidP="000428D0">
      <w:pPr>
        <w:pStyle w:val="TableofFigures"/>
        <w:tabs>
          <w:tab w:val="right" w:leader="dot" w:pos="8267"/>
        </w:tabs>
        <w:spacing w:line="480" w:lineRule="auto"/>
        <w:rPr>
          <w:rFonts w:asciiTheme="minorHAnsi" w:eastAsiaTheme="minorEastAsia" w:hAnsiTheme="minorHAnsi"/>
          <w:noProof/>
          <w:sz w:val="22"/>
          <w:lang w:eastAsia="es-EC"/>
        </w:rPr>
      </w:pPr>
      <w:hyperlink w:anchor="_Toc414973940" w:history="1">
        <w:r w:rsidR="000428D0" w:rsidRPr="000428D0">
          <w:rPr>
            <w:rStyle w:val="Hyperlink"/>
            <w:noProof/>
          </w:rPr>
          <w:t>Tabla 2.3: Características de la solución propuesta, a partir del análisis de revisión de literatura</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_Toc414973940 \h </w:instrText>
        </w:r>
        <w:r w:rsidR="000428D0" w:rsidRPr="000428D0">
          <w:rPr>
            <w:noProof/>
            <w:webHidden/>
          </w:rPr>
        </w:r>
        <w:r w:rsidR="000428D0" w:rsidRPr="000428D0">
          <w:rPr>
            <w:noProof/>
            <w:webHidden/>
          </w:rPr>
          <w:fldChar w:fldCharType="separate"/>
        </w:r>
        <w:r w:rsidR="006B6EF3">
          <w:rPr>
            <w:noProof/>
            <w:webHidden/>
          </w:rPr>
          <w:t>65</w:t>
        </w:r>
        <w:r w:rsidR="000428D0" w:rsidRPr="000428D0">
          <w:rPr>
            <w:noProof/>
            <w:webHidden/>
          </w:rPr>
          <w:fldChar w:fldCharType="end"/>
        </w:r>
      </w:hyperlink>
    </w:p>
    <w:p w14:paraId="739B7FAB" w14:textId="77777777" w:rsidR="000428D0" w:rsidRPr="000428D0" w:rsidRDefault="00490A94" w:rsidP="000428D0">
      <w:pPr>
        <w:pStyle w:val="TableofFigures"/>
        <w:tabs>
          <w:tab w:val="right" w:leader="dot" w:pos="8267"/>
        </w:tabs>
        <w:spacing w:line="480" w:lineRule="auto"/>
        <w:rPr>
          <w:rFonts w:asciiTheme="minorHAnsi" w:eastAsiaTheme="minorEastAsia" w:hAnsiTheme="minorHAnsi"/>
          <w:noProof/>
          <w:sz w:val="22"/>
          <w:lang w:eastAsia="es-EC"/>
        </w:rPr>
      </w:pPr>
      <w:hyperlink w:anchor="_Toc414973941" w:history="1">
        <w:r w:rsidR="000428D0" w:rsidRPr="000428D0">
          <w:rPr>
            <w:rStyle w:val="Hyperlink"/>
            <w:noProof/>
          </w:rPr>
          <w:t>Tabla 3.1: Mapeo entre características deseables a partir de la revisión de literatura y características que se implementarán en el sistema</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_Toc414973941 \h </w:instrText>
        </w:r>
        <w:r w:rsidR="000428D0" w:rsidRPr="000428D0">
          <w:rPr>
            <w:noProof/>
            <w:webHidden/>
          </w:rPr>
        </w:r>
        <w:r w:rsidR="000428D0" w:rsidRPr="000428D0">
          <w:rPr>
            <w:noProof/>
            <w:webHidden/>
          </w:rPr>
          <w:fldChar w:fldCharType="separate"/>
        </w:r>
        <w:r w:rsidR="006B6EF3">
          <w:rPr>
            <w:noProof/>
            <w:webHidden/>
          </w:rPr>
          <w:t>68</w:t>
        </w:r>
        <w:r w:rsidR="000428D0" w:rsidRPr="000428D0">
          <w:rPr>
            <w:noProof/>
            <w:webHidden/>
          </w:rPr>
          <w:fldChar w:fldCharType="end"/>
        </w:r>
      </w:hyperlink>
    </w:p>
    <w:p w14:paraId="2F7DC725" w14:textId="77777777" w:rsidR="000428D0" w:rsidRPr="000428D0" w:rsidRDefault="00490A94" w:rsidP="000428D0">
      <w:pPr>
        <w:pStyle w:val="TableofFigures"/>
        <w:tabs>
          <w:tab w:val="right" w:leader="dot" w:pos="8267"/>
        </w:tabs>
        <w:spacing w:line="480" w:lineRule="auto"/>
        <w:rPr>
          <w:rFonts w:asciiTheme="minorHAnsi" w:eastAsiaTheme="minorEastAsia" w:hAnsiTheme="minorHAnsi"/>
          <w:noProof/>
          <w:sz w:val="22"/>
          <w:lang w:eastAsia="es-EC"/>
        </w:rPr>
      </w:pPr>
      <w:hyperlink w:anchor="_Toc414973942" w:history="1">
        <w:r w:rsidR="000428D0" w:rsidRPr="000428D0">
          <w:rPr>
            <w:rStyle w:val="Hyperlink"/>
            <w:noProof/>
          </w:rPr>
          <w:t>Tabla 3.2: Identificadores de requerimientos de software utilizados</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_Toc414973942 \h </w:instrText>
        </w:r>
        <w:r w:rsidR="000428D0" w:rsidRPr="000428D0">
          <w:rPr>
            <w:noProof/>
            <w:webHidden/>
          </w:rPr>
        </w:r>
        <w:r w:rsidR="000428D0" w:rsidRPr="000428D0">
          <w:rPr>
            <w:noProof/>
            <w:webHidden/>
          </w:rPr>
          <w:fldChar w:fldCharType="separate"/>
        </w:r>
        <w:r w:rsidR="006B6EF3">
          <w:rPr>
            <w:noProof/>
            <w:webHidden/>
          </w:rPr>
          <w:t>69</w:t>
        </w:r>
        <w:r w:rsidR="000428D0" w:rsidRPr="000428D0">
          <w:rPr>
            <w:noProof/>
            <w:webHidden/>
          </w:rPr>
          <w:fldChar w:fldCharType="end"/>
        </w:r>
      </w:hyperlink>
    </w:p>
    <w:p w14:paraId="074DB262" w14:textId="77777777" w:rsidR="000428D0" w:rsidRPr="000428D0" w:rsidRDefault="00490A94" w:rsidP="000428D0">
      <w:pPr>
        <w:pStyle w:val="TableofFigures"/>
        <w:tabs>
          <w:tab w:val="right" w:leader="dot" w:pos="8267"/>
        </w:tabs>
        <w:spacing w:line="480" w:lineRule="auto"/>
        <w:rPr>
          <w:rFonts w:asciiTheme="minorHAnsi" w:eastAsiaTheme="minorEastAsia" w:hAnsiTheme="minorHAnsi"/>
          <w:noProof/>
          <w:sz w:val="22"/>
          <w:lang w:eastAsia="es-EC"/>
        </w:rPr>
      </w:pPr>
      <w:hyperlink w:anchor="_Toc414973943" w:history="1">
        <w:r w:rsidR="000428D0" w:rsidRPr="000428D0">
          <w:rPr>
            <w:rStyle w:val="Hyperlink"/>
            <w:noProof/>
          </w:rPr>
          <w:t>Tabla 3.3: Definición conceptual y operacional de las variables de estudio.</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_Toc414973943 \h </w:instrText>
        </w:r>
        <w:r w:rsidR="000428D0" w:rsidRPr="000428D0">
          <w:rPr>
            <w:noProof/>
            <w:webHidden/>
          </w:rPr>
        </w:r>
        <w:r w:rsidR="000428D0" w:rsidRPr="000428D0">
          <w:rPr>
            <w:noProof/>
            <w:webHidden/>
          </w:rPr>
          <w:fldChar w:fldCharType="separate"/>
        </w:r>
        <w:r w:rsidR="006B6EF3">
          <w:rPr>
            <w:noProof/>
            <w:webHidden/>
          </w:rPr>
          <w:t>94</w:t>
        </w:r>
        <w:r w:rsidR="000428D0" w:rsidRPr="000428D0">
          <w:rPr>
            <w:noProof/>
            <w:webHidden/>
          </w:rPr>
          <w:fldChar w:fldCharType="end"/>
        </w:r>
      </w:hyperlink>
    </w:p>
    <w:p w14:paraId="4AC10835" w14:textId="77777777" w:rsidR="000428D0" w:rsidRPr="000428D0" w:rsidRDefault="00490A94" w:rsidP="000428D0">
      <w:pPr>
        <w:pStyle w:val="TableofFigures"/>
        <w:tabs>
          <w:tab w:val="right" w:leader="dot" w:pos="8267"/>
        </w:tabs>
        <w:spacing w:line="480" w:lineRule="auto"/>
        <w:rPr>
          <w:rFonts w:asciiTheme="minorHAnsi" w:eastAsiaTheme="minorEastAsia" w:hAnsiTheme="minorHAnsi"/>
          <w:noProof/>
          <w:sz w:val="22"/>
          <w:lang w:eastAsia="es-EC"/>
        </w:rPr>
      </w:pPr>
      <w:hyperlink w:anchor="_Toc414973944" w:history="1">
        <w:r w:rsidR="000428D0" w:rsidRPr="000428D0">
          <w:rPr>
            <w:rStyle w:val="Hyperlink"/>
            <w:noProof/>
          </w:rPr>
          <w:t>Tabla 4.1: Costos locales de implementación de la solución colaborativa propuesta</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_Toc414973944 \h </w:instrText>
        </w:r>
        <w:r w:rsidR="000428D0" w:rsidRPr="000428D0">
          <w:rPr>
            <w:noProof/>
            <w:webHidden/>
          </w:rPr>
        </w:r>
        <w:r w:rsidR="000428D0" w:rsidRPr="000428D0">
          <w:rPr>
            <w:noProof/>
            <w:webHidden/>
          </w:rPr>
          <w:fldChar w:fldCharType="separate"/>
        </w:r>
        <w:r w:rsidR="006B6EF3">
          <w:rPr>
            <w:noProof/>
            <w:webHidden/>
          </w:rPr>
          <w:t>115</w:t>
        </w:r>
        <w:r w:rsidR="000428D0" w:rsidRPr="000428D0">
          <w:rPr>
            <w:noProof/>
            <w:webHidden/>
          </w:rPr>
          <w:fldChar w:fldCharType="end"/>
        </w:r>
      </w:hyperlink>
    </w:p>
    <w:p w14:paraId="6A64B257" w14:textId="77777777" w:rsidR="000428D0" w:rsidRPr="000428D0" w:rsidRDefault="00490A94" w:rsidP="000428D0">
      <w:pPr>
        <w:pStyle w:val="TableofFigures"/>
        <w:tabs>
          <w:tab w:val="right" w:leader="dot" w:pos="8267"/>
        </w:tabs>
        <w:spacing w:line="480" w:lineRule="auto"/>
        <w:rPr>
          <w:rFonts w:asciiTheme="minorHAnsi" w:eastAsiaTheme="minorEastAsia" w:hAnsiTheme="minorHAnsi"/>
          <w:noProof/>
          <w:sz w:val="22"/>
          <w:lang w:eastAsia="es-EC"/>
        </w:rPr>
      </w:pPr>
      <w:hyperlink w:anchor="_Toc414973945" w:history="1">
        <w:r w:rsidR="000428D0" w:rsidRPr="000428D0">
          <w:rPr>
            <w:rStyle w:val="Hyperlink"/>
            <w:noProof/>
          </w:rPr>
          <w:t>Tabla 5.1: Resumen  resultados de las variables medidas en experimentación con profesores.</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_Toc414973945 \h </w:instrText>
        </w:r>
        <w:r w:rsidR="000428D0" w:rsidRPr="000428D0">
          <w:rPr>
            <w:noProof/>
            <w:webHidden/>
          </w:rPr>
        </w:r>
        <w:r w:rsidR="000428D0" w:rsidRPr="000428D0">
          <w:rPr>
            <w:noProof/>
            <w:webHidden/>
          </w:rPr>
          <w:fldChar w:fldCharType="separate"/>
        </w:r>
        <w:r w:rsidR="006B6EF3">
          <w:rPr>
            <w:noProof/>
            <w:webHidden/>
          </w:rPr>
          <w:t>121</w:t>
        </w:r>
        <w:r w:rsidR="000428D0" w:rsidRPr="000428D0">
          <w:rPr>
            <w:noProof/>
            <w:webHidden/>
          </w:rPr>
          <w:fldChar w:fldCharType="end"/>
        </w:r>
      </w:hyperlink>
    </w:p>
    <w:p w14:paraId="341AB2AF" w14:textId="77777777" w:rsidR="000428D0" w:rsidRPr="000428D0" w:rsidRDefault="00490A94" w:rsidP="000428D0">
      <w:pPr>
        <w:pStyle w:val="TableofFigures"/>
        <w:tabs>
          <w:tab w:val="right" w:leader="dot" w:pos="8267"/>
        </w:tabs>
        <w:spacing w:line="480" w:lineRule="auto"/>
        <w:rPr>
          <w:rFonts w:asciiTheme="minorHAnsi" w:eastAsiaTheme="minorEastAsia" w:hAnsiTheme="minorHAnsi"/>
          <w:noProof/>
          <w:sz w:val="22"/>
          <w:lang w:eastAsia="es-EC"/>
        </w:rPr>
      </w:pPr>
      <w:hyperlink w:anchor="_Toc414973946" w:history="1">
        <w:r w:rsidR="000428D0" w:rsidRPr="000428D0">
          <w:rPr>
            <w:rStyle w:val="Hyperlink"/>
            <w:noProof/>
          </w:rPr>
          <w:t>Tabla 5.2: Resumen de resultados intra-grupos de las variables medidas en experimentación 1 con estudiantes en el pre-test–post-test</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_Toc414973946 \h </w:instrText>
        </w:r>
        <w:r w:rsidR="000428D0" w:rsidRPr="000428D0">
          <w:rPr>
            <w:noProof/>
            <w:webHidden/>
          </w:rPr>
        </w:r>
        <w:r w:rsidR="000428D0" w:rsidRPr="000428D0">
          <w:rPr>
            <w:noProof/>
            <w:webHidden/>
          </w:rPr>
          <w:fldChar w:fldCharType="separate"/>
        </w:r>
        <w:r w:rsidR="006B6EF3">
          <w:rPr>
            <w:noProof/>
            <w:webHidden/>
          </w:rPr>
          <w:t>124</w:t>
        </w:r>
        <w:r w:rsidR="000428D0" w:rsidRPr="000428D0">
          <w:rPr>
            <w:noProof/>
            <w:webHidden/>
          </w:rPr>
          <w:fldChar w:fldCharType="end"/>
        </w:r>
      </w:hyperlink>
    </w:p>
    <w:p w14:paraId="7F45BFCF" w14:textId="77777777" w:rsidR="000428D0" w:rsidRPr="000428D0" w:rsidRDefault="00490A94" w:rsidP="000428D0">
      <w:pPr>
        <w:pStyle w:val="TableofFigures"/>
        <w:tabs>
          <w:tab w:val="right" w:leader="dot" w:pos="8267"/>
        </w:tabs>
        <w:spacing w:line="480" w:lineRule="auto"/>
        <w:rPr>
          <w:rFonts w:asciiTheme="minorHAnsi" w:eastAsiaTheme="minorEastAsia" w:hAnsiTheme="minorHAnsi"/>
          <w:noProof/>
          <w:sz w:val="22"/>
          <w:lang w:eastAsia="es-EC"/>
        </w:rPr>
      </w:pPr>
      <w:hyperlink w:anchor="_Toc414973947" w:history="1">
        <w:r w:rsidR="000428D0" w:rsidRPr="000428D0">
          <w:rPr>
            <w:rStyle w:val="Hyperlink"/>
            <w:noProof/>
          </w:rPr>
          <w:t>Tabla 5.3: Resumen de resultados intra-grupos de las variables medidas en experimentación 2 con estudiantes en el pre-test–post-test</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_Toc414973947 \h </w:instrText>
        </w:r>
        <w:r w:rsidR="000428D0" w:rsidRPr="000428D0">
          <w:rPr>
            <w:noProof/>
            <w:webHidden/>
          </w:rPr>
        </w:r>
        <w:r w:rsidR="000428D0" w:rsidRPr="000428D0">
          <w:rPr>
            <w:noProof/>
            <w:webHidden/>
          </w:rPr>
          <w:fldChar w:fldCharType="separate"/>
        </w:r>
        <w:r w:rsidR="006B6EF3">
          <w:rPr>
            <w:noProof/>
            <w:webHidden/>
          </w:rPr>
          <w:t>124</w:t>
        </w:r>
        <w:r w:rsidR="000428D0" w:rsidRPr="000428D0">
          <w:rPr>
            <w:noProof/>
            <w:webHidden/>
          </w:rPr>
          <w:fldChar w:fldCharType="end"/>
        </w:r>
      </w:hyperlink>
    </w:p>
    <w:p w14:paraId="1F820E1E" w14:textId="4730C7B8" w:rsidR="00797D62" w:rsidRDefault="00490A94" w:rsidP="000428D0">
      <w:pPr>
        <w:pStyle w:val="TableofFigures"/>
        <w:tabs>
          <w:tab w:val="right" w:leader="dot" w:pos="8267"/>
        </w:tabs>
        <w:spacing w:line="480" w:lineRule="auto"/>
        <w:rPr>
          <w:rFonts w:eastAsia="Times New Roman" w:cs="Arial"/>
          <w:b/>
          <w:bCs/>
          <w:color w:val="000000"/>
          <w:sz w:val="44"/>
          <w:szCs w:val="23"/>
          <w:lang w:eastAsia="es-EC"/>
        </w:rPr>
      </w:pPr>
      <w:hyperlink w:anchor="_Toc414973948" w:history="1">
        <w:r w:rsidR="000428D0" w:rsidRPr="000428D0">
          <w:rPr>
            <w:rStyle w:val="Hyperlink"/>
            <w:noProof/>
          </w:rPr>
          <w:t>Tabla 5.4: Resumen de resultados entre grupos de las variables medidas en experimentación con estudiantes en el experimento 1 y 2.</w:t>
        </w:r>
        <w:r w:rsidR="000428D0" w:rsidRPr="000428D0">
          <w:rPr>
            <w:noProof/>
            <w:webHidden/>
          </w:rPr>
          <w:tab/>
        </w:r>
        <w:r w:rsidR="000428D0" w:rsidRPr="000428D0">
          <w:rPr>
            <w:noProof/>
            <w:webHidden/>
          </w:rPr>
          <w:fldChar w:fldCharType="begin"/>
        </w:r>
        <w:r w:rsidR="000428D0" w:rsidRPr="000428D0">
          <w:rPr>
            <w:noProof/>
            <w:webHidden/>
          </w:rPr>
          <w:instrText xml:space="preserve"> PAGEREF _Toc414973948 \h </w:instrText>
        </w:r>
        <w:r w:rsidR="000428D0" w:rsidRPr="000428D0">
          <w:rPr>
            <w:noProof/>
            <w:webHidden/>
          </w:rPr>
        </w:r>
        <w:r w:rsidR="000428D0" w:rsidRPr="000428D0">
          <w:rPr>
            <w:noProof/>
            <w:webHidden/>
          </w:rPr>
          <w:fldChar w:fldCharType="separate"/>
        </w:r>
        <w:r w:rsidR="006B6EF3">
          <w:rPr>
            <w:noProof/>
            <w:webHidden/>
          </w:rPr>
          <w:t>132</w:t>
        </w:r>
        <w:r w:rsidR="000428D0" w:rsidRPr="000428D0">
          <w:rPr>
            <w:noProof/>
            <w:webHidden/>
          </w:rPr>
          <w:fldChar w:fldCharType="end"/>
        </w:r>
      </w:hyperlink>
      <w:r w:rsidR="000428D0">
        <w:fldChar w:fldCharType="end"/>
      </w:r>
      <w:r w:rsidR="00797D62">
        <w:br w:type="page"/>
      </w:r>
    </w:p>
    <w:p w14:paraId="5B644D78" w14:textId="0410AE2E" w:rsidR="00797D62" w:rsidRDefault="00797D62" w:rsidP="00E1764B">
      <w:pPr>
        <w:pStyle w:val="TitulosPrimerasPaginas"/>
      </w:pPr>
      <w:bookmarkStart w:id="26" w:name="_Toc414964201"/>
      <w:r>
        <w:t>ÍNDICE DE FIGURAS</w:t>
      </w:r>
      <w:bookmarkEnd w:id="26"/>
    </w:p>
    <w:p w14:paraId="77A34385" w14:textId="04858ACC" w:rsidR="00BB6BF7" w:rsidRPr="006B6EF3" w:rsidRDefault="00974B55" w:rsidP="006B6EF3">
      <w:pPr>
        <w:pStyle w:val="TableofFigures"/>
        <w:tabs>
          <w:tab w:val="right" w:leader="dot" w:pos="8267"/>
        </w:tabs>
        <w:spacing w:line="480" w:lineRule="auto"/>
        <w:rPr>
          <w:rFonts w:asciiTheme="minorHAnsi" w:eastAsiaTheme="minorEastAsia" w:hAnsiTheme="minorHAnsi"/>
          <w:noProof/>
          <w:sz w:val="22"/>
          <w:lang w:eastAsia="es-EC"/>
        </w:rPr>
      </w:pPr>
      <w:r>
        <w:fldChar w:fldCharType="begin"/>
      </w:r>
      <w:r>
        <w:instrText xml:space="preserve"> TOC \h \z \t "Figuras" \c </w:instrText>
      </w:r>
      <w:r>
        <w:fldChar w:fldCharType="separate"/>
      </w:r>
      <w:hyperlink w:anchor="_Toc414976434" w:history="1">
        <w:r w:rsidR="00BB6BF7" w:rsidRPr="006B6EF3">
          <w:rPr>
            <w:rStyle w:val="Hyperlink"/>
            <w:noProof/>
          </w:rPr>
          <w:t xml:space="preserve">Figura 1.1: Esquema de la solución de trabajo grupal Collaid </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_Toc414976434 \h </w:instrText>
        </w:r>
        <w:r w:rsidR="00BB6BF7" w:rsidRPr="006B6EF3">
          <w:rPr>
            <w:noProof/>
            <w:webHidden/>
          </w:rPr>
        </w:r>
        <w:r w:rsidR="00BB6BF7" w:rsidRPr="006B6EF3">
          <w:rPr>
            <w:noProof/>
            <w:webHidden/>
          </w:rPr>
          <w:fldChar w:fldCharType="separate"/>
        </w:r>
        <w:r w:rsidR="006B6EF3">
          <w:rPr>
            <w:noProof/>
            <w:webHidden/>
          </w:rPr>
          <w:t>21</w:t>
        </w:r>
        <w:r w:rsidR="00BB6BF7" w:rsidRPr="006B6EF3">
          <w:rPr>
            <w:noProof/>
            <w:webHidden/>
          </w:rPr>
          <w:fldChar w:fldCharType="end"/>
        </w:r>
      </w:hyperlink>
    </w:p>
    <w:p w14:paraId="4D624299" w14:textId="21ED85DB"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35" w:history="1">
        <w:r w:rsidR="00BB6BF7" w:rsidRPr="006B6EF3">
          <w:rPr>
            <w:rStyle w:val="Hyperlink"/>
            <w:noProof/>
          </w:rPr>
          <w:t>Figura 2.1: Fotografía de una pizarra interactiva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_Toc414976435 \h </w:instrText>
        </w:r>
        <w:r w:rsidR="00BB6BF7" w:rsidRPr="006B6EF3">
          <w:rPr>
            <w:noProof/>
            <w:webHidden/>
          </w:rPr>
        </w:r>
        <w:r w:rsidR="00BB6BF7" w:rsidRPr="006B6EF3">
          <w:rPr>
            <w:noProof/>
            <w:webHidden/>
          </w:rPr>
          <w:fldChar w:fldCharType="separate"/>
        </w:r>
        <w:r w:rsidR="006B6EF3">
          <w:rPr>
            <w:noProof/>
            <w:webHidden/>
          </w:rPr>
          <w:t>41</w:t>
        </w:r>
        <w:r w:rsidR="00BB6BF7" w:rsidRPr="006B6EF3">
          <w:rPr>
            <w:noProof/>
            <w:webHidden/>
          </w:rPr>
          <w:fldChar w:fldCharType="end"/>
        </w:r>
      </w:hyperlink>
    </w:p>
    <w:p w14:paraId="4DA1B608" w14:textId="3034E805"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36" w:history="1">
        <w:r w:rsidR="00BB6BF7" w:rsidRPr="006B6EF3">
          <w:rPr>
            <w:rStyle w:val="Hyperlink"/>
            <w:noProof/>
          </w:rPr>
          <w:t>Figura 2.2: Ejemplo de una mesa interactiva o tabletop:</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_Toc414976436 \h </w:instrText>
        </w:r>
        <w:r w:rsidR="00BB6BF7" w:rsidRPr="006B6EF3">
          <w:rPr>
            <w:noProof/>
            <w:webHidden/>
          </w:rPr>
        </w:r>
        <w:r w:rsidR="00BB6BF7" w:rsidRPr="006B6EF3">
          <w:rPr>
            <w:noProof/>
            <w:webHidden/>
          </w:rPr>
          <w:fldChar w:fldCharType="separate"/>
        </w:r>
        <w:r w:rsidR="006B6EF3">
          <w:rPr>
            <w:noProof/>
            <w:webHidden/>
          </w:rPr>
          <w:t>42</w:t>
        </w:r>
        <w:r w:rsidR="00BB6BF7" w:rsidRPr="006B6EF3">
          <w:rPr>
            <w:noProof/>
            <w:webHidden/>
          </w:rPr>
          <w:fldChar w:fldCharType="end"/>
        </w:r>
      </w:hyperlink>
    </w:p>
    <w:p w14:paraId="2767474B" w14:textId="62181376"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38" w:history="1">
        <w:r w:rsidR="00BB6BF7" w:rsidRPr="006B6EF3">
          <w:rPr>
            <w:rStyle w:val="Hyperlink"/>
            <w:noProof/>
          </w:rPr>
          <w:t>Figura 2.3: Dispositivo de seguimiento óptico Flex3 Optitrack</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_Toc414976438 \h </w:instrText>
        </w:r>
        <w:r w:rsidR="00BB6BF7" w:rsidRPr="006B6EF3">
          <w:rPr>
            <w:noProof/>
            <w:webHidden/>
          </w:rPr>
        </w:r>
        <w:r w:rsidR="00BB6BF7" w:rsidRPr="006B6EF3">
          <w:rPr>
            <w:noProof/>
            <w:webHidden/>
          </w:rPr>
          <w:fldChar w:fldCharType="separate"/>
        </w:r>
        <w:r w:rsidR="006B6EF3">
          <w:rPr>
            <w:noProof/>
            <w:webHidden/>
          </w:rPr>
          <w:t>46</w:t>
        </w:r>
        <w:r w:rsidR="00BB6BF7" w:rsidRPr="006B6EF3">
          <w:rPr>
            <w:noProof/>
            <w:webHidden/>
          </w:rPr>
          <w:fldChar w:fldCharType="end"/>
        </w:r>
      </w:hyperlink>
    </w:p>
    <w:p w14:paraId="4026C3E4" w14:textId="6646ABCB"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39" w:history="1">
        <w:r w:rsidR="00BB6BF7" w:rsidRPr="006B6EF3">
          <w:rPr>
            <w:rStyle w:val="Hyperlink"/>
            <w:noProof/>
          </w:rPr>
          <w:t>Figura 2.4: Esquema de solución  y forma de interacción de MindMap</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_Toc414976439 \h </w:instrText>
        </w:r>
        <w:r w:rsidR="00BB6BF7" w:rsidRPr="006B6EF3">
          <w:rPr>
            <w:noProof/>
            <w:webHidden/>
          </w:rPr>
        </w:r>
        <w:r w:rsidR="00BB6BF7" w:rsidRPr="006B6EF3">
          <w:rPr>
            <w:noProof/>
            <w:webHidden/>
          </w:rPr>
          <w:fldChar w:fldCharType="separate"/>
        </w:r>
        <w:r w:rsidR="006B6EF3">
          <w:rPr>
            <w:noProof/>
            <w:webHidden/>
          </w:rPr>
          <w:t>57</w:t>
        </w:r>
        <w:r w:rsidR="00BB6BF7" w:rsidRPr="006B6EF3">
          <w:rPr>
            <w:noProof/>
            <w:webHidden/>
          </w:rPr>
          <w:fldChar w:fldCharType="end"/>
        </w:r>
      </w:hyperlink>
    </w:p>
    <w:p w14:paraId="2A35CBC9" w14:textId="4F18E8B2"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40" w:history="1">
        <w:r w:rsidR="00BB6BF7" w:rsidRPr="006B6EF3">
          <w:rPr>
            <w:rStyle w:val="Hyperlink"/>
            <w:noProof/>
          </w:rPr>
          <w:t>Figura 2.5: Esquema de la solución TATIN-PIC</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_Toc414976440 \h </w:instrText>
        </w:r>
        <w:r w:rsidR="00BB6BF7" w:rsidRPr="006B6EF3">
          <w:rPr>
            <w:noProof/>
            <w:webHidden/>
          </w:rPr>
        </w:r>
        <w:r w:rsidR="00BB6BF7" w:rsidRPr="006B6EF3">
          <w:rPr>
            <w:noProof/>
            <w:webHidden/>
          </w:rPr>
          <w:fldChar w:fldCharType="separate"/>
        </w:r>
        <w:r w:rsidR="006B6EF3">
          <w:rPr>
            <w:noProof/>
            <w:webHidden/>
          </w:rPr>
          <w:t>60</w:t>
        </w:r>
        <w:r w:rsidR="00BB6BF7" w:rsidRPr="006B6EF3">
          <w:rPr>
            <w:noProof/>
            <w:webHidden/>
          </w:rPr>
          <w:fldChar w:fldCharType="end"/>
        </w:r>
      </w:hyperlink>
    </w:p>
    <w:p w14:paraId="6CD79C35"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41" w:history="1">
        <w:r w:rsidR="00BB6BF7" w:rsidRPr="006B6EF3">
          <w:rPr>
            <w:rStyle w:val="Hyperlink"/>
            <w:noProof/>
          </w:rPr>
          <w:t>Figura 3.1: Diagrama de casos de uso del sistema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_Toc414976441 \h </w:instrText>
        </w:r>
        <w:r w:rsidR="00BB6BF7" w:rsidRPr="006B6EF3">
          <w:rPr>
            <w:noProof/>
            <w:webHidden/>
          </w:rPr>
        </w:r>
        <w:r w:rsidR="00BB6BF7" w:rsidRPr="006B6EF3">
          <w:rPr>
            <w:noProof/>
            <w:webHidden/>
          </w:rPr>
          <w:fldChar w:fldCharType="separate"/>
        </w:r>
        <w:r w:rsidR="006B6EF3">
          <w:rPr>
            <w:noProof/>
            <w:webHidden/>
          </w:rPr>
          <w:t>76</w:t>
        </w:r>
        <w:r w:rsidR="00BB6BF7" w:rsidRPr="006B6EF3">
          <w:rPr>
            <w:noProof/>
            <w:webHidden/>
          </w:rPr>
          <w:fldChar w:fldCharType="end"/>
        </w:r>
      </w:hyperlink>
    </w:p>
    <w:p w14:paraId="26909451"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42" w:history="1">
        <w:r w:rsidR="00BB6BF7" w:rsidRPr="006B6EF3">
          <w:rPr>
            <w:rStyle w:val="Hyperlink"/>
            <w:noProof/>
          </w:rPr>
          <w:t>Figura 3.2: Diseño lógico del sistema propuesto.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_Toc414976442 \h </w:instrText>
        </w:r>
        <w:r w:rsidR="00BB6BF7" w:rsidRPr="006B6EF3">
          <w:rPr>
            <w:noProof/>
            <w:webHidden/>
          </w:rPr>
        </w:r>
        <w:r w:rsidR="00BB6BF7" w:rsidRPr="006B6EF3">
          <w:rPr>
            <w:noProof/>
            <w:webHidden/>
          </w:rPr>
          <w:fldChar w:fldCharType="separate"/>
        </w:r>
        <w:r w:rsidR="006B6EF3">
          <w:rPr>
            <w:noProof/>
            <w:webHidden/>
          </w:rPr>
          <w:t>82</w:t>
        </w:r>
        <w:r w:rsidR="00BB6BF7" w:rsidRPr="006B6EF3">
          <w:rPr>
            <w:noProof/>
            <w:webHidden/>
          </w:rPr>
          <w:fldChar w:fldCharType="end"/>
        </w:r>
      </w:hyperlink>
    </w:p>
    <w:p w14:paraId="1396B308"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43" w:history="1">
        <w:r w:rsidR="00BB6BF7" w:rsidRPr="006B6EF3">
          <w:rPr>
            <w:rStyle w:val="Hyperlink"/>
            <w:noProof/>
          </w:rPr>
          <w:t>Figura 3.3: Esquema físico de la solución de superficie colaborativa propuesta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_Toc414976443 \h </w:instrText>
        </w:r>
        <w:r w:rsidR="00BB6BF7" w:rsidRPr="006B6EF3">
          <w:rPr>
            <w:noProof/>
            <w:webHidden/>
          </w:rPr>
        </w:r>
        <w:r w:rsidR="00BB6BF7" w:rsidRPr="006B6EF3">
          <w:rPr>
            <w:noProof/>
            <w:webHidden/>
          </w:rPr>
          <w:fldChar w:fldCharType="separate"/>
        </w:r>
        <w:r w:rsidR="006B6EF3">
          <w:rPr>
            <w:noProof/>
            <w:webHidden/>
          </w:rPr>
          <w:t>83</w:t>
        </w:r>
        <w:r w:rsidR="00BB6BF7" w:rsidRPr="006B6EF3">
          <w:rPr>
            <w:noProof/>
            <w:webHidden/>
          </w:rPr>
          <w:fldChar w:fldCharType="end"/>
        </w:r>
      </w:hyperlink>
    </w:p>
    <w:p w14:paraId="175EF7F3"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44" w:history="1">
        <w:r w:rsidR="00BB6BF7" w:rsidRPr="006B6EF3">
          <w:rPr>
            <w:rStyle w:val="Hyperlink"/>
            <w:noProof/>
          </w:rPr>
          <w:t>Figura 3.4: Diagrama de componentes de la solución propuesta.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_Toc414976444 \h </w:instrText>
        </w:r>
        <w:r w:rsidR="00BB6BF7" w:rsidRPr="006B6EF3">
          <w:rPr>
            <w:noProof/>
            <w:webHidden/>
          </w:rPr>
        </w:r>
        <w:r w:rsidR="00BB6BF7" w:rsidRPr="006B6EF3">
          <w:rPr>
            <w:noProof/>
            <w:webHidden/>
          </w:rPr>
          <w:fldChar w:fldCharType="separate"/>
        </w:r>
        <w:r w:rsidR="006B6EF3">
          <w:rPr>
            <w:noProof/>
            <w:webHidden/>
          </w:rPr>
          <w:t>85</w:t>
        </w:r>
        <w:r w:rsidR="00BB6BF7" w:rsidRPr="006B6EF3">
          <w:rPr>
            <w:noProof/>
            <w:webHidden/>
          </w:rPr>
          <w:fldChar w:fldCharType="end"/>
        </w:r>
      </w:hyperlink>
    </w:p>
    <w:p w14:paraId="315AE80A"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45" w:history="1">
        <w:r w:rsidR="00BB6BF7" w:rsidRPr="006B6EF3">
          <w:rPr>
            <w:rStyle w:val="Hyperlink"/>
            <w:noProof/>
          </w:rPr>
          <w:t>Figura 3.5: Modelo de clases utilizadas por el componente de visualización y control colaborativo.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_Toc414976445 \h </w:instrText>
        </w:r>
        <w:r w:rsidR="00BB6BF7" w:rsidRPr="006B6EF3">
          <w:rPr>
            <w:noProof/>
            <w:webHidden/>
          </w:rPr>
        </w:r>
        <w:r w:rsidR="00BB6BF7" w:rsidRPr="006B6EF3">
          <w:rPr>
            <w:noProof/>
            <w:webHidden/>
          </w:rPr>
          <w:fldChar w:fldCharType="separate"/>
        </w:r>
        <w:r w:rsidR="006B6EF3">
          <w:rPr>
            <w:noProof/>
            <w:webHidden/>
          </w:rPr>
          <w:t>87</w:t>
        </w:r>
        <w:r w:rsidR="00BB6BF7" w:rsidRPr="006B6EF3">
          <w:rPr>
            <w:noProof/>
            <w:webHidden/>
          </w:rPr>
          <w:fldChar w:fldCharType="end"/>
        </w:r>
      </w:hyperlink>
    </w:p>
    <w:p w14:paraId="07849B68"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46" w:history="1">
        <w:r w:rsidR="00BB6BF7" w:rsidRPr="006B6EF3">
          <w:rPr>
            <w:rStyle w:val="Hyperlink"/>
            <w:noProof/>
          </w:rPr>
          <w:t>Figura 3.6: Diagrama secuencia para la autenticación y realización de trazos sobre la superficie colaborativa del estudiante.</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_Toc414976446 \h </w:instrText>
        </w:r>
        <w:r w:rsidR="00BB6BF7" w:rsidRPr="006B6EF3">
          <w:rPr>
            <w:noProof/>
            <w:webHidden/>
          </w:rPr>
        </w:r>
        <w:r w:rsidR="00BB6BF7" w:rsidRPr="006B6EF3">
          <w:rPr>
            <w:noProof/>
            <w:webHidden/>
          </w:rPr>
          <w:fldChar w:fldCharType="separate"/>
        </w:r>
        <w:r w:rsidR="006B6EF3">
          <w:rPr>
            <w:noProof/>
            <w:webHidden/>
          </w:rPr>
          <w:t>88</w:t>
        </w:r>
        <w:r w:rsidR="00BB6BF7" w:rsidRPr="006B6EF3">
          <w:rPr>
            <w:noProof/>
            <w:webHidden/>
          </w:rPr>
          <w:fldChar w:fldCharType="end"/>
        </w:r>
      </w:hyperlink>
    </w:p>
    <w:p w14:paraId="054A9B1C"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47" w:history="1">
        <w:r w:rsidR="00BB6BF7" w:rsidRPr="006B6EF3">
          <w:rPr>
            <w:rStyle w:val="Hyperlink"/>
            <w:noProof/>
          </w:rPr>
          <w:t>Figura 3.7: Diagrama secuencia de la edición de objetos sobre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_Toc414976447 \h </w:instrText>
        </w:r>
        <w:r w:rsidR="00BB6BF7" w:rsidRPr="006B6EF3">
          <w:rPr>
            <w:noProof/>
            <w:webHidden/>
          </w:rPr>
        </w:r>
        <w:r w:rsidR="00BB6BF7" w:rsidRPr="006B6EF3">
          <w:rPr>
            <w:noProof/>
            <w:webHidden/>
          </w:rPr>
          <w:fldChar w:fldCharType="separate"/>
        </w:r>
        <w:r w:rsidR="006B6EF3">
          <w:rPr>
            <w:noProof/>
            <w:webHidden/>
          </w:rPr>
          <w:t>90</w:t>
        </w:r>
        <w:r w:rsidR="00BB6BF7" w:rsidRPr="006B6EF3">
          <w:rPr>
            <w:noProof/>
            <w:webHidden/>
          </w:rPr>
          <w:fldChar w:fldCharType="end"/>
        </w:r>
      </w:hyperlink>
    </w:p>
    <w:p w14:paraId="1A2D28BD"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48" w:history="1">
        <w:r w:rsidR="00BB6BF7" w:rsidRPr="006B6EF3">
          <w:rPr>
            <w:rStyle w:val="Hyperlink"/>
            <w:noProof/>
          </w:rPr>
          <w:t>Figura 3.8: Interacción con pluma sobre la superficie colaborativa para la creación de entidades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_Toc414976448 \h </w:instrText>
        </w:r>
        <w:r w:rsidR="00BB6BF7" w:rsidRPr="006B6EF3">
          <w:rPr>
            <w:noProof/>
            <w:webHidden/>
          </w:rPr>
        </w:r>
        <w:r w:rsidR="00BB6BF7" w:rsidRPr="006B6EF3">
          <w:rPr>
            <w:noProof/>
            <w:webHidden/>
          </w:rPr>
          <w:fldChar w:fldCharType="separate"/>
        </w:r>
        <w:r w:rsidR="006B6EF3">
          <w:rPr>
            <w:noProof/>
            <w:webHidden/>
          </w:rPr>
          <w:t>92</w:t>
        </w:r>
        <w:r w:rsidR="00BB6BF7" w:rsidRPr="006B6EF3">
          <w:rPr>
            <w:noProof/>
            <w:webHidden/>
          </w:rPr>
          <w:fldChar w:fldCharType="end"/>
        </w:r>
      </w:hyperlink>
    </w:p>
    <w:p w14:paraId="51808A8A"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49" w:history="1">
        <w:r w:rsidR="00BB6BF7" w:rsidRPr="006B6EF3">
          <w:rPr>
            <w:rStyle w:val="Hyperlink"/>
            <w:noProof/>
          </w:rPr>
          <w:t>Figura 3.9: Diseño de experimentación con profesores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_Toc414976449 \h </w:instrText>
        </w:r>
        <w:r w:rsidR="00BB6BF7" w:rsidRPr="006B6EF3">
          <w:rPr>
            <w:noProof/>
            <w:webHidden/>
          </w:rPr>
        </w:r>
        <w:r w:rsidR="00BB6BF7" w:rsidRPr="006B6EF3">
          <w:rPr>
            <w:noProof/>
            <w:webHidden/>
          </w:rPr>
          <w:fldChar w:fldCharType="separate"/>
        </w:r>
        <w:r w:rsidR="006B6EF3">
          <w:rPr>
            <w:noProof/>
            <w:webHidden/>
          </w:rPr>
          <w:t>96</w:t>
        </w:r>
        <w:r w:rsidR="00BB6BF7" w:rsidRPr="006B6EF3">
          <w:rPr>
            <w:noProof/>
            <w:webHidden/>
          </w:rPr>
          <w:fldChar w:fldCharType="end"/>
        </w:r>
      </w:hyperlink>
    </w:p>
    <w:p w14:paraId="4B4FAC98"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50" w:history="1">
        <w:r w:rsidR="00BB6BF7" w:rsidRPr="006B6EF3">
          <w:rPr>
            <w:rStyle w:val="Hyperlink"/>
            <w:noProof/>
          </w:rPr>
          <w:t>Figura 3.10: Diseño de experimentación con alumnos.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_Toc414976450 \h </w:instrText>
        </w:r>
        <w:r w:rsidR="00BB6BF7" w:rsidRPr="006B6EF3">
          <w:rPr>
            <w:noProof/>
            <w:webHidden/>
          </w:rPr>
        </w:r>
        <w:r w:rsidR="00BB6BF7" w:rsidRPr="006B6EF3">
          <w:rPr>
            <w:noProof/>
            <w:webHidden/>
          </w:rPr>
          <w:fldChar w:fldCharType="separate"/>
        </w:r>
        <w:r w:rsidR="006B6EF3">
          <w:rPr>
            <w:noProof/>
            <w:webHidden/>
          </w:rPr>
          <w:t>99</w:t>
        </w:r>
        <w:r w:rsidR="00BB6BF7" w:rsidRPr="006B6EF3">
          <w:rPr>
            <w:noProof/>
            <w:webHidden/>
          </w:rPr>
          <w:fldChar w:fldCharType="end"/>
        </w:r>
      </w:hyperlink>
    </w:p>
    <w:p w14:paraId="4A9D229A"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51" w:history="1">
        <w:r w:rsidR="00BB6BF7" w:rsidRPr="006B6EF3">
          <w:rPr>
            <w:rStyle w:val="Hyperlink"/>
            <w:noProof/>
          </w:rPr>
          <w:t>Figura 4.1: Implementación física de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_Toc414976451 \h </w:instrText>
        </w:r>
        <w:r w:rsidR="00BB6BF7" w:rsidRPr="006B6EF3">
          <w:rPr>
            <w:noProof/>
            <w:webHidden/>
          </w:rPr>
        </w:r>
        <w:r w:rsidR="00BB6BF7" w:rsidRPr="006B6EF3">
          <w:rPr>
            <w:noProof/>
            <w:webHidden/>
          </w:rPr>
          <w:fldChar w:fldCharType="separate"/>
        </w:r>
        <w:r w:rsidR="006B6EF3">
          <w:rPr>
            <w:noProof/>
            <w:webHidden/>
          </w:rPr>
          <w:t>104</w:t>
        </w:r>
        <w:r w:rsidR="00BB6BF7" w:rsidRPr="006B6EF3">
          <w:rPr>
            <w:noProof/>
            <w:webHidden/>
          </w:rPr>
          <w:fldChar w:fldCharType="end"/>
        </w:r>
      </w:hyperlink>
    </w:p>
    <w:p w14:paraId="0945508E"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52" w:history="1">
        <w:r w:rsidR="00BB6BF7" w:rsidRPr="006B6EF3">
          <w:rPr>
            <w:rStyle w:val="Hyperlink"/>
            <w:noProof/>
          </w:rPr>
          <w:t>Figura 4.2: Estudiantes realizando un modelo lógico utilizando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_Toc414976452 \h </w:instrText>
        </w:r>
        <w:r w:rsidR="00BB6BF7" w:rsidRPr="006B6EF3">
          <w:rPr>
            <w:noProof/>
            <w:webHidden/>
          </w:rPr>
        </w:r>
        <w:r w:rsidR="00BB6BF7" w:rsidRPr="006B6EF3">
          <w:rPr>
            <w:noProof/>
            <w:webHidden/>
          </w:rPr>
          <w:fldChar w:fldCharType="separate"/>
        </w:r>
        <w:r w:rsidR="006B6EF3">
          <w:rPr>
            <w:noProof/>
            <w:webHidden/>
          </w:rPr>
          <w:t>105</w:t>
        </w:r>
        <w:r w:rsidR="00BB6BF7" w:rsidRPr="006B6EF3">
          <w:rPr>
            <w:noProof/>
            <w:webHidden/>
          </w:rPr>
          <w:fldChar w:fldCharType="end"/>
        </w:r>
      </w:hyperlink>
    </w:p>
    <w:p w14:paraId="43300C8F"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53" w:history="1">
        <w:r w:rsidR="00BB6BF7" w:rsidRPr="006B6EF3">
          <w:rPr>
            <w:rStyle w:val="Hyperlink"/>
            <w:noProof/>
          </w:rPr>
          <w:t>Figura 4.3: Interacción con pluma sobre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_Toc414976453 \h </w:instrText>
        </w:r>
        <w:r w:rsidR="00BB6BF7" w:rsidRPr="006B6EF3">
          <w:rPr>
            <w:noProof/>
            <w:webHidden/>
          </w:rPr>
        </w:r>
        <w:r w:rsidR="00BB6BF7" w:rsidRPr="006B6EF3">
          <w:rPr>
            <w:noProof/>
            <w:webHidden/>
          </w:rPr>
          <w:fldChar w:fldCharType="separate"/>
        </w:r>
        <w:r w:rsidR="006B6EF3">
          <w:rPr>
            <w:noProof/>
            <w:webHidden/>
          </w:rPr>
          <w:t>108</w:t>
        </w:r>
        <w:r w:rsidR="00BB6BF7" w:rsidRPr="006B6EF3">
          <w:rPr>
            <w:noProof/>
            <w:webHidden/>
          </w:rPr>
          <w:fldChar w:fldCharType="end"/>
        </w:r>
      </w:hyperlink>
    </w:p>
    <w:p w14:paraId="255EB3E6"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54" w:history="1">
        <w:r w:rsidR="00BB6BF7" w:rsidRPr="006B6EF3">
          <w:rPr>
            <w:rStyle w:val="Hyperlink"/>
            <w:bCs/>
            <w:noProof/>
          </w:rPr>
          <w:t>Figura 4.4:</w:t>
        </w:r>
        <w:r w:rsidR="00BB6BF7" w:rsidRPr="006B6EF3">
          <w:rPr>
            <w:rStyle w:val="Hyperlink"/>
            <w:noProof/>
          </w:rPr>
          <w:t xml:space="preserve"> Controles de edición de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_Toc414976454 \h </w:instrText>
        </w:r>
        <w:r w:rsidR="00BB6BF7" w:rsidRPr="006B6EF3">
          <w:rPr>
            <w:noProof/>
            <w:webHidden/>
          </w:rPr>
        </w:r>
        <w:r w:rsidR="00BB6BF7" w:rsidRPr="006B6EF3">
          <w:rPr>
            <w:noProof/>
            <w:webHidden/>
          </w:rPr>
          <w:fldChar w:fldCharType="separate"/>
        </w:r>
        <w:r w:rsidR="006B6EF3">
          <w:rPr>
            <w:noProof/>
            <w:webHidden/>
          </w:rPr>
          <w:t>109</w:t>
        </w:r>
        <w:r w:rsidR="00BB6BF7" w:rsidRPr="006B6EF3">
          <w:rPr>
            <w:noProof/>
            <w:webHidden/>
          </w:rPr>
          <w:fldChar w:fldCharType="end"/>
        </w:r>
      </w:hyperlink>
    </w:p>
    <w:p w14:paraId="3D285240"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55" w:history="1">
        <w:r w:rsidR="00BB6BF7" w:rsidRPr="006B6EF3">
          <w:rPr>
            <w:rStyle w:val="Hyperlink"/>
            <w:noProof/>
          </w:rPr>
          <w:t>Figura 4.5: Semáforos indicadores de actividad</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_Toc414976455 \h </w:instrText>
        </w:r>
        <w:r w:rsidR="00BB6BF7" w:rsidRPr="006B6EF3">
          <w:rPr>
            <w:noProof/>
            <w:webHidden/>
          </w:rPr>
        </w:r>
        <w:r w:rsidR="00BB6BF7" w:rsidRPr="006B6EF3">
          <w:rPr>
            <w:noProof/>
            <w:webHidden/>
          </w:rPr>
          <w:fldChar w:fldCharType="separate"/>
        </w:r>
        <w:r w:rsidR="006B6EF3">
          <w:rPr>
            <w:noProof/>
            <w:webHidden/>
          </w:rPr>
          <w:t>109</w:t>
        </w:r>
        <w:r w:rsidR="00BB6BF7" w:rsidRPr="006B6EF3">
          <w:rPr>
            <w:noProof/>
            <w:webHidden/>
          </w:rPr>
          <w:fldChar w:fldCharType="end"/>
        </w:r>
      </w:hyperlink>
    </w:p>
    <w:p w14:paraId="4EE836F8"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56" w:history="1">
        <w:r w:rsidR="00BB6BF7" w:rsidRPr="006B6EF3">
          <w:rPr>
            <w:rStyle w:val="Hyperlink"/>
            <w:noProof/>
          </w:rPr>
          <w:t>Figura 4.6: Interfaz de monitoreo de trabajos para el profesor</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_Toc414976456 \h </w:instrText>
        </w:r>
        <w:r w:rsidR="00BB6BF7" w:rsidRPr="006B6EF3">
          <w:rPr>
            <w:noProof/>
            <w:webHidden/>
          </w:rPr>
        </w:r>
        <w:r w:rsidR="00BB6BF7" w:rsidRPr="006B6EF3">
          <w:rPr>
            <w:noProof/>
            <w:webHidden/>
          </w:rPr>
          <w:fldChar w:fldCharType="separate"/>
        </w:r>
        <w:r w:rsidR="006B6EF3">
          <w:rPr>
            <w:noProof/>
            <w:webHidden/>
          </w:rPr>
          <w:t>111</w:t>
        </w:r>
        <w:r w:rsidR="00BB6BF7" w:rsidRPr="006B6EF3">
          <w:rPr>
            <w:noProof/>
            <w:webHidden/>
          </w:rPr>
          <w:fldChar w:fldCharType="end"/>
        </w:r>
      </w:hyperlink>
    </w:p>
    <w:p w14:paraId="3D919A24"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57" w:history="1">
        <w:r w:rsidR="00BB6BF7" w:rsidRPr="006B6EF3">
          <w:rPr>
            <w:rStyle w:val="Hyperlink"/>
            <w:noProof/>
          </w:rPr>
          <w:t>Figura 4.7: Captura de trabajo colaborativo en la interfaz de monitoreo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_Toc414976457 \h </w:instrText>
        </w:r>
        <w:r w:rsidR="00BB6BF7" w:rsidRPr="006B6EF3">
          <w:rPr>
            <w:noProof/>
            <w:webHidden/>
          </w:rPr>
        </w:r>
        <w:r w:rsidR="00BB6BF7" w:rsidRPr="006B6EF3">
          <w:rPr>
            <w:noProof/>
            <w:webHidden/>
          </w:rPr>
          <w:fldChar w:fldCharType="separate"/>
        </w:r>
        <w:r w:rsidR="006B6EF3">
          <w:rPr>
            <w:noProof/>
            <w:webHidden/>
          </w:rPr>
          <w:t>112</w:t>
        </w:r>
        <w:r w:rsidR="00BB6BF7" w:rsidRPr="006B6EF3">
          <w:rPr>
            <w:noProof/>
            <w:webHidden/>
          </w:rPr>
          <w:fldChar w:fldCharType="end"/>
        </w:r>
      </w:hyperlink>
    </w:p>
    <w:p w14:paraId="15D32CF3"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58" w:history="1">
        <w:r w:rsidR="00BB6BF7" w:rsidRPr="006B6EF3">
          <w:rPr>
            <w:rStyle w:val="Hyperlink"/>
            <w:noProof/>
          </w:rPr>
          <w:t>Figura 4.8: Interacción con pluma sobre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_Toc414976458 \h </w:instrText>
        </w:r>
        <w:r w:rsidR="00BB6BF7" w:rsidRPr="006B6EF3">
          <w:rPr>
            <w:noProof/>
            <w:webHidden/>
          </w:rPr>
        </w:r>
        <w:r w:rsidR="00BB6BF7" w:rsidRPr="006B6EF3">
          <w:rPr>
            <w:noProof/>
            <w:webHidden/>
          </w:rPr>
          <w:fldChar w:fldCharType="separate"/>
        </w:r>
        <w:r w:rsidR="006B6EF3">
          <w:rPr>
            <w:noProof/>
            <w:webHidden/>
          </w:rPr>
          <w:t>112</w:t>
        </w:r>
        <w:r w:rsidR="00BB6BF7" w:rsidRPr="006B6EF3">
          <w:rPr>
            <w:noProof/>
            <w:webHidden/>
          </w:rPr>
          <w:fldChar w:fldCharType="end"/>
        </w:r>
      </w:hyperlink>
    </w:p>
    <w:p w14:paraId="61701FE5"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59" w:history="1">
        <w:r w:rsidR="00BB6BF7" w:rsidRPr="006B6EF3">
          <w:rPr>
            <w:rStyle w:val="Hyperlink"/>
            <w:noProof/>
          </w:rPr>
          <w:t>Figura 4.9: Interfaz de evaluación del profesor</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_Toc414976459 \h </w:instrText>
        </w:r>
        <w:r w:rsidR="00BB6BF7" w:rsidRPr="006B6EF3">
          <w:rPr>
            <w:noProof/>
            <w:webHidden/>
          </w:rPr>
        </w:r>
        <w:r w:rsidR="00BB6BF7" w:rsidRPr="006B6EF3">
          <w:rPr>
            <w:noProof/>
            <w:webHidden/>
          </w:rPr>
          <w:fldChar w:fldCharType="separate"/>
        </w:r>
        <w:r w:rsidR="006B6EF3">
          <w:rPr>
            <w:noProof/>
            <w:webHidden/>
          </w:rPr>
          <w:t>113</w:t>
        </w:r>
        <w:r w:rsidR="00BB6BF7" w:rsidRPr="006B6EF3">
          <w:rPr>
            <w:noProof/>
            <w:webHidden/>
          </w:rPr>
          <w:fldChar w:fldCharType="end"/>
        </w:r>
      </w:hyperlink>
    </w:p>
    <w:p w14:paraId="2584882F"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60" w:history="1">
        <w:r w:rsidR="00BB6BF7" w:rsidRPr="006B6EF3">
          <w:rPr>
            <w:rStyle w:val="Hyperlink"/>
            <w:noProof/>
          </w:rPr>
          <w:t>Figura 4.10: Información porcentual del total de contribuciones realizadas por cada alumno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_Toc414976460 \h </w:instrText>
        </w:r>
        <w:r w:rsidR="00BB6BF7" w:rsidRPr="006B6EF3">
          <w:rPr>
            <w:noProof/>
            <w:webHidden/>
          </w:rPr>
        </w:r>
        <w:r w:rsidR="00BB6BF7" w:rsidRPr="006B6EF3">
          <w:rPr>
            <w:noProof/>
            <w:webHidden/>
          </w:rPr>
          <w:fldChar w:fldCharType="separate"/>
        </w:r>
        <w:r w:rsidR="006B6EF3">
          <w:rPr>
            <w:noProof/>
            <w:webHidden/>
          </w:rPr>
          <w:t>114</w:t>
        </w:r>
        <w:r w:rsidR="00BB6BF7" w:rsidRPr="006B6EF3">
          <w:rPr>
            <w:noProof/>
            <w:webHidden/>
          </w:rPr>
          <w:fldChar w:fldCharType="end"/>
        </w:r>
      </w:hyperlink>
    </w:p>
    <w:p w14:paraId="68692D71"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61" w:history="1">
        <w:r w:rsidR="00BB6BF7" w:rsidRPr="006B6EF3">
          <w:rPr>
            <w:rStyle w:val="Hyperlink"/>
            <w:noProof/>
          </w:rPr>
          <w:t>Figura 5.1: Diagrama de cajas de las opiniones de facilidad de calificación individual de profesores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_Toc414976461 \h </w:instrText>
        </w:r>
        <w:r w:rsidR="00BB6BF7" w:rsidRPr="006B6EF3">
          <w:rPr>
            <w:noProof/>
            <w:webHidden/>
          </w:rPr>
        </w:r>
        <w:r w:rsidR="00BB6BF7" w:rsidRPr="006B6EF3">
          <w:rPr>
            <w:noProof/>
            <w:webHidden/>
          </w:rPr>
          <w:fldChar w:fldCharType="separate"/>
        </w:r>
        <w:r w:rsidR="006B6EF3">
          <w:rPr>
            <w:noProof/>
            <w:webHidden/>
          </w:rPr>
          <w:t>118</w:t>
        </w:r>
        <w:r w:rsidR="00BB6BF7" w:rsidRPr="006B6EF3">
          <w:rPr>
            <w:noProof/>
            <w:webHidden/>
          </w:rPr>
          <w:fldChar w:fldCharType="end"/>
        </w:r>
      </w:hyperlink>
    </w:p>
    <w:p w14:paraId="26013500"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62" w:history="1">
        <w:r w:rsidR="00BB6BF7" w:rsidRPr="006B6EF3">
          <w:rPr>
            <w:rStyle w:val="Hyperlink"/>
            <w:noProof/>
          </w:rPr>
          <w:t>Figura 5.2: Diagrama de cajas de las opiniones de facilidad de calificación grupal de profesores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_Toc414976462 \h </w:instrText>
        </w:r>
        <w:r w:rsidR="00BB6BF7" w:rsidRPr="006B6EF3">
          <w:rPr>
            <w:noProof/>
            <w:webHidden/>
          </w:rPr>
        </w:r>
        <w:r w:rsidR="00BB6BF7" w:rsidRPr="006B6EF3">
          <w:rPr>
            <w:noProof/>
            <w:webHidden/>
          </w:rPr>
          <w:fldChar w:fldCharType="separate"/>
        </w:r>
        <w:r w:rsidR="006B6EF3">
          <w:rPr>
            <w:noProof/>
            <w:webHidden/>
          </w:rPr>
          <w:t>119</w:t>
        </w:r>
        <w:r w:rsidR="00BB6BF7" w:rsidRPr="006B6EF3">
          <w:rPr>
            <w:noProof/>
            <w:webHidden/>
          </w:rPr>
          <w:fldChar w:fldCharType="end"/>
        </w:r>
      </w:hyperlink>
    </w:p>
    <w:p w14:paraId="175AF886"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63" w:history="1">
        <w:r w:rsidR="00BB6BF7" w:rsidRPr="006B6EF3">
          <w:rPr>
            <w:rStyle w:val="Hyperlink"/>
            <w:noProof/>
          </w:rPr>
          <w:t>Figura 5.3: Diagrama de cajas de las opiniones de profesores sobre equidad de carga de trabajo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_Toc414976463 \h </w:instrText>
        </w:r>
        <w:r w:rsidR="00BB6BF7" w:rsidRPr="006B6EF3">
          <w:rPr>
            <w:noProof/>
            <w:webHidden/>
          </w:rPr>
        </w:r>
        <w:r w:rsidR="00BB6BF7" w:rsidRPr="006B6EF3">
          <w:rPr>
            <w:noProof/>
            <w:webHidden/>
          </w:rPr>
          <w:fldChar w:fldCharType="separate"/>
        </w:r>
        <w:r w:rsidR="006B6EF3">
          <w:rPr>
            <w:noProof/>
            <w:webHidden/>
          </w:rPr>
          <w:t>120</w:t>
        </w:r>
        <w:r w:rsidR="00BB6BF7" w:rsidRPr="006B6EF3">
          <w:rPr>
            <w:noProof/>
            <w:webHidden/>
          </w:rPr>
          <w:fldChar w:fldCharType="end"/>
        </w:r>
      </w:hyperlink>
    </w:p>
    <w:p w14:paraId="17FCF703"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64" w:history="1">
        <w:r w:rsidR="00BB6BF7" w:rsidRPr="006B6EF3">
          <w:rPr>
            <w:rStyle w:val="Hyperlink"/>
            <w:noProof/>
          </w:rPr>
          <w:t>Figura 5.4: Diagrama de cajas de las opiniones de alumnos sobre equidad de carga de trabajo</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_Toc414976464 \h </w:instrText>
        </w:r>
        <w:r w:rsidR="00BB6BF7" w:rsidRPr="006B6EF3">
          <w:rPr>
            <w:noProof/>
            <w:webHidden/>
          </w:rPr>
        </w:r>
        <w:r w:rsidR="00BB6BF7" w:rsidRPr="006B6EF3">
          <w:rPr>
            <w:noProof/>
            <w:webHidden/>
          </w:rPr>
          <w:fldChar w:fldCharType="separate"/>
        </w:r>
        <w:r w:rsidR="006B6EF3">
          <w:rPr>
            <w:noProof/>
            <w:webHidden/>
          </w:rPr>
          <w:t>123</w:t>
        </w:r>
        <w:r w:rsidR="00BB6BF7" w:rsidRPr="006B6EF3">
          <w:rPr>
            <w:noProof/>
            <w:webHidden/>
          </w:rPr>
          <w:fldChar w:fldCharType="end"/>
        </w:r>
      </w:hyperlink>
    </w:p>
    <w:p w14:paraId="5E9CE8C2"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65" w:history="1">
        <w:r w:rsidR="00BB6BF7" w:rsidRPr="006B6EF3">
          <w:rPr>
            <w:rStyle w:val="Hyperlink"/>
            <w:noProof/>
          </w:rPr>
          <w:t>Figura 5.5: Diagrama de cajas de las opiniones de alumnos sobre capacidad de herramientas para reflejar aporte real</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_Toc414976465 \h </w:instrText>
        </w:r>
        <w:r w:rsidR="00BB6BF7" w:rsidRPr="006B6EF3">
          <w:rPr>
            <w:noProof/>
            <w:webHidden/>
          </w:rPr>
        </w:r>
        <w:r w:rsidR="00BB6BF7" w:rsidRPr="006B6EF3">
          <w:rPr>
            <w:noProof/>
            <w:webHidden/>
          </w:rPr>
          <w:fldChar w:fldCharType="separate"/>
        </w:r>
        <w:r w:rsidR="006B6EF3">
          <w:rPr>
            <w:noProof/>
            <w:webHidden/>
          </w:rPr>
          <w:t>126</w:t>
        </w:r>
        <w:r w:rsidR="00BB6BF7" w:rsidRPr="006B6EF3">
          <w:rPr>
            <w:noProof/>
            <w:webHidden/>
          </w:rPr>
          <w:fldChar w:fldCharType="end"/>
        </w:r>
      </w:hyperlink>
    </w:p>
    <w:p w14:paraId="449A3CEF"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66" w:history="1">
        <w:r w:rsidR="00BB6BF7" w:rsidRPr="006B6EF3">
          <w:rPr>
            <w:rStyle w:val="Hyperlink"/>
            <w:noProof/>
          </w:rPr>
          <w:t>Figura 5.6: Diagrama de cajas de la conformidad de estudiantes sobre calificaciones individuales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_Toc414976466 \h </w:instrText>
        </w:r>
        <w:r w:rsidR="00BB6BF7" w:rsidRPr="006B6EF3">
          <w:rPr>
            <w:noProof/>
            <w:webHidden/>
          </w:rPr>
        </w:r>
        <w:r w:rsidR="00BB6BF7" w:rsidRPr="006B6EF3">
          <w:rPr>
            <w:noProof/>
            <w:webHidden/>
          </w:rPr>
          <w:fldChar w:fldCharType="separate"/>
        </w:r>
        <w:r w:rsidR="006B6EF3">
          <w:rPr>
            <w:noProof/>
            <w:webHidden/>
          </w:rPr>
          <w:t>128</w:t>
        </w:r>
        <w:r w:rsidR="00BB6BF7" w:rsidRPr="006B6EF3">
          <w:rPr>
            <w:noProof/>
            <w:webHidden/>
          </w:rPr>
          <w:fldChar w:fldCharType="end"/>
        </w:r>
      </w:hyperlink>
    </w:p>
    <w:p w14:paraId="6C206A39"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67" w:history="1">
        <w:r w:rsidR="00BB6BF7" w:rsidRPr="006B6EF3">
          <w:rPr>
            <w:rStyle w:val="Hyperlink"/>
            <w:noProof/>
          </w:rPr>
          <w:t>Figura 5.7: Diagrama de cajas de la conformidad de estudiantes sobre calificaciones grupales</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_Toc414976467 \h </w:instrText>
        </w:r>
        <w:r w:rsidR="00BB6BF7" w:rsidRPr="006B6EF3">
          <w:rPr>
            <w:noProof/>
            <w:webHidden/>
          </w:rPr>
        </w:r>
        <w:r w:rsidR="00BB6BF7" w:rsidRPr="006B6EF3">
          <w:rPr>
            <w:noProof/>
            <w:webHidden/>
          </w:rPr>
          <w:fldChar w:fldCharType="separate"/>
        </w:r>
        <w:r w:rsidR="006B6EF3">
          <w:rPr>
            <w:noProof/>
            <w:webHidden/>
          </w:rPr>
          <w:t>130</w:t>
        </w:r>
        <w:r w:rsidR="00BB6BF7" w:rsidRPr="006B6EF3">
          <w:rPr>
            <w:noProof/>
            <w:webHidden/>
          </w:rPr>
          <w:fldChar w:fldCharType="end"/>
        </w:r>
      </w:hyperlink>
    </w:p>
    <w:p w14:paraId="3297FEE6"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68" w:history="1">
        <w:r w:rsidR="00BB6BF7" w:rsidRPr="006B6EF3">
          <w:rPr>
            <w:rStyle w:val="Hyperlink"/>
            <w:noProof/>
          </w:rPr>
          <w:t>Figura 5.8: Opinión de estudiantes acerca de la facilidad de uso de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_Toc414976468 \h </w:instrText>
        </w:r>
        <w:r w:rsidR="00BB6BF7" w:rsidRPr="006B6EF3">
          <w:rPr>
            <w:noProof/>
            <w:webHidden/>
          </w:rPr>
        </w:r>
        <w:r w:rsidR="00BB6BF7" w:rsidRPr="006B6EF3">
          <w:rPr>
            <w:noProof/>
            <w:webHidden/>
          </w:rPr>
          <w:fldChar w:fldCharType="separate"/>
        </w:r>
        <w:r w:rsidR="006B6EF3">
          <w:rPr>
            <w:noProof/>
            <w:webHidden/>
          </w:rPr>
          <w:t>134</w:t>
        </w:r>
        <w:r w:rsidR="00BB6BF7" w:rsidRPr="006B6EF3">
          <w:rPr>
            <w:noProof/>
            <w:webHidden/>
          </w:rPr>
          <w:fldChar w:fldCharType="end"/>
        </w:r>
      </w:hyperlink>
    </w:p>
    <w:p w14:paraId="0C1A9081" w14:textId="77777777" w:rsidR="00BB6BF7" w:rsidRPr="006B6EF3"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69" w:history="1">
        <w:r w:rsidR="00BB6BF7" w:rsidRPr="006B6EF3">
          <w:rPr>
            <w:rStyle w:val="Hyperlink"/>
            <w:noProof/>
          </w:rPr>
          <w:t>Figura 5.9: Opinión de los estudiantes acerca de satisfacción de uso de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_Toc414976469 \h </w:instrText>
        </w:r>
        <w:r w:rsidR="00BB6BF7" w:rsidRPr="006B6EF3">
          <w:rPr>
            <w:noProof/>
            <w:webHidden/>
          </w:rPr>
        </w:r>
        <w:r w:rsidR="00BB6BF7" w:rsidRPr="006B6EF3">
          <w:rPr>
            <w:noProof/>
            <w:webHidden/>
          </w:rPr>
          <w:fldChar w:fldCharType="separate"/>
        </w:r>
        <w:r w:rsidR="006B6EF3">
          <w:rPr>
            <w:noProof/>
            <w:webHidden/>
          </w:rPr>
          <w:t>135</w:t>
        </w:r>
        <w:r w:rsidR="00BB6BF7" w:rsidRPr="006B6EF3">
          <w:rPr>
            <w:noProof/>
            <w:webHidden/>
          </w:rPr>
          <w:fldChar w:fldCharType="end"/>
        </w:r>
      </w:hyperlink>
    </w:p>
    <w:p w14:paraId="72265B42" w14:textId="77777777" w:rsidR="00BB6BF7" w:rsidRDefault="00490A94" w:rsidP="006B6EF3">
      <w:pPr>
        <w:pStyle w:val="TableofFigures"/>
        <w:tabs>
          <w:tab w:val="right" w:leader="dot" w:pos="8267"/>
        </w:tabs>
        <w:spacing w:line="480" w:lineRule="auto"/>
        <w:rPr>
          <w:rFonts w:asciiTheme="minorHAnsi" w:eastAsiaTheme="minorEastAsia" w:hAnsiTheme="minorHAnsi"/>
          <w:noProof/>
          <w:sz w:val="22"/>
          <w:lang w:eastAsia="es-EC"/>
        </w:rPr>
      </w:pPr>
      <w:hyperlink w:anchor="_Toc414976470" w:history="1">
        <w:r w:rsidR="00BB6BF7" w:rsidRPr="006B6EF3">
          <w:rPr>
            <w:rStyle w:val="Hyperlink"/>
            <w:noProof/>
          </w:rPr>
          <w:t>Figura 5.10: Nivel de utilidad percibido por los estudiantes de la superficie colaborativa.</w:t>
        </w:r>
        <w:r w:rsidR="00BB6BF7" w:rsidRPr="006B6EF3">
          <w:rPr>
            <w:noProof/>
            <w:webHidden/>
          </w:rPr>
          <w:tab/>
        </w:r>
        <w:r w:rsidR="00BB6BF7" w:rsidRPr="006B6EF3">
          <w:rPr>
            <w:noProof/>
            <w:webHidden/>
          </w:rPr>
          <w:fldChar w:fldCharType="begin"/>
        </w:r>
        <w:r w:rsidR="00BB6BF7" w:rsidRPr="006B6EF3">
          <w:rPr>
            <w:noProof/>
            <w:webHidden/>
          </w:rPr>
          <w:instrText xml:space="preserve"> PAGEREF _Toc414976470 \h </w:instrText>
        </w:r>
        <w:r w:rsidR="00BB6BF7" w:rsidRPr="006B6EF3">
          <w:rPr>
            <w:noProof/>
            <w:webHidden/>
          </w:rPr>
        </w:r>
        <w:r w:rsidR="00BB6BF7" w:rsidRPr="006B6EF3">
          <w:rPr>
            <w:noProof/>
            <w:webHidden/>
          </w:rPr>
          <w:fldChar w:fldCharType="separate"/>
        </w:r>
        <w:r w:rsidR="006B6EF3">
          <w:rPr>
            <w:noProof/>
            <w:webHidden/>
          </w:rPr>
          <w:t>136</w:t>
        </w:r>
        <w:r w:rsidR="00BB6BF7" w:rsidRPr="006B6EF3">
          <w:rPr>
            <w:noProof/>
            <w:webHidden/>
          </w:rPr>
          <w:fldChar w:fldCharType="end"/>
        </w:r>
      </w:hyperlink>
    </w:p>
    <w:p w14:paraId="31FCD3C1" w14:textId="77777777" w:rsidR="00797D62" w:rsidRDefault="00974B55" w:rsidP="000428D0">
      <w:pPr>
        <w:pStyle w:val="NumeroCapitulo"/>
        <w:jc w:val="left"/>
      </w:pPr>
      <w:r>
        <w:fldChar w:fldCharType="end"/>
      </w:r>
    </w:p>
    <w:p w14:paraId="7F12F342" w14:textId="77777777" w:rsidR="00797D62" w:rsidRDefault="00797D62" w:rsidP="00797D62">
      <w:pPr>
        <w:rPr>
          <w:rFonts w:eastAsia="Times New Roman" w:cs="Arial"/>
          <w:b/>
          <w:bCs/>
          <w:color w:val="000000"/>
          <w:sz w:val="44"/>
          <w:szCs w:val="23"/>
          <w:lang w:eastAsia="es-EC"/>
        </w:rPr>
      </w:pPr>
      <w:r>
        <w:br w:type="page"/>
      </w:r>
    </w:p>
    <w:p w14:paraId="150B3A2B" w14:textId="6B3337E8" w:rsidR="00797D62" w:rsidRDefault="00797D62" w:rsidP="00E1764B">
      <w:pPr>
        <w:pStyle w:val="TitulosPrimerasPaginas"/>
      </w:pPr>
      <w:bookmarkStart w:id="27" w:name="_Toc414964202"/>
      <w:r>
        <w:t>INTRODUCCIÓN</w:t>
      </w:r>
      <w:bookmarkEnd w:id="27"/>
    </w:p>
    <w:p w14:paraId="31501DFD" w14:textId="77777777" w:rsidR="00377945" w:rsidRDefault="00377945" w:rsidP="000B5539">
      <w:pPr>
        <w:pStyle w:val="Texto"/>
        <w:ind w:left="0"/>
      </w:pPr>
    </w:p>
    <w:p w14:paraId="334CC235" w14:textId="1D186F4F" w:rsidR="00377945" w:rsidRDefault="00377945" w:rsidP="000B5539">
      <w:pPr>
        <w:pStyle w:val="Texto"/>
        <w:ind w:left="0"/>
      </w:pPr>
      <w:r>
        <w:t>Un aspecto de mucha importancia, que deben desarrollar los estudiantes a lo largo de su vida académica, son las habilidades para trabajar efectivamente de forma grupal. En la ingeniería en ciencias computacionales, el desarrollo de esta habilidad es crucial, puesto que el diseño de software es una tarea que generalmente requiere involucrar grupos pequeños o grandes de personas.</w:t>
      </w:r>
    </w:p>
    <w:p w14:paraId="0E451D66" w14:textId="77777777" w:rsidR="00A5130E" w:rsidRDefault="00A5130E" w:rsidP="000B5539">
      <w:pPr>
        <w:pStyle w:val="Texto"/>
        <w:ind w:left="0"/>
      </w:pPr>
    </w:p>
    <w:p w14:paraId="699B3EF6" w14:textId="4847827C" w:rsidR="00377945" w:rsidRDefault="00377945" w:rsidP="000B5539">
      <w:pPr>
        <w:pStyle w:val="Texto"/>
        <w:ind w:left="0"/>
      </w:pPr>
      <w:r>
        <w:t xml:space="preserve">En la actualidad, </w:t>
      </w:r>
      <w:ins w:id="28" w:author="Katherine Chiluiza" w:date="2015-03-29T17:30:00Z">
        <w:r w:rsidR="00490A94">
          <w:t xml:space="preserve">algunas </w:t>
        </w:r>
      </w:ins>
      <w:r>
        <w:t xml:space="preserve">herramientas han sido propuestas para asistir a </w:t>
      </w:r>
      <w:ins w:id="29" w:author="Katherine Chiluiza" w:date="2015-03-29T17:30:00Z">
        <w:r w:rsidR="00490A94">
          <w:t xml:space="preserve">los </w:t>
        </w:r>
      </w:ins>
      <w:r>
        <w:t xml:space="preserve">estudiantes </w:t>
      </w:r>
      <w:ins w:id="30" w:author="Katherine Chiluiza" w:date="2015-03-29T17:30:00Z">
        <w:r w:rsidR="00490A94">
          <w:t xml:space="preserve"> en e</w:t>
        </w:r>
      </w:ins>
      <w:del w:id="31" w:author="Katherine Chiluiza" w:date="2015-03-29T17:30:00Z">
        <w:r w:rsidDel="00490A94">
          <w:delText>a</w:delText>
        </w:r>
      </w:del>
      <w:r>
        <w:t>l diseño de software</w:t>
      </w:r>
      <w:r w:rsidR="00A5130E">
        <w:t xml:space="preserve">, pero </w:t>
      </w:r>
      <w:ins w:id="32" w:author="Katherine Chiluiza" w:date="2015-03-29T17:30:00Z">
        <w:r w:rsidR="00490A94">
          <w:t xml:space="preserve">éstas </w:t>
        </w:r>
      </w:ins>
      <w:del w:id="33" w:author="Katherine Chiluiza" w:date="2015-03-29T17:30:00Z">
        <w:r w:rsidR="00A5130E" w:rsidDel="00490A94">
          <w:delText xml:space="preserve">que </w:delText>
        </w:r>
      </w:del>
      <w:r w:rsidR="00A5130E">
        <w:t>generalmente están orientadas a ser utilizadas con grupos remotos de personas</w:t>
      </w:r>
      <w:r>
        <w:t xml:space="preserve">. </w:t>
      </w:r>
      <w:r w:rsidR="00A5130E">
        <w:t>La falta de herramientas que asistan a la colaboración in-situ de grupos de estudiantes en el desarrollo de software, ha provocado que el lápiz y papel continúen siendo ampliamente utilizados</w:t>
      </w:r>
      <w:r w:rsidR="000F0DFF">
        <w:t xml:space="preserve"> </w:t>
      </w:r>
      <w:r w:rsidR="000F0DFF">
        <w:fldChar w:fldCharType="begin" w:fldLock="1"/>
      </w:r>
      <w:r w:rsidR="008A4000">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"[1]", "plainTextFormattedCitation" : "[1]", "previouslyFormattedCitation" : "[1]" }, "properties" : { "noteIndex" : 0 }, "schema" : "https://github.com/citation-style-language/schema/raw/master/csl-citation.json" }</w:instrText>
      </w:r>
      <w:r w:rsidR="000F0DFF">
        <w:fldChar w:fldCharType="separate"/>
      </w:r>
      <w:r w:rsidR="000F0DFF" w:rsidRPr="000F0DFF">
        <w:rPr>
          <w:noProof/>
        </w:rPr>
        <w:t>[1]</w:t>
      </w:r>
      <w:r w:rsidR="000F0DFF">
        <w:fldChar w:fldCharType="end"/>
      </w:r>
      <w:r w:rsidR="00A5130E">
        <w:t>.</w:t>
      </w:r>
    </w:p>
    <w:p w14:paraId="3DBD1DD2" w14:textId="77777777" w:rsidR="00A5130E" w:rsidRDefault="00A5130E" w:rsidP="000B5539">
      <w:pPr>
        <w:pStyle w:val="Texto"/>
        <w:ind w:left="0"/>
      </w:pPr>
    </w:p>
    <w:p w14:paraId="1B3A8E85" w14:textId="7A659B9F" w:rsidR="00A5130E" w:rsidRDefault="00A5130E" w:rsidP="000B5539">
      <w:pPr>
        <w:pStyle w:val="Texto"/>
        <w:ind w:left="0"/>
      </w:pPr>
      <w:r>
        <w:t xml:space="preserve">Esto genera ciertos inconvenientes, ya que al no contar con herramientas digitales que ayuden al diseño de software, datos valiosos del proceso de elaboración no pueden ser recopilados. Por ejemplo, los profesores solo cuentan con la versión </w:t>
      </w:r>
      <w:ins w:id="34" w:author="Katherine Chiluiza" w:date="2015-03-29T17:31:00Z">
        <w:r w:rsidR="00490A94">
          <w:t xml:space="preserve">final </w:t>
        </w:r>
      </w:ins>
      <w:r>
        <w:t xml:space="preserve">de un trabajo colaborativo de software, por lo tanto se hace difícil identificar las debilidades que posee cada estudiante que integra un grupo de trabajo colaborativo. </w:t>
      </w:r>
    </w:p>
    <w:p w14:paraId="21326CE1" w14:textId="77777777" w:rsidR="00A5130E" w:rsidRDefault="00A5130E" w:rsidP="000B5539">
      <w:pPr>
        <w:pStyle w:val="Texto"/>
        <w:ind w:left="0"/>
      </w:pPr>
    </w:p>
    <w:p w14:paraId="60A16481" w14:textId="4C7F9F90" w:rsidR="00A5130E" w:rsidRDefault="00A5130E" w:rsidP="000B5539">
      <w:pPr>
        <w:pStyle w:val="Texto"/>
        <w:ind w:left="0"/>
      </w:pPr>
      <w:r>
        <w:t>Estudios han mostrado que las superficies interactivas horizontales o tabletops son herramientas útiles para la realización colaborativa. Como</w:t>
      </w:r>
      <w:r w:rsidR="008A4000">
        <w:t xml:space="preserve"> el trabajo de </w:t>
      </w:r>
      <w:r w:rsidR="008A4000">
        <w:fldChar w:fldCharType="begin" w:fldLock="1"/>
      </w:r>
      <w:r w:rsidR="00C40EE6">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 "plainTextFormattedCitation" : "[2]", "previouslyFormattedCitation" : "[2]" }, "properties" : { "noteIndex" : 0 }, "schema" : "https://github.com/citation-style-language/schema/raw/master/csl-citation.json" }</w:instrText>
      </w:r>
      <w:r w:rsidR="008A4000">
        <w:fldChar w:fldCharType="separate"/>
      </w:r>
      <w:r w:rsidR="008A4000" w:rsidRPr="008A4000">
        <w:rPr>
          <w:noProof/>
        </w:rPr>
        <w:t>[2]</w:t>
      </w:r>
      <w:r w:rsidR="008A4000">
        <w:fldChar w:fldCharType="end"/>
      </w:r>
      <w:r>
        <w:t xml:space="preserve"> que </w:t>
      </w:r>
      <w:r w:rsidR="008A4000">
        <w:t xml:space="preserve">concluye </w:t>
      </w:r>
      <w:r>
        <w:t>que</w:t>
      </w:r>
      <w:r w:rsidR="008A4000">
        <w:t>,</w:t>
      </w:r>
      <w:r>
        <w:t xml:space="preserve"> el uso de tabletops </w:t>
      </w:r>
      <w:r w:rsidR="008A4000">
        <w:t>alienta al trabajo en equipo</w:t>
      </w:r>
      <w:r>
        <w:t xml:space="preserve">. </w:t>
      </w:r>
    </w:p>
    <w:p w14:paraId="611AC3D3" w14:textId="77777777" w:rsidR="00A5130E" w:rsidRDefault="00A5130E" w:rsidP="000B5539">
      <w:pPr>
        <w:pStyle w:val="Texto"/>
        <w:ind w:left="0"/>
      </w:pPr>
    </w:p>
    <w:p w14:paraId="647C3915" w14:textId="482FF272" w:rsidR="000A74C0" w:rsidRDefault="00A5130E" w:rsidP="00755D1C">
      <w:pPr>
        <w:pStyle w:val="Texto"/>
        <w:ind w:left="0"/>
      </w:pPr>
      <w:r>
        <w:t>La solución que propone este trabajo, se basa en la utilización de superficies colaborativas para el diseño de soft</w:t>
      </w:r>
      <w:r w:rsidR="00755D1C">
        <w:t>ware dentro de un aula de clase.</w:t>
      </w:r>
      <w:r>
        <w:t xml:space="preserve"> </w:t>
      </w:r>
      <w:r w:rsidR="00755D1C">
        <w:t xml:space="preserve">La cuál está orientada específicamente </w:t>
      </w:r>
      <w:r>
        <w:t>al diseño de b</w:t>
      </w:r>
      <w:r w:rsidR="00755D1C">
        <w:t xml:space="preserve">ase de datos. Con esta herramienta, se busca </w:t>
      </w:r>
      <w:ins w:id="35" w:author="Katherine Chiluiza" w:date="2015-03-29T17:31:00Z">
        <w:r w:rsidR="00490A94">
          <w:t xml:space="preserve">que </w:t>
        </w:r>
      </w:ins>
      <w:r w:rsidR="00755D1C">
        <w:t>el profesor pueda contar con un ambiente más controlado para la participación de estudiantes en actividades grupales de diseño de base de datos. Además, se le provee información acerca del proceso de elaboración de los trabajos colaborativos, y se intenta representar de manera efectiva las contribuciones individuales. Todo esto, con el objetivo de que la asignación de calificaciones que deba asignar sea</w:t>
      </w:r>
      <w:ins w:id="36" w:author="Katherine Chiluiza" w:date="2015-03-29T17:31:00Z">
        <w:r w:rsidR="00490A94">
          <w:t xml:space="preserve"> un proceso</w:t>
        </w:r>
      </w:ins>
      <w:del w:id="37" w:author="Katherine Chiluiza" w:date="2015-03-29T17:31:00Z">
        <w:r w:rsidR="00755D1C" w:rsidDel="00490A94">
          <w:delText>n</w:delText>
        </w:r>
      </w:del>
      <w:r w:rsidR="00755D1C">
        <w:t xml:space="preserve"> más objetiv</w:t>
      </w:r>
      <w:ins w:id="38" w:author="Katherine Chiluiza" w:date="2015-03-29T17:32:00Z">
        <w:r w:rsidR="00490A94">
          <w:t>o</w:t>
        </w:r>
      </w:ins>
      <w:del w:id="39" w:author="Katherine Chiluiza" w:date="2015-03-29T17:32:00Z">
        <w:r w:rsidR="00755D1C" w:rsidDel="00490A94">
          <w:delText>a</w:delText>
        </w:r>
      </w:del>
      <w:ins w:id="40" w:author="Katherine Chiluiza" w:date="2015-03-29T17:32:00Z">
        <w:r w:rsidR="00490A94">
          <w:t xml:space="preserve"> </w:t>
        </w:r>
      </w:ins>
      <w:del w:id="41" w:author="Katherine Chiluiza" w:date="2015-03-29T17:32:00Z">
        <w:r w:rsidR="00755D1C" w:rsidDel="00490A94">
          <w:delText xml:space="preserve">s </w:delText>
        </w:r>
      </w:del>
      <w:r w:rsidR="00755D1C">
        <w:t>y just</w:t>
      </w:r>
      <w:ins w:id="42" w:author="Katherine Chiluiza" w:date="2015-03-29T17:32:00Z">
        <w:r w:rsidR="00490A94">
          <w:t>o</w:t>
        </w:r>
      </w:ins>
      <w:del w:id="43" w:author="Katherine Chiluiza" w:date="2015-03-29T17:32:00Z">
        <w:r w:rsidR="00755D1C" w:rsidDel="00490A94">
          <w:delText>as</w:delText>
        </w:r>
      </w:del>
      <w:r w:rsidR="00755D1C">
        <w:t>.</w:t>
      </w:r>
    </w:p>
    <w:p w14:paraId="3B5DF170" w14:textId="77777777" w:rsidR="00755D1C" w:rsidRDefault="00755D1C" w:rsidP="00755D1C">
      <w:pPr>
        <w:pStyle w:val="Texto"/>
      </w:pPr>
    </w:p>
    <w:p w14:paraId="7FAA321B" w14:textId="1DEDA25F" w:rsidR="00755D1C" w:rsidRDefault="00755D1C" w:rsidP="000F0DFF">
      <w:pPr>
        <w:pStyle w:val="Texto"/>
        <w:ind w:left="0"/>
        <w:rPr>
          <w:b/>
        </w:rPr>
      </w:pPr>
      <w:r w:rsidRPr="00755D1C">
        <w:t xml:space="preserve">La construcción y utilización de esta herramienta, </w:t>
      </w:r>
      <w:r w:rsidR="000F0DFF">
        <w:t xml:space="preserve">tuvo </w:t>
      </w:r>
      <w:r w:rsidRPr="00755D1C">
        <w:t xml:space="preserve"> el propósito de conducir </w:t>
      </w:r>
      <w:ins w:id="44" w:author="Katherine Chiluiza" w:date="2015-03-29T17:32:00Z">
        <w:r w:rsidR="00490A94">
          <w:t>e</w:t>
        </w:r>
      </w:ins>
      <w:del w:id="45" w:author="Katherine Chiluiza" w:date="2015-03-29T17:32:00Z">
        <w:r w:rsidRPr="00755D1C" w:rsidDel="00490A94">
          <w:delText>un e</w:delText>
        </w:r>
      </w:del>
      <w:r w:rsidRPr="00755D1C">
        <w:t>xperimento</w:t>
      </w:r>
      <w:ins w:id="46" w:author="Katherine Chiluiza" w:date="2015-03-29T17:32:00Z">
        <w:r w:rsidR="00490A94">
          <w:t>s</w:t>
        </w:r>
      </w:ins>
      <w:r w:rsidRPr="00755D1C">
        <w:t xml:space="preserve"> </w:t>
      </w:r>
      <w:r>
        <w:t xml:space="preserve">para </w:t>
      </w:r>
      <w:ins w:id="47" w:author="Katherine Chiluiza" w:date="2015-03-29T17:32:00Z">
        <w:r w:rsidR="00490A94">
          <w:t>repsonder preguntas de investigación</w:t>
        </w:r>
      </w:ins>
      <w:del w:id="48" w:author="Katherine Chiluiza" w:date="2015-03-29T17:32:00Z">
        <w:r w:rsidDel="00490A94">
          <w:delText>conocer lo siguiente.</w:delText>
        </w:r>
      </w:del>
      <w:r>
        <w:t xml:space="preserve"> Tomando en cuenta a profesores, se </w:t>
      </w:r>
      <w:r w:rsidR="000F0DFF">
        <w:t xml:space="preserve">quiso </w:t>
      </w:r>
      <w:r>
        <w:t>conocer</w:t>
      </w:r>
      <w:r w:rsidR="000F0DFF">
        <w:t xml:space="preserve">, </w:t>
      </w:r>
      <w:r>
        <w:t>c</w:t>
      </w:r>
      <w:r w:rsidRPr="00755D1C">
        <w:rPr>
          <w:szCs w:val="28"/>
        </w:rPr>
        <w:t>uál es el efecto de utilizar una superficie colaborativa en la percepción de los profesores en relación a la equidad de carga de trabajo y a la facilidad de asignar una calificación individual y grupal en trabajos col</w:t>
      </w:r>
      <w:r>
        <w:rPr>
          <w:szCs w:val="28"/>
        </w:rPr>
        <w:t xml:space="preserve">aborativos de modelado de datos. </w:t>
      </w:r>
      <w:r w:rsidR="000F0DFF">
        <w:rPr>
          <w:szCs w:val="28"/>
        </w:rPr>
        <w:t xml:space="preserve"> En consideración a los  estudiantes, se quiso conocer, </w:t>
      </w:r>
      <w:r w:rsidR="000F0DFF" w:rsidRPr="000F0DFF">
        <w:rPr>
          <w:szCs w:val="28"/>
        </w:rPr>
        <w:t>c</w:t>
      </w:r>
      <w:r w:rsidRPr="000F0DFF">
        <w:rPr>
          <w:szCs w:val="28"/>
        </w:rPr>
        <w:t xml:space="preserve">uál es el efecto de utilizar una superficie colaborativa en la percepción de los estudiantes en relación a la equidad de la carga de trabajo, </w:t>
      </w:r>
      <w:r w:rsidRPr="000F0DFF">
        <w:rPr>
          <w:rStyle w:val="TextoCar"/>
        </w:rPr>
        <w:t xml:space="preserve">la percepción de la capacidad  de las herramientas que utiliza  para reflejar el aporte real de cada miembro de su grupo de trabajo, y </w:t>
      </w:r>
      <w:r w:rsidRPr="000F0DFF">
        <w:rPr>
          <w:szCs w:val="28"/>
        </w:rPr>
        <w:t>a la conformidad con sus calificaciones individuales y grupales obtenidas en trabajos col</w:t>
      </w:r>
      <w:r w:rsidR="000F0DFF">
        <w:rPr>
          <w:szCs w:val="28"/>
        </w:rPr>
        <w:t xml:space="preserve">aborativos de modelado de datos. </w:t>
      </w:r>
      <w:r w:rsidR="000F0DFF" w:rsidRPr="000F0DFF">
        <w:rPr>
          <w:szCs w:val="28"/>
        </w:rPr>
        <w:t xml:space="preserve">El diseño experimental </w:t>
      </w:r>
      <w:r w:rsidR="000F0DFF">
        <w:rPr>
          <w:szCs w:val="28"/>
        </w:rPr>
        <w:t xml:space="preserve">de las pruebas realizadas </w:t>
      </w:r>
      <w:r w:rsidR="000F0DFF" w:rsidRPr="000F0DFF">
        <w:rPr>
          <w:szCs w:val="28"/>
        </w:rPr>
        <w:t xml:space="preserve"> con </w:t>
      </w:r>
      <w:r w:rsidR="000F0DFF">
        <w:rPr>
          <w:szCs w:val="28"/>
        </w:rPr>
        <w:t xml:space="preserve">profesores y </w:t>
      </w:r>
      <w:r w:rsidR="000F0DFF" w:rsidRPr="000F0DFF">
        <w:rPr>
          <w:szCs w:val="28"/>
        </w:rPr>
        <w:t>estudiantes</w:t>
      </w:r>
      <w:r w:rsidR="000F0DFF">
        <w:rPr>
          <w:szCs w:val="28"/>
        </w:rPr>
        <w:t xml:space="preserve"> fue del tipo</w:t>
      </w:r>
      <w:r w:rsidR="000F0DFF" w:rsidRPr="000F0DFF">
        <w:rPr>
          <w:szCs w:val="28"/>
        </w:rPr>
        <w:t xml:space="preserve"> pre-prueba y post-prueba</w:t>
      </w:r>
      <w:r w:rsidR="000F0DFF">
        <w:rPr>
          <w:szCs w:val="28"/>
        </w:rPr>
        <w:t xml:space="preserve">. En los estudiantes se lo realizó </w:t>
      </w:r>
      <w:r w:rsidR="000F0DFF" w:rsidRPr="000F0DFF">
        <w:rPr>
          <w:szCs w:val="28"/>
        </w:rPr>
        <w:t xml:space="preserve">con grupo de control. </w:t>
      </w:r>
    </w:p>
    <w:p w14:paraId="5ED203FE" w14:textId="29C1D964" w:rsidR="00797D62" w:rsidRDefault="00797D62" w:rsidP="000F0DFF">
      <w:pPr>
        <w:pStyle w:val="NumeroCapitulo"/>
        <w:jc w:val="left"/>
        <w:rPr>
          <w:sz w:val="24"/>
          <w:szCs w:val="24"/>
        </w:rPr>
      </w:pPr>
    </w:p>
    <w:p w14:paraId="4CE3A677" w14:textId="77777777" w:rsidR="00A95182" w:rsidRDefault="00797D62">
      <w:pPr>
        <w:sectPr w:rsidR="00A95182" w:rsidSect="000A7F3A">
          <w:pgSz w:w="11906" w:h="16838"/>
          <w:pgMar w:top="2268" w:right="1361" w:bottom="2268" w:left="2268" w:header="709" w:footer="709" w:gutter="0"/>
          <w:pgNumType w:fmt="lowerRoman"/>
          <w:cols w:space="708"/>
          <w:docGrid w:linePitch="360"/>
        </w:sectPr>
      </w:pPr>
      <w:r>
        <w:br w:type="page"/>
      </w:r>
    </w:p>
    <w:p w14:paraId="0C7333E3" w14:textId="77777777" w:rsidR="009306C5" w:rsidRDefault="009306C5" w:rsidP="00357334">
      <w:pPr>
        <w:pStyle w:val="NumeroCapitulo"/>
        <w:spacing w:line="240" w:lineRule="auto"/>
      </w:pPr>
    </w:p>
    <w:p w14:paraId="3A9A34C0" w14:textId="77777777" w:rsidR="009306C5" w:rsidRDefault="009306C5" w:rsidP="00357334">
      <w:pPr>
        <w:pStyle w:val="NumeroCapitulo"/>
        <w:spacing w:line="240" w:lineRule="auto"/>
      </w:pPr>
    </w:p>
    <w:p w14:paraId="48E686D0" w14:textId="77777777" w:rsidR="009306C5" w:rsidRDefault="009306C5" w:rsidP="00357334">
      <w:pPr>
        <w:pStyle w:val="NumeroCapitulo"/>
        <w:spacing w:line="240" w:lineRule="auto"/>
      </w:pPr>
    </w:p>
    <w:p w14:paraId="4ECEA3F7" w14:textId="77777777" w:rsidR="009306C5" w:rsidRDefault="009306C5" w:rsidP="00357334">
      <w:pPr>
        <w:pStyle w:val="NumeroCapitulo"/>
        <w:spacing w:line="240" w:lineRule="auto"/>
      </w:pPr>
    </w:p>
    <w:p w14:paraId="687522BB" w14:textId="77777777" w:rsidR="009306C5" w:rsidRDefault="009306C5" w:rsidP="00357334">
      <w:pPr>
        <w:pStyle w:val="NumeroCapitulo"/>
        <w:spacing w:line="240" w:lineRule="auto"/>
      </w:pPr>
    </w:p>
    <w:p w14:paraId="70C23E44" w14:textId="77777777" w:rsidR="009306C5" w:rsidRDefault="009306C5" w:rsidP="00357334">
      <w:pPr>
        <w:pStyle w:val="NumeroCapitulo"/>
        <w:spacing w:line="240" w:lineRule="auto"/>
      </w:pPr>
    </w:p>
    <w:p w14:paraId="66DBAAD7" w14:textId="77777777" w:rsidR="009306C5" w:rsidRDefault="009306C5" w:rsidP="00357334">
      <w:pPr>
        <w:pStyle w:val="NumeroCapitulo"/>
        <w:spacing w:line="240" w:lineRule="auto"/>
      </w:pPr>
    </w:p>
    <w:p w14:paraId="152267E8" w14:textId="61EE4252" w:rsidR="000C4FC1" w:rsidRDefault="009306C5" w:rsidP="000C4FC1">
      <w:pPr>
        <w:pStyle w:val="NumeroCapitulo"/>
        <w:rPr>
          <w:sz w:val="40"/>
        </w:rPr>
      </w:pPr>
      <w:r>
        <w:t>CAPÍTULO 1</w:t>
      </w:r>
    </w:p>
    <w:p w14:paraId="5D42A81B" w14:textId="77777777" w:rsidR="000C4FC1" w:rsidRDefault="000C4FC1" w:rsidP="00E61E0E">
      <w:pPr>
        <w:pStyle w:val="NombreCapitulo"/>
        <w:numPr>
          <w:ilvl w:val="0"/>
          <w:numId w:val="3"/>
        </w:numPr>
        <w:ind w:left="360" w:hanging="360"/>
      </w:pPr>
      <w:bookmarkStart w:id="49" w:name="_Toc414964203"/>
      <w:bookmarkStart w:id="50" w:name="_Toc397264971"/>
      <w:r>
        <w:t>PROBLEMA DE INVESTIGACIÓN</w:t>
      </w:r>
      <w:bookmarkEnd w:id="49"/>
    </w:p>
    <w:bookmarkEnd w:id="50"/>
    <w:p w14:paraId="22A2BC04" w14:textId="77777777" w:rsidR="00F43AA9" w:rsidRPr="004B65AD" w:rsidRDefault="00F43AA9" w:rsidP="004B65AD">
      <w:pPr>
        <w:pStyle w:val="Texto"/>
      </w:pPr>
      <w:r w:rsidRPr="004B65AD">
        <w:t>En este capítulo se incluyen una revisión de los antecedentes y descripción del  problema de este estudio. Se presenta la justificación de la realización del trabajo, así como los objetivos generales y específicos. Después, se presentan las preguntas de investigación e hipótesis asociadas y  finalmente, se presenta la metodología que se seguirá.</w:t>
      </w:r>
    </w:p>
    <w:p w14:paraId="58139F85" w14:textId="77777777" w:rsidR="00F43AA9" w:rsidRDefault="00F43AA9" w:rsidP="00F43AA9">
      <w:pPr>
        <w:pStyle w:val="Texto"/>
        <w:ind w:left="360"/>
      </w:pPr>
    </w:p>
    <w:p w14:paraId="03DBA8C2" w14:textId="77777777" w:rsidR="00F43AA9" w:rsidRDefault="00F43AA9" w:rsidP="00F43AA9">
      <w:pPr>
        <w:pStyle w:val="Texto"/>
        <w:ind w:left="360"/>
      </w:pPr>
    </w:p>
    <w:p w14:paraId="1CE5BC1F" w14:textId="5E1B1379" w:rsidR="00F43AA9" w:rsidRDefault="00C9564F" w:rsidP="00F43AA9">
      <w:pPr>
        <w:pStyle w:val="Subtitulocapitulo"/>
        <w:numPr>
          <w:ilvl w:val="1"/>
          <w:numId w:val="3"/>
        </w:numPr>
        <w:ind w:left="792" w:hanging="432"/>
        <w:rPr>
          <w:sz w:val="24"/>
        </w:rPr>
      </w:pPr>
      <w:bookmarkStart w:id="51" w:name="_Toc414964204"/>
      <w:r>
        <w:t>ANTECEDENTES</w:t>
      </w:r>
      <w:bookmarkEnd w:id="51"/>
    </w:p>
    <w:p w14:paraId="346EBA18" w14:textId="77777777" w:rsidR="00F43AA9" w:rsidRDefault="00F43AA9" w:rsidP="00FE2716">
      <w:pPr>
        <w:pStyle w:val="Texto"/>
      </w:pPr>
      <w:r>
        <w:t xml:space="preserve">Desarrollar habilidades de trabajo colaborativo es un aspecto importante durante la formación académica de los estudiantes. Los empleadores consideran este tipo de habilidades como un requisito fundamental a la hora de contratar profesionales </w:t>
      </w:r>
      <w:r>
        <w:fldChar w:fldCharType="begin" w:fldLock="1"/>
      </w:r>
      <w: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fldChar w:fldCharType="separate"/>
      </w:r>
      <w:r>
        <w:rPr>
          <w:noProof/>
        </w:rPr>
        <w:t>[1], [2]</w:t>
      </w:r>
      <w:r>
        <w:fldChar w:fldCharType="end"/>
      </w:r>
      <w:r>
        <w:t>.</w:t>
      </w:r>
    </w:p>
    <w:p w14:paraId="16E5F37A" w14:textId="77777777" w:rsidR="00F43AA9" w:rsidRDefault="00F43AA9" w:rsidP="00FE2716">
      <w:pPr>
        <w:pStyle w:val="Texto"/>
      </w:pPr>
    </w:p>
    <w:p w14:paraId="0EBA511C" w14:textId="77777777" w:rsidR="00F43AA9" w:rsidRDefault="00F43AA9" w:rsidP="00FE2716">
      <w:pPr>
        <w:pStyle w:val="Texto"/>
      </w:pPr>
      <w:r>
        <w:t xml:space="preserve">Investigación previa ha mostrado que se han desarrollado algunas propuestas tecnológicas asistidas por computador para promover y mejorar la participación y aprendizaje colaborativo de los alumnos </w:t>
      </w:r>
      <w:r>
        <w:fldChar w:fldCharType="begin" w:fldLock="1"/>
      </w:r>
      <w: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fldChar w:fldCharType="separate"/>
      </w:r>
      <w:r>
        <w:rPr>
          <w:noProof/>
        </w:rPr>
        <w:t>[3]</w:t>
      </w:r>
      <w:r>
        <w:fldChar w:fldCharType="end"/>
      </w:r>
      <w:r>
        <w:t>,</w:t>
      </w:r>
      <w:r>
        <w:fldChar w:fldCharType="begin" w:fldLock="1"/>
      </w:r>
      <w: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fldChar w:fldCharType="separate"/>
      </w:r>
      <w:r>
        <w:rPr>
          <w:noProof/>
        </w:rPr>
        <w:t>[4]</w:t>
      </w:r>
      <w:r>
        <w:fldChar w:fldCharType="end"/>
      </w:r>
      <w:r>
        <w:t>,</w:t>
      </w:r>
      <w:r>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Pr>
          <w:noProof/>
        </w:rPr>
        <w:t>[5]</w:t>
      </w:r>
      <w:r>
        <w:fldChar w:fldCharType="end"/>
      </w:r>
      <w:r>
        <w:t xml:space="preserve">. Sin embargo, la forma en la que se trabaja en  éste y otros tipos de ambientes colaborativos no ha cambiado significativamente a través de los años, ya que algunos estudios muestran el papel y lápiz aún continúa siendo ampliamente utilizados la hora de diseñar </w:t>
      </w:r>
      <w:r>
        <w:fldChar w:fldCharType="begin" w:fldLock="1"/>
      </w:r>
      <w: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Pr>
          <w:noProof/>
        </w:rPr>
        <w:t>[6]</w:t>
      </w:r>
      <w:r>
        <w:fldChar w:fldCharType="end"/>
      </w:r>
      <w:r>
        <w:t xml:space="preserve">. La tecnología no ha logrado desplazar a las herramientas tradicionales principalmente por las siguientes razones: flexibilidad espacial que presentan; facilidades que prestan para la comunicación entre individuos; y, portabilidad </w:t>
      </w:r>
      <w:r>
        <w:fldChar w:fldCharType="begin" w:fldLock="1"/>
      </w:r>
      <w: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Pr>
          <w:noProof/>
        </w:rPr>
        <w:t>[6]</w:t>
      </w:r>
      <w:r>
        <w:fldChar w:fldCharType="end"/>
      </w:r>
      <w:r>
        <w:t xml:space="preserve">. </w:t>
      </w:r>
    </w:p>
    <w:p w14:paraId="1CC66515" w14:textId="77777777" w:rsidR="00F43AA9" w:rsidRDefault="00F43AA9" w:rsidP="00FE2716">
      <w:pPr>
        <w:pStyle w:val="Texto"/>
      </w:pPr>
      <w:r>
        <w:t xml:space="preserve">Si bien realizar trabajos colaborativos de la forma tradicional (por ejemplo sobre un pizarrón o papel) facilita la comunicación cara a cara entre individuos, también conduce a ciertos inconvenientes como: dificultad al documentar el trabajo final,  replicar o compartir estos trabajos en repositorios digitales (que a menudo es deseable observar en un trabajo grupal) </w:t>
      </w:r>
      <w:r>
        <w:fldChar w:fldCharType="begin" w:fldLock="1"/>
      </w:r>
      <w: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fldChar w:fldCharType="separate"/>
      </w:r>
      <w:r>
        <w:rPr>
          <w:noProof/>
        </w:rPr>
        <w:t>[7]</w:t>
      </w:r>
      <w:r>
        <w:fldChar w:fldCharType="end"/>
      </w:r>
      <w:r>
        <w:t xml:space="preserve">. En un aula de clases, las herramientas tradicionales también ocasionan ciertas limitaciones; por ejemplo, dificultad para  monitorear el proceso de elaboración y posterior evaluación de trabajos colaborativos, pues generalmente los profesores solo cuentan con la versión final de estos. Esto es un problema debido a que los profesores podrían encontrar difícil  asignar una calificación, así también como conocer la carga de trabajo invertida por los estudiantes, sus aportaciones individuales y la calidad de estas </w:t>
      </w:r>
      <w:r>
        <w:fldChar w:fldCharType="begin" w:fldLock="1"/>
      </w:r>
      <w: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fldChar w:fldCharType="separate"/>
      </w:r>
      <w:r>
        <w:rPr>
          <w:noProof/>
        </w:rPr>
        <w:t>[4]</w:t>
      </w:r>
      <w:r>
        <w:fldChar w:fldCharType="end"/>
      </w:r>
      <w:r>
        <w:t xml:space="preserve">. </w:t>
      </w:r>
    </w:p>
    <w:p w14:paraId="02209C2B" w14:textId="77777777" w:rsidR="00F43AA9" w:rsidRDefault="00F43AA9" w:rsidP="00FE2716">
      <w:pPr>
        <w:pStyle w:val="Texto"/>
      </w:pPr>
      <w:r>
        <w:t xml:space="preserve">Todo esto puede ocasionar inconformidad en el estudiante con respecto a sus calificaciones,  y posteriormente a una percepción de injusta evaluación de parte del profesor. Investigadores han encontrado que la percepción de una injusta evaluación  debe ser tomada en cuenta en el dictado de una asignatura, ya que ésta es predictora de la motivación, el aprendizaje, y hasta la agresividad que los estudiantes muestran hacia una asignatura en particular </w:t>
      </w:r>
      <w:r>
        <w:fldChar w:fldCharType="begin" w:fldLock="1"/>
      </w:r>
      <w: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fldChar w:fldCharType="separate"/>
      </w:r>
      <w:r>
        <w:rPr>
          <w:noProof/>
        </w:rPr>
        <w:t>[8]</w:t>
      </w:r>
      <w:r>
        <w:fldChar w:fldCharType="end"/>
      </w:r>
      <w:r>
        <w:t>.</w:t>
      </w:r>
    </w:p>
    <w:p w14:paraId="3813C050" w14:textId="77777777" w:rsidR="00F43AA9" w:rsidRDefault="00F43AA9" w:rsidP="00FE2716">
      <w:pPr>
        <w:pStyle w:val="Texto"/>
      </w:pPr>
    </w:p>
    <w:p w14:paraId="68C59AB9" w14:textId="77777777" w:rsidR="00F43AA9" w:rsidRDefault="00F43AA9" w:rsidP="00FE2716">
      <w:pPr>
        <w:pStyle w:val="Texto"/>
      </w:pPr>
      <w:r>
        <w:t xml:space="preserve">En los últimos años se ha presenciado el desarrollo de nuevas herramientas tecnológicas, que tienen el propósito de facilitar tareas colaborativas y dar solución parcialmente a  los inconvenientes anteriormente mencionados. Un ejemplo de esto, e propuesto por Martínez et al. </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Pr>
          <w:noProof/>
        </w:rPr>
        <w:t>[9]</w:t>
      </w:r>
      <w:r>
        <w:fldChar w:fldCharType="end"/>
      </w:r>
      <w:r>
        <w:t>, con una solución llamada “</w:t>
      </w:r>
      <w:r w:rsidRPr="00971204">
        <w:rPr>
          <w:i/>
        </w:rPr>
        <w:t>Collaid</w:t>
      </w:r>
      <w:r>
        <w:t xml:space="preserve">”. Este trabajo ha sido desarrollado con el propósito de potenciar el aprendizaje y el trabajo en equipo. </w:t>
      </w:r>
      <w:r>
        <w:rPr>
          <w:i/>
        </w:rPr>
        <w:t>Collaid</w:t>
      </w:r>
      <w:r>
        <w:t xml:space="preserve"> utiliza una pantalla táctil como soporte para la participación de los individuos en el diseño de mapas conceptuales. Además utiliza información sobre la posición de cada persona y su interacción verbal, con el objetivo de ayudar a determinar el aporte de cada individuo (ver Figura 1.1) y mostrar una lista de sugerencias sobre tópicos que cada usuario podría querer utilizar. Los usuarios alimentan de información a su trabajo colaborativo en </w:t>
      </w:r>
      <w:r w:rsidRPr="00971204">
        <w:rPr>
          <w:i/>
        </w:rPr>
        <w:t>Collaid</w:t>
      </w:r>
      <w:r>
        <w:t>, utilizando sus dedos  para escribir sobre un teclado virtual. Esta solución viene integrada con un componente de monitoreo del trabajo colaborativo, que es utilizada por el orquestador del trabajo (el profesor) para conocer el estado del desarrollo del trabajo en todo momento.</w:t>
      </w:r>
    </w:p>
    <w:p w14:paraId="7FCD9DFE" w14:textId="77777777" w:rsidR="00F43AA9" w:rsidRDefault="00F43AA9" w:rsidP="00EE365D">
      <w:pPr>
        <w:pStyle w:val="Texto"/>
        <w:jc w:val="center"/>
      </w:pPr>
      <w:r>
        <w:rPr>
          <w:noProof/>
          <w:lang w:val="en-US" w:eastAsia="en-US"/>
        </w:rPr>
        <w:drawing>
          <wp:inline distT="0" distB="0" distL="0" distR="0" wp14:anchorId="3005AB08" wp14:editId="647F10D8">
            <wp:extent cx="3930650" cy="26365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0650" cy="2636520"/>
                    </a:xfrm>
                    <a:prstGeom prst="rect">
                      <a:avLst/>
                    </a:prstGeom>
                    <a:noFill/>
                    <a:ln>
                      <a:noFill/>
                    </a:ln>
                  </pic:spPr>
                </pic:pic>
              </a:graphicData>
            </a:graphic>
          </wp:inline>
        </w:drawing>
      </w:r>
    </w:p>
    <w:p w14:paraId="0E3323F8" w14:textId="77777777" w:rsidR="00F43AA9" w:rsidRPr="00606CBF" w:rsidRDefault="00F43AA9" w:rsidP="00606CBF">
      <w:pPr>
        <w:pStyle w:val="Figuras"/>
      </w:pPr>
      <w:bookmarkStart w:id="52" w:name="_Toc414976434"/>
      <w:r w:rsidRPr="00606CBF">
        <w:rPr>
          <w:b/>
        </w:rPr>
        <w:t xml:space="preserve">Figura </w:t>
      </w:r>
      <w:r w:rsidRPr="00606CBF">
        <w:rPr>
          <w:b/>
        </w:rPr>
        <w:fldChar w:fldCharType="begin"/>
      </w:r>
      <w:r w:rsidRPr="00606CBF">
        <w:rPr>
          <w:b/>
        </w:rPr>
        <w:instrText xml:space="preserve"> SEQ Figura \* ARABIC </w:instrText>
      </w:r>
      <w:r w:rsidRPr="00606CBF">
        <w:rPr>
          <w:b/>
        </w:rPr>
        <w:fldChar w:fldCharType="separate"/>
      </w:r>
      <w:r w:rsidRPr="00606CBF">
        <w:rPr>
          <w:b/>
        </w:rPr>
        <w:t>1</w:t>
      </w:r>
      <w:r w:rsidRPr="00606CBF">
        <w:rPr>
          <w:b/>
        </w:rPr>
        <w:fldChar w:fldCharType="end"/>
      </w:r>
      <w:r w:rsidRPr="00606CBF">
        <w:rPr>
          <w:b/>
        </w:rPr>
        <w:t>.1</w:t>
      </w:r>
      <w:r w:rsidRPr="00606CBF">
        <w:t xml:space="preserve">: Esquema de la solución de trabajo grupal Collaid adaptada de </w:t>
      </w:r>
      <w:r w:rsidRPr="00606CBF">
        <w:fldChar w:fldCharType="begin" w:fldLock="1"/>
      </w:r>
      <w:r w:rsidRPr="00606CBF">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Pr="00606CBF">
        <w:fldChar w:fldCharType="separate"/>
      </w:r>
      <w:r w:rsidRPr="00606CBF">
        <w:t>[9]</w:t>
      </w:r>
      <w:bookmarkEnd w:id="52"/>
      <w:r w:rsidRPr="00606CBF">
        <w:fldChar w:fldCharType="end"/>
      </w:r>
    </w:p>
    <w:p w14:paraId="5AF79CF6" w14:textId="77777777" w:rsidR="00F43AA9" w:rsidRDefault="00F43AA9" w:rsidP="00FE2716">
      <w:pPr>
        <w:pStyle w:val="Texto"/>
      </w:pPr>
    </w:p>
    <w:p w14:paraId="684D6839" w14:textId="77777777" w:rsidR="00F43AA9" w:rsidRDefault="00F43AA9" w:rsidP="00FE2716">
      <w:pPr>
        <w:pStyle w:val="Texto"/>
      </w:pPr>
    </w:p>
    <w:p w14:paraId="7CA45142" w14:textId="77777777" w:rsidR="00F43AA9" w:rsidRDefault="00F43AA9" w:rsidP="00FE2716">
      <w:pPr>
        <w:pStyle w:val="Texto"/>
      </w:pPr>
      <w:r>
        <w:t xml:space="preserve">A pesar de que existen diversas soluciones propuestas cuyo objetivo es asistir al trabajo colaborativo, algunos problemas deben ser resueltos aún. Cuestiones como restricciones el tamaño de la superficie táctil que utilizan soluciones anteriores, la trazabilidad de tareas, la capacidad de monitorear el desarrollo de la tarea, la cantidad de personas que pueden participar, la complejidad de configuración del ambiente de trabajo, el coste de la implementación, y herramientas que hagan énfasis en el diseño de software, hacen necesaria investigación en este campo. </w:t>
      </w:r>
    </w:p>
    <w:p w14:paraId="46CE4929" w14:textId="77777777" w:rsidR="00F43AA9" w:rsidRDefault="00F43AA9" w:rsidP="00F43AA9">
      <w:pPr>
        <w:pStyle w:val="Subtitulocapitulo"/>
        <w:numPr>
          <w:ilvl w:val="0"/>
          <w:numId w:val="0"/>
        </w:numPr>
        <w:ind w:left="792"/>
        <w:jc w:val="both"/>
        <w:rPr>
          <w:b w:val="0"/>
          <w:sz w:val="24"/>
        </w:rPr>
      </w:pPr>
    </w:p>
    <w:p w14:paraId="72D99138" w14:textId="77777777" w:rsidR="00F43AA9" w:rsidRDefault="00F43AA9" w:rsidP="00F43AA9">
      <w:pPr>
        <w:pStyle w:val="Subtitulocapitulo"/>
        <w:numPr>
          <w:ilvl w:val="0"/>
          <w:numId w:val="0"/>
        </w:numPr>
        <w:ind w:left="792"/>
        <w:jc w:val="both"/>
        <w:rPr>
          <w:b w:val="0"/>
          <w:sz w:val="24"/>
        </w:rPr>
      </w:pPr>
    </w:p>
    <w:p w14:paraId="1FA4FDB1" w14:textId="19006405" w:rsidR="00F43AA9" w:rsidRDefault="00C9564F" w:rsidP="00F43AA9">
      <w:pPr>
        <w:pStyle w:val="Subtitulocapitulo"/>
        <w:numPr>
          <w:ilvl w:val="1"/>
          <w:numId w:val="3"/>
        </w:numPr>
        <w:ind w:left="792" w:hanging="432"/>
        <w:rPr>
          <w:sz w:val="24"/>
        </w:rPr>
      </w:pPr>
      <w:bookmarkStart w:id="53" w:name="_Toc397264972"/>
      <w:bookmarkStart w:id="54" w:name="_Toc414964205"/>
      <w:r>
        <w:t>DESCRIPCIÓN DEL PROBLEMA</w:t>
      </w:r>
      <w:bookmarkStart w:id="55" w:name="_Toc397264973"/>
      <w:bookmarkEnd w:id="53"/>
      <w:bookmarkEnd w:id="54"/>
    </w:p>
    <w:p w14:paraId="17A53BF5" w14:textId="77777777" w:rsidR="00F43AA9" w:rsidRDefault="00F43AA9" w:rsidP="00F43AA9">
      <w:pPr>
        <w:pStyle w:val="Subtitulocapitulo"/>
        <w:numPr>
          <w:ilvl w:val="0"/>
          <w:numId w:val="0"/>
        </w:numPr>
        <w:ind w:left="792"/>
        <w:rPr>
          <w:b w:val="0"/>
          <w:sz w:val="24"/>
          <w:szCs w:val="24"/>
        </w:rPr>
      </w:pPr>
    </w:p>
    <w:p w14:paraId="38F9D283" w14:textId="77777777" w:rsidR="00F43AA9" w:rsidRDefault="00F43AA9" w:rsidP="00FE2716">
      <w:pPr>
        <w:pStyle w:val="Texto"/>
      </w:pPr>
      <w:r>
        <w:t xml:space="preserve">Un aula de clases común, en donde se propone la realización de una actividad de trabajo colaborativo en la que se requiere por ejemplo, de la elaboración de diagramas de diseño de software, contiene tradicionalmente dos actores involucrados: estudiantes y profesores. Por un lado, los estudiantes elaboran generalmente diagramas sobre papel de manera colaborativa. Por otro lado, los profesores son los encargados de la revisión y evaluación del trabajo colaborativo. Existen dificultades en este tipo de tareas que suponen esfuerzo y que afectan a los actores en distinta forma. Este trabajo de investigación abordará el problema desde cada una de las perspectivas de estos actores. </w:t>
      </w:r>
    </w:p>
    <w:p w14:paraId="630DC162" w14:textId="77777777" w:rsidR="00F43AA9" w:rsidRDefault="00F43AA9" w:rsidP="00FE2716">
      <w:pPr>
        <w:pStyle w:val="Texto"/>
      </w:pPr>
    </w:p>
    <w:p w14:paraId="21C0A59E" w14:textId="77777777" w:rsidR="00F43AA9" w:rsidRDefault="00F43AA9" w:rsidP="00FE2716">
      <w:pPr>
        <w:pStyle w:val="Texto"/>
      </w:pPr>
      <w:r>
        <w:t xml:space="preserve">Desde el punto de vista del profesor, se ha evidenciado la dificultad que supone medir objetivamente la participación efectiva de cada uno los miembros de un grupo y la calidad de su aportación para asignar una calificación </w:t>
      </w:r>
      <w:r>
        <w:fldChar w:fldCharType="begin" w:fldLock="1"/>
      </w:r>
      <w: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fldChar w:fldCharType="separate"/>
      </w:r>
      <w:r>
        <w:rPr>
          <w:noProof/>
        </w:rPr>
        <w:t>[10]</w:t>
      </w:r>
      <w:r>
        <w:fldChar w:fldCharType="end"/>
      </w:r>
      <w:r>
        <w:t xml:space="preserve">. Este trabajo resulta tedioso pues implica revisar el trabajo final, hacer un reporte para cada integrante de grupo y retroalimentarlo. Consecuentemente, el instructor pudiera entregar una retroalimentación incompleta, con pocos detalles o poco efectiva.  </w:t>
      </w:r>
    </w:p>
    <w:p w14:paraId="769E7024" w14:textId="77777777" w:rsidR="00F43AA9" w:rsidRDefault="00F43AA9" w:rsidP="00FE2716">
      <w:pPr>
        <w:pStyle w:val="Texto"/>
      </w:pPr>
    </w:p>
    <w:p w14:paraId="37411BCD" w14:textId="77777777" w:rsidR="00F43AA9" w:rsidRDefault="00F43AA9" w:rsidP="00FE2716">
      <w:pPr>
        <w:pStyle w:val="Texto"/>
      </w:pPr>
      <w:r>
        <w:t xml:space="preserve">Desde el punto de vista del estudiante, el reparto de actividades grupales pudiera ser desigual, al no existir herramientas que ayuden a tener una medida objetiva de las aportaciones de los integrantes de grupo. Lo cual pudiere provocar conflictos intra-grupales, inconformidad y  percepción  de una injusta calificación para quienes no participan de forma activa en la elaboración del trabajo en grupo. </w:t>
      </w:r>
    </w:p>
    <w:p w14:paraId="57D451BA" w14:textId="77777777" w:rsidR="00F43AA9" w:rsidRDefault="00F43AA9" w:rsidP="00FE2716">
      <w:pPr>
        <w:pStyle w:val="Texto"/>
      </w:pPr>
    </w:p>
    <w:p w14:paraId="075026A3" w14:textId="77777777" w:rsidR="00F43AA9" w:rsidRDefault="00F43AA9" w:rsidP="00FE2716">
      <w:pPr>
        <w:pStyle w:val="Texto"/>
      </w:pPr>
      <w:r>
        <w:t xml:space="preserve">Con los avances de la tecnología, nuevas herramientas que apoyan la interacción simultánea están disponibles para los desarrolladores y usuarios. Un ejemplo de estos avances son las superficies colaborativas comerciales </w:t>
      </w:r>
      <w:r>
        <w:fldChar w:fldCharType="begin" w:fldLock="1"/>
      </w:r>
      <w: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fldChar w:fldCharType="separate"/>
      </w:r>
      <w:r>
        <w:rPr>
          <w:noProof/>
        </w:rPr>
        <w:t>[11]</w:t>
      </w:r>
      <w:r>
        <w:fldChar w:fldCharType="end"/>
      </w:r>
      <w:r>
        <w:t xml:space="preserve">. En particular, las superficies colaborativas proporcionan una nueva manera de apoyar a los trabajos colaborativos, porque permiten interacciones cara a cara entre los individuos y, al mismo tiempo, muestran información compartida </w:t>
      </w:r>
      <w:r>
        <w:fldChar w:fldCharType="begin" w:fldLock="1"/>
      </w:r>
      <w: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fldChar w:fldCharType="separate"/>
      </w:r>
      <w:r>
        <w:rPr>
          <w:noProof/>
        </w:rPr>
        <w:t>[12]</w:t>
      </w:r>
      <w:r>
        <w:fldChar w:fldCharType="end"/>
      </w:r>
      <w:r>
        <w:t xml:space="preserve">. En nuestro medio, estas superficies no son ubicuas debido al costo asociado en hardware  y en la implementación de software. Por mencionar algunos ejemplos existentes que utilizan pantallas capacitivas, se presentan la siguientes soluciones: la solución multitáctil Ideum Coffee Table, cuyo precio oscila alrededor de los $10.000 </w:t>
      </w:r>
      <w:r>
        <w:fldChar w:fldCharType="begin" w:fldLock="1"/>
      </w:r>
      <w: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fldChar w:fldCharType="separate"/>
      </w:r>
      <w:r>
        <w:rPr>
          <w:noProof/>
        </w:rPr>
        <w:t>[13]</w:t>
      </w:r>
      <w:r>
        <w:fldChar w:fldCharType="end"/>
      </w:r>
      <w:r>
        <w:t xml:space="preserve">;  la solución de Microsoft Surface SUR40 cuyo precio sugerido en pre-venta es de $9.000 </w:t>
      </w:r>
      <w:r>
        <w:fldChar w:fldCharType="begin" w:fldLock="1"/>
      </w:r>
      <w: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fldChar w:fldCharType="separate"/>
      </w:r>
      <w:r>
        <w:rPr>
          <w:noProof/>
        </w:rPr>
        <w:t>[14]</w:t>
      </w:r>
      <w:r>
        <w:fldChar w:fldCharType="end"/>
      </w:r>
      <w:r>
        <w:t xml:space="preserve"> a junio de 2014. Existen soluciones multitáctiles basadas en tecnología infrarroja con un coste menor. Por ejemplo, UBI cuyo costo es de $1.500 </w:t>
      </w:r>
      <w:r>
        <w:fldChar w:fldCharType="begin" w:fldLock="1"/>
      </w:r>
      <w: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fldChar w:fldCharType="separate"/>
      </w:r>
      <w:r>
        <w:rPr>
          <w:noProof/>
        </w:rPr>
        <w:t>[15]</w:t>
      </w:r>
      <w:r>
        <w:fldChar w:fldCharType="end"/>
      </w:r>
      <w:r>
        <w:t xml:space="preserve">, pero que posee limitaciones cuando se requiere realizar acciones finas sobre su superficie colaborativa como dibujar. Además, ninguna de estas soluciones es capaz de identificar las acciones asociadas a cada usuario en particular. Debido a estos inconvenientes, se afirma que aún no se ha explotado el potencial de las superficies colaborativas, por lo que es necesario realizar propuestas que consideren este tipo de herramientas a un costo más cercano al contexto educativo y ecuatoriano. </w:t>
      </w:r>
    </w:p>
    <w:p w14:paraId="28E6FB6E" w14:textId="77777777" w:rsidR="00F43AA9" w:rsidRDefault="00F43AA9" w:rsidP="00FE2716">
      <w:pPr>
        <w:pStyle w:val="Texto"/>
      </w:pPr>
    </w:p>
    <w:p w14:paraId="404877FD" w14:textId="77777777" w:rsidR="00F43AA9" w:rsidRDefault="00F43AA9" w:rsidP="00FE2716">
      <w:pPr>
        <w:pStyle w:val="Texto"/>
      </w:pPr>
      <w:r>
        <w:t>Este trabajo de investigación hará énfasis  en intentar representar de forma efectiva la contribución o participación real de cada  miembro de grupo en la elaboración de un trabajo colaborativo de modelado de base de datos, utilizando una solución que considere superficies colaborativas. Para luego conducir un experimento que use esta herramienta, en la cual los alumnos estarán constantemente monitoreados por un profesor.  Esto  se realizará con el objetivo de conocer cuál es el efecto de utilizar este tipo de herramientas digitales en la percepción de los profesores acerca de la facilidad de asignación de una calificación individual y grupal, y su percepción en cuanto a la equidad de la carga de trabajo distribuida entre los estudiantes que realizan un trabajo colaborativo. Así también se desea conocer cuál es el efecto de utilizar estas herramientas en la percepción de los estudiantes en cuanto la conformidad con su calificación individual y grupal asignada por el profesor,</w:t>
      </w:r>
      <w:r>
        <w:rPr>
          <w:rStyle w:val="TextoCar"/>
          <w:b/>
        </w:rPr>
        <w:t xml:space="preserve"> </w:t>
      </w:r>
      <w:r w:rsidRPr="00701E08">
        <w:rPr>
          <w:rStyle w:val="TextoCar"/>
        </w:rPr>
        <w:t>su percepción de la capacidad  de las herramientas que utiliza  para reflejar el aporte real de cada miembro de su grupo de trabajo,</w:t>
      </w:r>
      <w:r>
        <w:t xml:space="preserve"> y, su percepción en cuanto a la equidad de carga de trabajo distribuida entro los miembros de su grupo en la realización de un trabajo colaborativo. En esta investigación se considerará la asignación de una calificación a los trabajos colaborativos desde una perspectiva cuantitativa; no se busca evaluar la calidad de las contribuciones de cada individuo, ya que esto supone el estudio de la semántica y contenido específico del trabajo. </w:t>
      </w:r>
    </w:p>
    <w:p w14:paraId="372FF443" w14:textId="77777777" w:rsidR="00F43AA9" w:rsidRDefault="00F43AA9" w:rsidP="00F43AA9">
      <w:pPr>
        <w:pStyle w:val="ListParagraph"/>
        <w:rPr>
          <w:sz w:val="22"/>
        </w:rPr>
      </w:pPr>
    </w:p>
    <w:p w14:paraId="45BA6F87" w14:textId="77777777" w:rsidR="00F43AA9" w:rsidRDefault="00F43AA9" w:rsidP="00F43AA9">
      <w:pPr>
        <w:pStyle w:val="ListParagraph"/>
      </w:pPr>
    </w:p>
    <w:p w14:paraId="1C5568EF" w14:textId="3EDB519E" w:rsidR="00F43AA9" w:rsidRDefault="00C9564F" w:rsidP="00F43AA9">
      <w:pPr>
        <w:pStyle w:val="Subtitulocapitulo"/>
        <w:numPr>
          <w:ilvl w:val="1"/>
          <w:numId w:val="3"/>
        </w:numPr>
        <w:ind w:left="792" w:hanging="432"/>
        <w:rPr>
          <w:sz w:val="24"/>
        </w:rPr>
      </w:pPr>
      <w:bookmarkStart w:id="56" w:name="_Toc414964206"/>
      <w:r>
        <w:t>JUSTIFICACIÓN</w:t>
      </w:r>
      <w:r w:rsidR="00F43AA9">
        <w:rPr>
          <w:rStyle w:val="CommentReference"/>
          <w:rFonts w:eastAsiaTheme="minorHAnsi"/>
          <w:lang w:eastAsia="en-US"/>
        </w:rPr>
        <w:commentReference w:id="57"/>
      </w:r>
      <w:bookmarkEnd w:id="56"/>
    </w:p>
    <w:p w14:paraId="13A758F7" w14:textId="77777777" w:rsidR="00F43AA9" w:rsidRDefault="00F43AA9" w:rsidP="00FE2716">
      <w:pPr>
        <w:pStyle w:val="Texto"/>
      </w:pPr>
      <w:r>
        <w:t>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160CC1CB" w14:textId="5F1262E1" w:rsidR="00F43AA9" w:rsidRDefault="00F43AA9" w:rsidP="00FE2716">
      <w:pPr>
        <w:pStyle w:val="Texto"/>
      </w:pPr>
      <w:r>
        <w:t xml:space="preserve">La solución propuesta en el presente trabajo, incluirá un equilibrio en: costos relacionados a hardware; uso de software libre, para abaratar costos de implementación; facilidad de configuración en un aula de clases; y, portabilidad.  Revisión de literatura previa ha mostrado que las soluciones actuales están diseñadas mayoritariamente para el ámbito profesional y no así para el ámbito educativo </w:t>
      </w:r>
      <w:r>
        <w:fldChar w:fldCharType="begin" w:fldLock="1"/>
      </w:r>
      <w: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fldChar w:fldCharType="separate"/>
      </w:r>
      <w:r>
        <w:rPr>
          <w:noProof/>
        </w:rPr>
        <w:t>[16]</w:t>
      </w:r>
      <w:r>
        <w:fldChar w:fldCharType="end"/>
      </w:r>
      <w:r>
        <w:t>. Por lo que la herramienta que se desarrollará, se orientará a una aplicación educativa  y particularmente en el aprendizaje de diseño de software. Además, esta herramienta podrá servir para futuros trabajos de investigación en los que se requiera una herramienta especializada en modelado de bases de datos, con la posibilidad de ampliar su uso a otros tipos de diagramas de diseño de software, por ejemplo el estándar UML o inclusive BPMN.</w:t>
      </w:r>
    </w:p>
    <w:p w14:paraId="027335DB" w14:textId="77777777" w:rsidR="00F43AA9" w:rsidRDefault="00F43AA9" w:rsidP="00F43AA9">
      <w:pPr>
        <w:pStyle w:val="ListParagraph"/>
      </w:pPr>
    </w:p>
    <w:p w14:paraId="18E5D360" w14:textId="77777777" w:rsidR="00F43AA9" w:rsidRDefault="00F43AA9" w:rsidP="00F43AA9">
      <w:pPr>
        <w:pStyle w:val="ListParagraph"/>
      </w:pPr>
    </w:p>
    <w:p w14:paraId="43EAC1EC" w14:textId="77777777" w:rsidR="00F43AA9" w:rsidRDefault="00F43AA9" w:rsidP="00F43AA9">
      <w:pPr>
        <w:pStyle w:val="ListParagraph"/>
      </w:pPr>
    </w:p>
    <w:p w14:paraId="201E667C" w14:textId="161728D6" w:rsidR="00F43AA9" w:rsidRDefault="00C9564F" w:rsidP="00F43AA9">
      <w:pPr>
        <w:pStyle w:val="Subtitulocapitulo"/>
        <w:numPr>
          <w:ilvl w:val="1"/>
          <w:numId w:val="3"/>
        </w:numPr>
        <w:ind w:left="792" w:hanging="432"/>
      </w:pPr>
      <w:bookmarkStart w:id="58" w:name="_Toc414964207"/>
      <w:r>
        <w:t>PROPUESTA Y ALCANCE</w:t>
      </w:r>
      <w:bookmarkEnd w:id="58"/>
    </w:p>
    <w:p w14:paraId="494E5E2A" w14:textId="77777777" w:rsidR="00F43AA9" w:rsidRDefault="00F43AA9" w:rsidP="00F43AA9">
      <w:pPr>
        <w:pStyle w:val="Texto"/>
        <w:ind w:left="1416"/>
        <w:rPr>
          <w:b/>
        </w:rPr>
      </w:pPr>
      <w:r>
        <w:t xml:space="preserve">En la primera etapa de esta investigación, se propone una solución que utilice una superficie colaborativa de bajo costo, que permitirá  a los alumnos, integrantes de un grupo, elaborar una trabajo colaborativo de modelado lógico de  base de datos. La solución también permite registrar la aportación de cada integrante de grupo  y tipo de aportación (crear, editar y eliminar diferentes tipos de elementos utilizados en diagramas Entidad-Relación). </w:t>
      </w:r>
    </w:p>
    <w:p w14:paraId="5E7F5729" w14:textId="77777777" w:rsidR="00F43AA9" w:rsidRDefault="00F43AA9" w:rsidP="00F43AA9">
      <w:pPr>
        <w:pStyle w:val="Texto"/>
        <w:ind w:left="1416"/>
        <w:rPr>
          <w:b/>
        </w:rPr>
      </w:pPr>
      <w:r>
        <w:t>La solución incorporará un componente web que permite al profesor monitorear el desarrollo del trabajo colaborativo y evaluarlo. Durante el monitoreo y evaluación del trabajo, se busca brindar al profesor  la posibilidad de identificar las reales aportaciones de cada estudiante durante el trabajo colaborativo. Así también, la solución mostrará datos numéricos proporcionales de los tipos de contribuciones realizadas durante todo el proceso de diseño. Por ejemplo, el profesor  conocerá el porcentaje creaciones, ediciones, y eliminaciones de Entidades y Relaciones por cada uno de los miembros del grupo de trabajo.</w:t>
      </w:r>
    </w:p>
    <w:p w14:paraId="563F9AEE" w14:textId="77777777" w:rsidR="00F43AA9" w:rsidRDefault="00F43AA9" w:rsidP="00F43AA9">
      <w:pPr>
        <w:pStyle w:val="NormalWeb"/>
        <w:spacing w:before="0" w:beforeAutospacing="0" w:after="0" w:afterAutospacing="0" w:line="480" w:lineRule="auto"/>
        <w:ind w:left="1416"/>
        <w:jc w:val="both"/>
        <w:rPr>
          <w:rFonts w:ascii="Arial" w:hAnsi="Arial" w:cs="Arial"/>
          <w:color w:val="000000"/>
        </w:rPr>
      </w:pPr>
    </w:p>
    <w:p w14:paraId="612790E6" w14:textId="77777777" w:rsidR="00F43AA9" w:rsidRDefault="00F43AA9" w:rsidP="00F43AA9">
      <w:pPr>
        <w:pStyle w:val="Texto"/>
        <w:ind w:left="1416"/>
      </w:pPr>
      <w:r>
        <w:t xml:space="preserve">Una vez diseñada e implementada la solución,  se realizará  experimentación con alumnos y profesores.  El objetivo de esta experimentación es conocer cuál es el efecto en la percepción de los profesores acerca de la facilidad de asignación de una calificación individual y grupal al utilizar la solución propuesta, y su percepción en cuanto a la  equidad de carga de trabajo entre los estudiantes.  También se desea conocer cuál es el efecto de utilizar esta solución en la percepción de los estudiantes en cuanto a  la conformidad con su calificación individual y grupal asignada por el profesor, </w:t>
      </w:r>
      <w:r w:rsidRPr="009A5C95">
        <w:rPr>
          <w:rStyle w:val="TextoCar"/>
        </w:rPr>
        <w:t>su percepción de l</w:t>
      </w:r>
      <w:r>
        <w:rPr>
          <w:rStyle w:val="TextoCar"/>
        </w:rPr>
        <w:t>a capacidad  de la herramienta</w:t>
      </w:r>
      <w:r w:rsidRPr="009A5C95">
        <w:rPr>
          <w:rStyle w:val="TextoCar"/>
        </w:rPr>
        <w:t xml:space="preserve"> que utiliza  para reflejar el aporte real de cada miembro de su grupo de trabajo</w:t>
      </w:r>
      <w:r>
        <w:t xml:space="preserve">, y, su percepción en cuanto a la equidad de la carga de trabajo distribuida entro los miembros de su grupo en la realización de un trabajo colaborativo. </w:t>
      </w:r>
    </w:p>
    <w:p w14:paraId="45EEABBC" w14:textId="77777777" w:rsidR="00F43AA9" w:rsidRDefault="00F43AA9" w:rsidP="00F43AA9">
      <w:pPr>
        <w:pStyle w:val="Texto"/>
        <w:ind w:left="1416"/>
      </w:pPr>
    </w:p>
    <w:p w14:paraId="703F1F83" w14:textId="7C436BAD" w:rsidR="00F43AA9" w:rsidRDefault="00C9564F" w:rsidP="00F43AA9">
      <w:pPr>
        <w:pStyle w:val="Subtitulocapitulo"/>
        <w:numPr>
          <w:ilvl w:val="1"/>
          <w:numId w:val="3"/>
        </w:numPr>
        <w:ind w:left="792" w:hanging="432"/>
        <w:rPr>
          <w:sz w:val="24"/>
          <w:szCs w:val="24"/>
        </w:rPr>
      </w:pPr>
      <w:bookmarkStart w:id="59" w:name="_Toc397264975"/>
      <w:bookmarkStart w:id="60" w:name="_Toc414964208"/>
      <w:bookmarkEnd w:id="55"/>
      <w:r>
        <w:t>OBJETIVOS</w:t>
      </w:r>
      <w:bookmarkEnd w:id="59"/>
      <w:bookmarkEnd w:id="60"/>
    </w:p>
    <w:p w14:paraId="40A8EB16" w14:textId="77777777" w:rsidR="00F43AA9" w:rsidRDefault="00F43AA9" w:rsidP="00F43AA9">
      <w:pPr>
        <w:pStyle w:val="Subtitulocapitulo"/>
        <w:numPr>
          <w:ilvl w:val="0"/>
          <w:numId w:val="0"/>
        </w:numPr>
        <w:ind w:left="792"/>
        <w:rPr>
          <w:sz w:val="24"/>
          <w:szCs w:val="24"/>
        </w:rPr>
      </w:pPr>
    </w:p>
    <w:p w14:paraId="2B4F86A2" w14:textId="0A729D58" w:rsidR="00F43AA9" w:rsidRDefault="00B44AAC" w:rsidP="00FE2716">
      <w:pPr>
        <w:pStyle w:val="Subtitulo2"/>
        <w:rPr>
          <w:sz w:val="24"/>
          <w:szCs w:val="24"/>
        </w:rPr>
      </w:pPr>
      <w:bookmarkStart w:id="61" w:name="_Toc397264976"/>
      <w:bookmarkStart w:id="62" w:name="_Toc414964209"/>
      <w:r>
        <w:t>OBJETIVO GENERAL</w:t>
      </w:r>
      <w:bookmarkEnd w:id="61"/>
      <w:bookmarkEnd w:id="62"/>
    </w:p>
    <w:p w14:paraId="24ECADF3" w14:textId="77777777" w:rsidR="00F43AA9" w:rsidRDefault="00F43AA9" w:rsidP="00F43AA9">
      <w:pPr>
        <w:spacing w:after="0" w:line="480" w:lineRule="auto"/>
        <w:ind w:left="1416"/>
        <w:jc w:val="both"/>
        <w:rPr>
          <w:rFonts w:eastAsia="Times New Roman" w:cs="Arial"/>
          <w:bCs/>
          <w:color w:val="000000"/>
          <w:szCs w:val="28"/>
          <w:lang w:eastAsia="es-EC"/>
        </w:rPr>
      </w:pPr>
      <w:r>
        <w:rPr>
          <w:rFonts w:eastAsia="Times New Roman" w:cs="Arial"/>
          <w:bCs/>
          <w:color w:val="000000"/>
          <w:szCs w:val="28"/>
          <w:lang w:eastAsia="es-EC"/>
        </w:rPr>
        <w:t>Evaluar la efectividad de superficies colaborativas portables de bajo costo para dar seguimiento a las contribuciones individuales de estudiantes, cuando realizan trabajos colaborativos de modelado de datos.</w:t>
      </w:r>
    </w:p>
    <w:p w14:paraId="26DA067D" w14:textId="77777777" w:rsidR="00F43AA9" w:rsidRDefault="00F43AA9" w:rsidP="00F43AA9">
      <w:pPr>
        <w:spacing w:after="0" w:line="480" w:lineRule="auto"/>
        <w:jc w:val="both"/>
        <w:rPr>
          <w:rFonts w:eastAsia="Times New Roman" w:cs="Arial"/>
          <w:bCs/>
          <w:color w:val="000000"/>
          <w:szCs w:val="28"/>
          <w:lang w:eastAsia="es-EC"/>
        </w:rPr>
      </w:pPr>
    </w:p>
    <w:p w14:paraId="1537C0A1" w14:textId="77777777" w:rsidR="00F43AA9" w:rsidRDefault="00F43AA9" w:rsidP="00F43AA9">
      <w:pPr>
        <w:spacing w:after="0" w:line="480" w:lineRule="auto"/>
        <w:jc w:val="both"/>
        <w:rPr>
          <w:rFonts w:eastAsia="Times New Roman" w:cs="Arial"/>
          <w:bCs/>
          <w:color w:val="000000"/>
          <w:szCs w:val="28"/>
          <w:lang w:eastAsia="es-EC"/>
        </w:rPr>
      </w:pPr>
    </w:p>
    <w:p w14:paraId="16E5A473" w14:textId="1AE7AA5A" w:rsidR="00F43AA9" w:rsidRDefault="00B44AAC" w:rsidP="00FE2716">
      <w:pPr>
        <w:pStyle w:val="Subtitulo2"/>
        <w:rPr>
          <w:sz w:val="24"/>
          <w:szCs w:val="24"/>
        </w:rPr>
      </w:pPr>
      <w:bookmarkStart w:id="63" w:name="_Toc397264977"/>
      <w:bookmarkStart w:id="64" w:name="_Toc414964210"/>
      <w:r>
        <w:t>OBJETIVOS ESPECÍFICOS</w:t>
      </w:r>
      <w:bookmarkEnd w:id="63"/>
      <w:bookmarkEnd w:id="64"/>
      <w:r>
        <w:t xml:space="preserve"> </w:t>
      </w:r>
    </w:p>
    <w:p w14:paraId="02E29FF4" w14:textId="77777777" w:rsidR="00F43AA9" w:rsidRDefault="00F43AA9" w:rsidP="00F43AA9">
      <w:pPr>
        <w:pStyle w:val="NombreCapitulo"/>
        <w:numPr>
          <w:ilvl w:val="0"/>
          <w:numId w:val="0"/>
        </w:numPr>
        <w:ind w:left="360" w:hanging="360"/>
      </w:pPr>
    </w:p>
    <w:p w14:paraId="4B1F14C1" w14:textId="77777777" w:rsidR="00F43AA9" w:rsidRDefault="00F43AA9" w:rsidP="00F43AA9">
      <w:pPr>
        <w:pStyle w:val="ListParagraph"/>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Analizar los requerimientos necesarios para el desarrollo de un modelador de datos que utilice una superficie colaborativa de bajo costo a partir de las limitaciones, contexto y avances tecnológicos, previa una revisión de literatura. </w:t>
      </w:r>
    </w:p>
    <w:p w14:paraId="026C040A" w14:textId="77777777" w:rsidR="00F43AA9" w:rsidRDefault="00F43AA9" w:rsidP="00F43AA9">
      <w:pPr>
        <w:pStyle w:val="ListParagraph"/>
        <w:spacing w:after="0" w:line="480" w:lineRule="auto"/>
        <w:ind w:left="1440"/>
        <w:jc w:val="both"/>
        <w:rPr>
          <w:rFonts w:eastAsia="Times New Roman" w:cs="Arial"/>
          <w:bCs/>
          <w:color w:val="000000"/>
          <w:szCs w:val="28"/>
          <w:lang w:eastAsia="es-EC"/>
        </w:rPr>
      </w:pPr>
    </w:p>
    <w:p w14:paraId="04E3A889" w14:textId="77777777" w:rsidR="00F43AA9" w:rsidRDefault="00F43AA9" w:rsidP="00F43AA9">
      <w:pPr>
        <w:pStyle w:val="ListParagraph"/>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Diseñar un modelador de datos que utilice una superficie colaborativa de bajo costo a partir de las limitaciones y contexto. </w:t>
      </w:r>
    </w:p>
    <w:p w14:paraId="2CC54C64" w14:textId="77777777" w:rsidR="00F43AA9" w:rsidRDefault="00F43AA9" w:rsidP="00F43AA9">
      <w:pPr>
        <w:spacing w:after="0" w:line="480" w:lineRule="auto"/>
        <w:jc w:val="both"/>
        <w:rPr>
          <w:rFonts w:eastAsia="Times New Roman" w:cs="Arial"/>
          <w:bCs/>
          <w:color w:val="000000"/>
          <w:szCs w:val="28"/>
          <w:lang w:eastAsia="es-EC"/>
        </w:rPr>
      </w:pPr>
    </w:p>
    <w:p w14:paraId="281060C7" w14:textId="77777777" w:rsidR="00F43AA9" w:rsidRDefault="00F43AA9" w:rsidP="00F43AA9">
      <w:pPr>
        <w:pStyle w:val="ListParagraph"/>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Implementar una solución basada en superficies colaborativas de bajo costo para el modelado de datos, a partir del análisis y diseño considerando las limitaciones y contexto en el que se ejecutará. </w:t>
      </w:r>
    </w:p>
    <w:p w14:paraId="175D6F53" w14:textId="77777777" w:rsidR="00F43AA9" w:rsidRDefault="00F43AA9" w:rsidP="00F43AA9">
      <w:pPr>
        <w:pStyle w:val="ListParagraph"/>
        <w:spacing w:after="0" w:line="480" w:lineRule="auto"/>
        <w:ind w:left="1440"/>
        <w:jc w:val="both"/>
        <w:rPr>
          <w:rFonts w:eastAsia="Times New Roman" w:cs="Arial"/>
          <w:bCs/>
          <w:color w:val="000000"/>
          <w:szCs w:val="28"/>
          <w:lang w:eastAsia="es-EC"/>
        </w:rPr>
      </w:pPr>
    </w:p>
    <w:p w14:paraId="768487BF" w14:textId="77777777" w:rsidR="00F43AA9" w:rsidRDefault="00F43AA9" w:rsidP="00F43AA9">
      <w:pPr>
        <w:pStyle w:val="ListParagraph"/>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 xml:space="preserve">Evaluar la efectividad de la solución propuesta, desde la percepción de profesores y estudiantes. </w:t>
      </w:r>
    </w:p>
    <w:p w14:paraId="5558A29C" w14:textId="77777777" w:rsidR="00F43AA9" w:rsidRDefault="00F43AA9" w:rsidP="00F43AA9">
      <w:pPr>
        <w:pStyle w:val="ListParagraph"/>
        <w:spacing w:after="0" w:line="480" w:lineRule="auto"/>
        <w:ind w:left="1440"/>
        <w:jc w:val="both"/>
        <w:rPr>
          <w:rFonts w:eastAsia="Times New Roman" w:cs="Arial"/>
          <w:bCs/>
          <w:color w:val="000000"/>
          <w:szCs w:val="28"/>
          <w:lang w:eastAsia="es-EC"/>
        </w:rPr>
      </w:pPr>
    </w:p>
    <w:p w14:paraId="4463126A" w14:textId="77777777" w:rsidR="00F43AA9" w:rsidRDefault="00F43AA9" w:rsidP="00F43AA9">
      <w:pPr>
        <w:pStyle w:val="ListParagraph"/>
        <w:numPr>
          <w:ilvl w:val="0"/>
          <w:numId w:val="4"/>
        </w:numPr>
        <w:spacing w:after="0" w:line="480" w:lineRule="auto"/>
        <w:jc w:val="both"/>
        <w:rPr>
          <w:rFonts w:eastAsia="Times New Roman" w:cs="Arial"/>
          <w:bCs/>
          <w:color w:val="000000"/>
          <w:szCs w:val="28"/>
          <w:lang w:eastAsia="es-EC"/>
        </w:rPr>
      </w:pPr>
      <w:r>
        <w:rPr>
          <w:rFonts w:eastAsia="Times New Roman" w:cs="Arial"/>
          <w:bCs/>
          <w:color w:val="000000"/>
          <w:szCs w:val="28"/>
          <w:lang w:eastAsia="es-EC"/>
        </w:rPr>
        <w:t>Evaluar la usabilidad de la interacción de la solución propuesta con estudiantes de un curso en el que se realice modelado de datos.</w:t>
      </w:r>
    </w:p>
    <w:p w14:paraId="27C63AE2" w14:textId="77777777" w:rsidR="00F43AA9" w:rsidRDefault="00F43AA9" w:rsidP="00F43AA9">
      <w:pPr>
        <w:spacing w:after="0" w:line="480" w:lineRule="auto"/>
        <w:jc w:val="both"/>
        <w:rPr>
          <w:rFonts w:eastAsia="Times New Roman" w:cs="Arial"/>
          <w:bCs/>
          <w:color w:val="000000"/>
          <w:szCs w:val="28"/>
          <w:lang w:eastAsia="es-EC"/>
        </w:rPr>
      </w:pPr>
    </w:p>
    <w:p w14:paraId="7ACDC9CA" w14:textId="77777777" w:rsidR="00F43AA9" w:rsidRDefault="00F43AA9" w:rsidP="00F43AA9">
      <w:pPr>
        <w:spacing w:after="0" w:line="480" w:lineRule="auto"/>
        <w:jc w:val="both"/>
        <w:rPr>
          <w:rFonts w:eastAsia="Times New Roman" w:cs="Arial"/>
          <w:bCs/>
          <w:color w:val="000000"/>
          <w:szCs w:val="28"/>
          <w:lang w:eastAsia="es-EC"/>
        </w:rPr>
      </w:pPr>
    </w:p>
    <w:p w14:paraId="43C3347B" w14:textId="56D71DC9" w:rsidR="00F43AA9" w:rsidRDefault="00C9564F" w:rsidP="00F43AA9">
      <w:pPr>
        <w:pStyle w:val="Subtitulocapitulo"/>
        <w:numPr>
          <w:ilvl w:val="1"/>
          <w:numId w:val="3"/>
        </w:numPr>
        <w:ind w:left="792" w:hanging="432"/>
        <w:rPr>
          <w:sz w:val="24"/>
          <w:szCs w:val="24"/>
        </w:rPr>
      </w:pPr>
      <w:bookmarkStart w:id="65" w:name="_Toc414964211"/>
      <w:r>
        <w:t>PREGUNTA DE INVESTIGACIÓN E HIPÓTESIS</w:t>
      </w:r>
      <w:bookmarkEnd w:id="65"/>
    </w:p>
    <w:p w14:paraId="32C13451" w14:textId="77777777" w:rsidR="00F43AA9" w:rsidRPr="00377B10" w:rsidRDefault="00F43AA9" w:rsidP="00377B10">
      <w:pPr>
        <w:pStyle w:val="Texto"/>
      </w:pPr>
      <w:r w:rsidRPr="00377B10">
        <w:t>Como se mencionó anteriormente, existen dos clases de actores en un ambiente de trabajo colaborativo en un aula de clases.  Es por esto, que se planteará una pregunta de investigación desde la perspectiva de cada actor:</w:t>
      </w:r>
    </w:p>
    <w:p w14:paraId="3900D4E7" w14:textId="77777777" w:rsidR="00F43AA9" w:rsidRPr="00377B10" w:rsidRDefault="00F43AA9" w:rsidP="00377B10">
      <w:pPr>
        <w:pStyle w:val="Texto"/>
      </w:pPr>
    </w:p>
    <w:p w14:paraId="6FF474B6" w14:textId="77777777" w:rsidR="00F43AA9" w:rsidRPr="00377B10" w:rsidRDefault="00F43AA9" w:rsidP="00377B10">
      <w:pPr>
        <w:pStyle w:val="Texto"/>
      </w:pPr>
      <w:r w:rsidRPr="00377B10">
        <w:t>Pregunta 1: ¿Cuál es el efecto de utilizar una superficie colaborativa en la percepción de los profesores en relación a la equidad de carga de trabajo y a la facilidad de asignar una calificación individual y grupal en trabajos colaborativos de modelado de datos?</w:t>
      </w:r>
    </w:p>
    <w:p w14:paraId="102E5F4F" w14:textId="77777777" w:rsidR="00F43AA9" w:rsidRPr="00377B10" w:rsidRDefault="00F43AA9" w:rsidP="00377B10">
      <w:pPr>
        <w:pStyle w:val="Texto"/>
      </w:pPr>
      <w:r w:rsidRPr="00377B10">
        <w:t xml:space="preserve">Pregunta 2: ¿Cuál es el efecto de utilizar una superficie colaborativa en la percepción de los estudiantes en relación a la equidad de la carga de trabajo, </w:t>
      </w:r>
      <w:r w:rsidRPr="00377B10">
        <w:rPr>
          <w:rStyle w:val="TextoCar"/>
        </w:rPr>
        <w:t xml:space="preserve">la percepción de la capacidad  de las herramientas que utiliza  para reflejar el aporte real de cada miembro de su grupo de trabajo, y </w:t>
      </w:r>
      <w:r w:rsidRPr="00377B10">
        <w:t>a la conformidad con sus calificaciones individuales y grupales obtenidas en trabajos colaborativos de modelado de datos?</w:t>
      </w:r>
    </w:p>
    <w:p w14:paraId="5E0B1078" w14:textId="77777777" w:rsidR="00F43AA9" w:rsidRPr="00377B10" w:rsidRDefault="00F43AA9" w:rsidP="00377B10">
      <w:pPr>
        <w:pStyle w:val="Texto"/>
      </w:pPr>
    </w:p>
    <w:p w14:paraId="6983C354" w14:textId="77777777" w:rsidR="00F43AA9" w:rsidRPr="00377B10" w:rsidRDefault="00F43AA9" w:rsidP="00377B10">
      <w:pPr>
        <w:pStyle w:val="Texto"/>
      </w:pPr>
      <w:r w:rsidRPr="00377B10">
        <w:t>De las preguntas de investigación anteriores, se derivan las siguientes hipótesis. Considerando al profesor:</w:t>
      </w:r>
    </w:p>
    <w:p w14:paraId="7EE95164" w14:textId="77777777" w:rsidR="00F43AA9" w:rsidRPr="00377B10" w:rsidRDefault="00F43AA9" w:rsidP="00377B10">
      <w:pPr>
        <w:pStyle w:val="Texto"/>
      </w:pPr>
    </w:p>
    <w:p w14:paraId="57E46E66" w14:textId="77777777" w:rsidR="00F43AA9" w:rsidRPr="00377B10" w:rsidRDefault="00F43AA9" w:rsidP="00377B10">
      <w:pPr>
        <w:pStyle w:val="Texto"/>
      </w:pPr>
      <w:r w:rsidRPr="00377B10">
        <w:t>Hipótesis 1: La percepción del profesor en cuanto a facilidad de asignación de una calificación individual se ve afectada de manera positiva cuando se utiliza una superficie colaborativa  en trabajos de modelado de datos.</w:t>
      </w:r>
    </w:p>
    <w:p w14:paraId="716C2FAB" w14:textId="77777777" w:rsidR="00F43AA9" w:rsidRPr="00377B10" w:rsidRDefault="00F43AA9" w:rsidP="00377B10">
      <w:pPr>
        <w:pStyle w:val="Texto"/>
      </w:pPr>
      <w:r w:rsidRPr="00377B10">
        <w:t>Hipótesis 2: La percepción del profesor en cuanto a facilidad de asignación de una calificación grupal  se ve afectada de manera positiva cuando se utiliza una superficie colaborativa en trabajos de modelamiento de datos.</w:t>
      </w:r>
    </w:p>
    <w:p w14:paraId="5E6DB38C" w14:textId="77777777" w:rsidR="00F43AA9" w:rsidRPr="00377B10" w:rsidRDefault="00F43AA9" w:rsidP="00377B10">
      <w:pPr>
        <w:pStyle w:val="Texto"/>
      </w:pPr>
      <w:r w:rsidRPr="00377B10">
        <w:t>Hipótesis 3: La percepción del maestro en cuanto a equidad de carga de trabajo se ve afectada de manera positiva cuando se utiliza una superficie colaborativa en trabajos de modelamiento de datos.</w:t>
      </w:r>
    </w:p>
    <w:p w14:paraId="318DE896" w14:textId="77777777" w:rsidR="00F43AA9" w:rsidRPr="00377B10" w:rsidRDefault="00F43AA9" w:rsidP="00377B10">
      <w:pPr>
        <w:pStyle w:val="Texto"/>
      </w:pPr>
    </w:p>
    <w:p w14:paraId="2C209D75" w14:textId="77777777" w:rsidR="00F43AA9" w:rsidRPr="00377B10" w:rsidRDefault="00F43AA9" w:rsidP="00377B10">
      <w:pPr>
        <w:pStyle w:val="Texto"/>
      </w:pPr>
      <w:r w:rsidRPr="00377B10">
        <w:t>Considerando al estudiante:</w:t>
      </w:r>
    </w:p>
    <w:p w14:paraId="7A45589C" w14:textId="77777777" w:rsidR="00F43AA9" w:rsidRPr="00377B10" w:rsidRDefault="00F43AA9" w:rsidP="00377B10">
      <w:pPr>
        <w:pStyle w:val="Texto"/>
      </w:pPr>
      <w:r w:rsidRPr="00377B10">
        <w:t>Hipótesis 4: La percepción del estudiante en cuanto a la conformidad con su calificación individual se afecta de manera positiva con el uso de una superficie colaborativa cuando realiza un trabajo de modelamiento de datos.</w:t>
      </w:r>
    </w:p>
    <w:p w14:paraId="516540F9" w14:textId="77777777" w:rsidR="00F43AA9" w:rsidRPr="00377B10" w:rsidRDefault="00F43AA9" w:rsidP="00377B10">
      <w:pPr>
        <w:pStyle w:val="Texto"/>
      </w:pPr>
      <w:r w:rsidRPr="00377B10">
        <w:t>Hipótesis 5: La percepción del estudiante en cuanto a la conformidad con su calificación grupal se afecta de manera positiva con el uso de una superficie colaborativa cuando realiza un trabajo de modelamiento de datos.</w:t>
      </w:r>
    </w:p>
    <w:p w14:paraId="347A644E" w14:textId="77777777" w:rsidR="00F43AA9" w:rsidRPr="00377B10" w:rsidRDefault="00F43AA9" w:rsidP="00377B10">
      <w:pPr>
        <w:pStyle w:val="Texto"/>
      </w:pPr>
      <w:r w:rsidRPr="00377B10">
        <w:t>Hipótesis 6: La percepción del estudiante en cuanto a la equidad de carga de trabajo se ve afectada de manera positiva con el uso de una superficie colaborativa cuando se realiza un trabajo de modelamiento de datos.</w:t>
      </w:r>
    </w:p>
    <w:p w14:paraId="5666C1A0" w14:textId="77777777" w:rsidR="00F43AA9" w:rsidRPr="00377B10" w:rsidRDefault="00F43AA9" w:rsidP="00377B10">
      <w:pPr>
        <w:pStyle w:val="Texto"/>
      </w:pPr>
      <w:r w:rsidRPr="00377B10">
        <w:t xml:space="preserve">Hipótesis 7: La percepción del estudiante en cuanto a </w:t>
      </w:r>
      <w:r w:rsidRPr="00377B10">
        <w:rPr>
          <w:rStyle w:val="TextoCar"/>
        </w:rPr>
        <w:t>la percepción de la capacidad  de las herramientas que utiliza  para reflejar el aporte real de cada miembro de su grupo de trabajo</w:t>
      </w:r>
      <w:r w:rsidRPr="00377B10">
        <w:t xml:space="preserve"> se afecta de manera positiva con el uso de una superficie colaborativa cuando realiza un trabajo de modelamiento de datos.</w:t>
      </w:r>
    </w:p>
    <w:p w14:paraId="3F1F074B" w14:textId="77777777" w:rsidR="00F43AA9" w:rsidRDefault="00F43AA9" w:rsidP="00F43AA9">
      <w:pPr>
        <w:pStyle w:val="Subtitulocapitulo"/>
        <w:numPr>
          <w:ilvl w:val="0"/>
          <w:numId w:val="0"/>
        </w:numPr>
        <w:ind w:left="792"/>
        <w:rPr>
          <w:sz w:val="24"/>
          <w:szCs w:val="24"/>
        </w:rPr>
      </w:pPr>
      <w:r>
        <w:rPr>
          <w:sz w:val="24"/>
          <w:szCs w:val="24"/>
        </w:rPr>
        <w:t xml:space="preserve"> </w:t>
      </w:r>
    </w:p>
    <w:p w14:paraId="24679EDD" w14:textId="2AB9EC23" w:rsidR="00F43AA9" w:rsidRDefault="00C9564F" w:rsidP="00F43AA9">
      <w:pPr>
        <w:pStyle w:val="Subtitulocapitulo"/>
        <w:numPr>
          <w:ilvl w:val="1"/>
          <w:numId w:val="3"/>
        </w:numPr>
        <w:ind w:left="792" w:hanging="432"/>
        <w:rPr>
          <w:sz w:val="24"/>
          <w:szCs w:val="24"/>
        </w:rPr>
      </w:pPr>
      <w:bookmarkStart w:id="66" w:name="_Toc414964212"/>
      <w:r>
        <w:t>METODOLOGÍA</w:t>
      </w:r>
      <w:bookmarkEnd w:id="66"/>
    </w:p>
    <w:p w14:paraId="36465D3A" w14:textId="77777777" w:rsidR="00F43AA9" w:rsidRDefault="00F43AA9" w:rsidP="00377B10">
      <w:pPr>
        <w:pStyle w:val="Texto"/>
      </w:pPr>
      <w: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447344D9" w14:textId="77777777" w:rsidR="00F43AA9" w:rsidRDefault="00F43AA9" w:rsidP="00377B10">
      <w:pPr>
        <w:pStyle w:val="Texto"/>
      </w:pPr>
    </w:p>
    <w:p w14:paraId="15251D50" w14:textId="77777777" w:rsidR="00F43AA9" w:rsidRDefault="00F43AA9" w:rsidP="00377B10">
      <w:pPr>
        <w:pStyle w:val="Texto"/>
      </w:pPr>
      <w: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4BE24FCB" w14:textId="77777777" w:rsidR="00F43AA9" w:rsidRDefault="00F43AA9" w:rsidP="00377B10">
      <w:pPr>
        <w:pStyle w:val="Texto"/>
      </w:pPr>
    </w:p>
    <w:p w14:paraId="441BEE65" w14:textId="77777777" w:rsidR="00F43AA9" w:rsidRDefault="00F43AA9" w:rsidP="00377B10">
      <w:pPr>
        <w:pStyle w:val="Texto"/>
      </w:pPr>
      <w:r>
        <w:t xml:space="preserve">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post-prueba con grupo de control. Seguido se procederá a la implementación de  la solución y a la ejecución de pruebas y experimentos.  </w:t>
      </w:r>
    </w:p>
    <w:p w14:paraId="7E9575C0" w14:textId="77777777" w:rsidR="00F43AA9" w:rsidRDefault="00F43AA9" w:rsidP="00377B10">
      <w:pPr>
        <w:pStyle w:val="Texto"/>
      </w:pPr>
    </w:p>
    <w:p w14:paraId="46D33784" w14:textId="77777777" w:rsidR="00F43AA9" w:rsidRDefault="00F43AA9" w:rsidP="00377B10">
      <w:pPr>
        <w:pStyle w:val="Texto"/>
      </w:pPr>
      <w: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67B1DEA7" w14:textId="77777777" w:rsidR="00F43AA9" w:rsidRDefault="00F43AA9" w:rsidP="00377B10">
      <w:pPr>
        <w:pStyle w:val="Texto"/>
      </w:pPr>
    </w:p>
    <w:p w14:paraId="77DF9E38" w14:textId="77777777" w:rsidR="00F43AA9" w:rsidRDefault="00F43AA9" w:rsidP="00377B10">
      <w:pPr>
        <w:pStyle w:val="Texto"/>
        <w:sectPr w:rsidR="00F43AA9" w:rsidSect="0093665A">
          <w:headerReference w:type="default" r:id="rId15"/>
          <w:headerReference w:type="first" r:id="rId16"/>
          <w:pgSz w:w="11906" w:h="16838"/>
          <w:pgMar w:top="2268" w:right="1361" w:bottom="2268" w:left="2268" w:header="709" w:footer="709" w:gutter="0"/>
          <w:cols w:space="708"/>
          <w:titlePg/>
          <w:docGrid w:linePitch="360"/>
        </w:sectPr>
      </w:pPr>
    </w:p>
    <w:p w14:paraId="306C1670" w14:textId="77777777" w:rsidR="001A46EB" w:rsidRDefault="001A46EB" w:rsidP="00357334">
      <w:pPr>
        <w:pStyle w:val="NumeroCapitulo"/>
        <w:spacing w:line="240" w:lineRule="auto"/>
      </w:pPr>
    </w:p>
    <w:p w14:paraId="3DA58DDF" w14:textId="77777777" w:rsidR="001A46EB" w:rsidRDefault="001A46EB" w:rsidP="00357334">
      <w:pPr>
        <w:pStyle w:val="NumeroCapitulo"/>
        <w:spacing w:line="240" w:lineRule="auto"/>
      </w:pPr>
    </w:p>
    <w:p w14:paraId="13406CEC" w14:textId="77777777" w:rsidR="001A46EB" w:rsidRDefault="001A46EB" w:rsidP="00357334">
      <w:pPr>
        <w:pStyle w:val="NumeroCapitulo"/>
        <w:spacing w:line="240" w:lineRule="auto"/>
      </w:pPr>
    </w:p>
    <w:p w14:paraId="299F4319" w14:textId="77777777" w:rsidR="001A46EB" w:rsidRDefault="001A46EB" w:rsidP="00357334">
      <w:pPr>
        <w:pStyle w:val="NumeroCapitulo"/>
        <w:spacing w:line="240" w:lineRule="auto"/>
      </w:pPr>
    </w:p>
    <w:p w14:paraId="5DDDD3BF" w14:textId="77777777" w:rsidR="001A46EB" w:rsidRDefault="001A46EB" w:rsidP="00357334">
      <w:pPr>
        <w:pStyle w:val="NumeroCapitulo"/>
        <w:spacing w:line="240" w:lineRule="auto"/>
      </w:pPr>
    </w:p>
    <w:p w14:paraId="22113309" w14:textId="77777777" w:rsidR="001A46EB" w:rsidRDefault="001A46EB" w:rsidP="00357334">
      <w:pPr>
        <w:pStyle w:val="NumeroCapitulo"/>
        <w:spacing w:line="240" w:lineRule="auto"/>
      </w:pPr>
    </w:p>
    <w:p w14:paraId="1B6E6EC7" w14:textId="79DCD9FD" w:rsidR="001A46EB" w:rsidRDefault="00357334" w:rsidP="001A46EB">
      <w:pPr>
        <w:pStyle w:val="NumeroCapitulo"/>
      </w:pPr>
      <w:r>
        <w:t>CAPÍTULO 2</w:t>
      </w:r>
    </w:p>
    <w:p w14:paraId="6BACAD17" w14:textId="5CC713BF" w:rsidR="001A46EB" w:rsidRDefault="00377B10" w:rsidP="001A46EB">
      <w:pPr>
        <w:pStyle w:val="NombreCapitulo"/>
        <w:ind w:left="360" w:hanging="360"/>
      </w:pPr>
      <w:bookmarkStart w:id="67" w:name="_Toc414964213"/>
      <w:r>
        <w:t>REVISIÓN BIBLIOGRÁFICA</w:t>
      </w:r>
      <w:bookmarkEnd w:id="67"/>
    </w:p>
    <w:p w14:paraId="4F0247AE" w14:textId="77777777" w:rsidR="00A77983" w:rsidRDefault="00A77983" w:rsidP="00A77983">
      <w:pPr>
        <w:pStyle w:val="Texto"/>
        <w:ind w:left="360"/>
      </w:pPr>
      <w:r>
        <w:t>En este capítulo se presentan los paradigmas asociados a superficies colaborativas, además se incluye una revisión de las tecnologías asociadas al desarrollo de este tipo de soluciones. Se realiza un análisis comparativo de soluciones previas de las que se extrae sus características de diseño y formas de interacción. Con esta información, y considerando el contexto del presente estudio, se sintetiza una lista de recomendaciones que sirven para el de diseño de la solución que se propone.</w:t>
      </w:r>
    </w:p>
    <w:p w14:paraId="2584CE4E" w14:textId="77777777" w:rsidR="00A77983" w:rsidRDefault="00A77983" w:rsidP="00A77983">
      <w:pPr>
        <w:pStyle w:val="Texto"/>
      </w:pPr>
    </w:p>
    <w:p w14:paraId="72EB55FB" w14:textId="3C865294" w:rsidR="00A77983" w:rsidRDefault="00A77983" w:rsidP="00A77983">
      <w:pPr>
        <w:pStyle w:val="Subtitulocapitulo"/>
      </w:pPr>
      <w:bookmarkStart w:id="68" w:name="_Toc414964214"/>
      <w:r>
        <w:t xml:space="preserve">PARADIGMAS DE </w:t>
      </w:r>
      <w:r w:rsidRPr="00476A40">
        <w:t>INTERACCIÓN</w:t>
      </w:r>
      <w:bookmarkEnd w:id="68"/>
    </w:p>
    <w:p w14:paraId="494E819C" w14:textId="77777777" w:rsidR="00A77983" w:rsidRDefault="00A77983" w:rsidP="00A77983">
      <w:pPr>
        <w:pStyle w:val="Texto"/>
      </w:pPr>
    </w:p>
    <w:p w14:paraId="63CF0839" w14:textId="19D7CA25" w:rsidR="00A77983" w:rsidRDefault="00A77983" w:rsidP="00A77983">
      <w:pPr>
        <w:pStyle w:val="Texto"/>
      </w:pPr>
      <w:r>
        <w:t>Esta sección tiene el propósito de justificar la utilización de superficies colaborativas en el presente estudio. Para esto, se explica qué se entiende por paradigma de interacción y se</w:t>
      </w:r>
      <w:r w:rsidR="00104FFE">
        <w:t xml:space="preserve"> </w:t>
      </w:r>
      <w:r>
        <w:t>introducen dos paradigmas que están relacionados al desarrollo de este trabajo. Se describe qué son ambientes colaborativos, y qué características se deben tomar en cuenta en actividades colaborativas de diseño. Con esta información, se procede a mostrar cómo cada uno de los paradigmas mencionados permite favorecer dos características de ambientes colaborativos a los que se prestará especial atención. Finalmente, se describen las superficies interactivas multitáctiles y las tecnologías necesarias para su construcción.</w:t>
      </w:r>
    </w:p>
    <w:p w14:paraId="187B68A6" w14:textId="77777777" w:rsidR="00A77983" w:rsidRDefault="00A77983" w:rsidP="00A77983">
      <w:pPr>
        <w:pStyle w:val="Texto"/>
      </w:pPr>
    </w:p>
    <w:p w14:paraId="516A5809" w14:textId="77777777" w:rsidR="00A77983" w:rsidRDefault="00A77983" w:rsidP="00A77983">
      <w:pPr>
        <w:pStyle w:val="Texto"/>
      </w:pPr>
      <w:r>
        <w:t>De manera general, u</w:t>
      </w:r>
      <w:r w:rsidRPr="0096061C">
        <w:t>n paradigma refiere a un enfoque general que ha sido adoptado por una com</w:t>
      </w:r>
      <w:r>
        <w:t>u</w:t>
      </w:r>
      <w:r w:rsidRPr="0096061C">
        <w:t xml:space="preserve">nidad de investigadores o diseñadores para </w:t>
      </w:r>
      <w:r>
        <w:t>llevar a cabo</w:t>
      </w:r>
      <w:r w:rsidRPr="0096061C">
        <w:t xml:space="preserve"> su</w:t>
      </w:r>
      <w:r>
        <w:t xml:space="preserve"> trabaj</w:t>
      </w:r>
      <w:r w:rsidRPr="0096061C">
        <w:t>o en términos de asunciones compartidas, conceptos, valores y prácticas</w:t>
      </w:r>
      <w:r>
        <w:t xml:space="preserve"> </w:t>
      </w:r>
      <w:r>
        <w:fldChar w:fldCharType="begin" w:fldLock="1"/>
      </w:r>
      <w:r>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fldChar w:fldCharType="separate"/>
      </w:r>
      <w:r w:rsidRPr="00CE5F1B">
        <w:rPr>
          <w:noProof/>
        </w:rPr>
        <w:t>[17]</w:t>
      </w:r>
      <w:r>
        <w:fldChar w:fldCharType="end"/>
      </w:r>
      <w:r>
        <w:t xml:space="preserve">. En el diseño de la interacción de un sistema, surgen interrogantes: ¿Cómo se puede desarrollar un sistema interactivo para asegurar su usabilidad?, ¿Cómo la usabilidad de un sistema interactivo puede demostrarse o medir?, una forma de responder estas preguntas es por ejemplo, analizar qué cosas en común tienen los sistemas interactivos exitosos. Por lo tanto, estos lineamientos  sirven para el desarrollo de futuros productos </w:t>
      </w:r>
      <w:r>
        <w:fldChar w:fldCharType="begin" w:fldLock="1"/>
      </w:r>
      <w: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fldChar w:fldCharType="separate"/>
      </w:r>
      <w:r w:rsidRPr="00CE5F1B">
        <w:rPr>
          <w:noProof/>
        </w:rPr>
        <w:t>[18]</w:t>
      </w:r>
      <w:r>
        <w:fldChar w:fldCharType="end"/>
      </w:r>
      <w:r>
        <w:t xml:space="preserve">. </w:t>
      </w:r>
    </w:p>
    <w:p w14:paraId="77C01FCB" w14:textId="77777777" w:rsidR="00A77983" w:rsidRDefault="00A77983" w:rsidP="00A77983">
      <w:pPr>
        <w:pStyle w:val="Texto"/>
      </w:pPr>
      <w:r>
        <w:t xml:space="preserve">Algunos paradigmas útiles, mencionados por </w:t>
      </w:r>
      <w:r>
        <w:fldChar w:fldCharType="begin" w:fldLock="1"/>
      </w:r>
      <w: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fldChar w:fldCharType="separate"/>
      </w:r>
      <w:r w:rsidRPr="00462856">
        <w:rPr>
          <w:noProof/>
        </w:rPr>
        <w:t>[18]</w:t>
      </w:r>
      <w:r>
        <w:fldChar w:fldCharType="end"/>
      </w:r>
      <w:r>
        <w:t xml:space="preserve"> que están relacionados con el desarrollo  de este trabajo son: Computación ubicua, y </w:t>
      </w:r>
      <w:r w:rsidRPr="001F4D05">
        <w:t>Trabajo cooperativo asistido por computador (CSCW</w:t>
      </w:r>
      <w:r>
        <w:t xml:space="preserve"> por sus siglas en inglés). </w:t>
      </w:r>
    </w:p>
    <w:p w14:paraId="20909660" w14:textId="77777777" w:rsidR="00A77983" w:rsidRDefault="00A77983" w:rsidP="00A77983">
      <w:pPr>
        <w:pStyle w:val="Texto"/>
      </w:pPr>
    </w:p>
    <w:p w14:paraId="65E59C71" w14:textId="77777777" w:rsidR="00A77983" w:rsidRDefault="00A77983" w:rsidP="00A77983">
      <w:pPr>
        <w:pStyle w:val="Texto"/>
      </w:pPr>
      <w:r>
        <w:t>A continuación se revisan algunas características importantes a tomar en cuenta en  la construcción de un ambiente colaborativo. Luego se muestra cómo cada uno de los paradigmas mencionados permite soportar estas características en el diseño de la solución que se propone en este estudio.</w:t>
      </w:r>
    </w:p>
    <w:p w14:paraId="34AF8467" w14:textId="77777777" w:rsidR="00A77983" w:rsidRDefault="00A77983" w:rsidP="00A77983">
      <w:pPr>
        <w:pStyle w:val="Texto"/>
      </w:pPr>
    </w:p>
    <w:p w14:paraId="4C7725BB" w14:textId="42F47247" w:rsidR="00A77983" w:rsidRDefault="00A77983" w:rsidP="00A77983">
      <w:pPr>
        <w:pStyle w:val="Subtitulo2"/>
      </w:pPr>
      <w:bookmarkStart w:id="69" w:name="_Toc414964215"/>
      <w:r w:rsidRPr="009E0877">
        <w:t>AMBIENTES COLABORATIVOS</w:t>
      </w:r>
      <w:bookmarkEnd w:id="69"/>
    </w:p>
    <w:p w14:paraId="11EF4743" w14:textId="77777777" w:rsidR="00A77983" w:rsidRDefault="00A77983" w:rsidP="00A77983">
      <w:pPr>
        <w:pStyle w:val="Subtitulo2"/>
        <w:numPr>
          <w:ilvl w:val="0"/>
          <w:numId w:val="0"/>
        </w:numPr>
        <w:ind w:left="851"/>
      </w:pPr>
    </w:p>
    <w:p w14:paraId="238D7E07" w14:textId="77777777" w:rsidR="00A77983" w:rsidRDefault="00A77983" w:rsidP="00A77983">
      <w:pPr>
        <w:pStyle w:val="Texto"/>
      </w:pPr>
      <w:r>
        <w:t>C</w:t>
      </w:r>
      <w:r w:rsidRPr="00D70E15">
        <w:t xml:space="preserve">olaboración </w:t>
      </w:r>
      <w:r>
        <w:t>involucra</w:t>
      </w:r>
      <w:r w:rsidRPr="00D70E15">
        <w:t xml:space="preserve"> dos o más personas </w:t>
      </w:r>
      <w:r>
        <w:t>comprometidas en la realización de tareas para alcanzar un objetivo en común. Crear un entorno donde las personas puedan colaborar de manera efectiva tiene efectos positivos como: mejorar la tomas de decisiones a través del intercambio de ideas y conocimiento; innovación, entre otros. Caso contrario, m</w:t>
      </w:r>
      <w:r w:rsidRPr="008F5414">
        <w:t>alas co</w:t>
      </w:r>
      <w:r>
        <w:t>ndiciones de trabajo y entorno,</w:t>
      </w:r>
      <w:r w:rsidRPr="008F5414">
        <w:t xml:space="preserve"> puede</w:t>
      </w:r>
      <w:r>
        <w:t>n</w:t>
      </w:r>
      <w:r w:rsidRPr="008F5414">
        <w:t xml:space="preserve"> influir negativamente en el rendimiento</w:t>
      </w:r>
      <w:r>
        <w:t xml:space="preserve"> de las personas</w:t>
      </w:r>
      <w:r w:rsidRPr="008F5414">
        <w:t>, el bienestar físico y mental, y su disposición a colaborar</w:t>
      </w:r>
      <w:r>
        <w:t xml:space="preserve"> </w:t>
      </w:r>
      <w:r>
        <w:fldChar w:fldCharType="begin" w:fldLock="1"/>
      </w:r>
      <w:r>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"[19]", "plainTextFormattedCitation" : "[19]", "previouslyFormattedCitation" : "[19]" }, "properties" : { "noteIndex" : 0 }, "schema" : "https://github.com/citation-style-language/schema/raw/master/csl-citation.json" }</w:instrText>
      </w:r>
      <w:r>
        <w:fldChar w:fldCharType="separate"/>
      </w:r>
      <w:r w:rsidRPr="00D34637">
        <w:rPr>
          <w:noProof/>
        </w:rPr>
        <w:t>[19]</w:t>
      </w:r>
      <w:r>
        <w:fldChar w:fldCharType="end"/>
      </w:r>
      <w:r w:rsidRPr="008F5414">
        <w:t>.</w:t>
      </w:r>
    </w:p>
    <w:p w14:paraId="06289E39" w14:textId="77777777" w:rsidR="00A77983" w:rsidRDefault="00A77983" w:rsidP="00A77983">
      <w:pPr>
        <w:pStyle w:val="Texto"/>
        <w:rPr>
          <w:rFonts w:eastAsia="Arial Unicode MS"/>
        </w:rPr>
      </w:pPr>
    </w:p>
    <w:p w14:paraId="5F4AB5B7" w14:textId="77777777" w:rsidR="00A77983" w:rsidRDefault="00A77983" w:rsidP="00A77983">
      <w:pPr>
        <w:pStyle w:val="Texto"/>
        <w:rPr>
          <w:rFonts w:eastAsia="Arial Unicode MS"/>
        </w:rPr>
      </w:pPr>
      <w:r>
        <w:rPr>
          <w:rFonts w:eastAsia="Arial Unicode MS"/>
        </w:rPr>
        <w:t xml:space="preserve">Existen características que se deben tomar en cuenta en un ambiente colaborativo, para favorecer una adecuada participación de los individuos en actividades que involucren ingeniería, diseño o negocios. Estas características son: el contexto en el que se desenvuelve; el soporte que brinda la tecnología y el ambiente; las tareas que ha de realizarse; procesos de interacción que realizan los individuos para realizar las tareas, como comunicación y toma de decisiones; la  conformación de  equipos;  y, las características y valores de individuos </w:t>
      </w:r>
      <w:r>
        <w:rPr>
          <w:rFonts w:eastAsia="Arial Unicode MS"/>
        </w:rPr>
        <w:fldChar w:fldCharType="begin" w:fldLock="1"/>
      </w:r>
      <w:r>
        <w:rPr>
          <w:rFonts w:eastAsia="Arial Unicode MS"/>
        </w:rPr>
        <w:instrText>ADDIN CSL_CITATION { "citationItems" : [ { "id" : "ITEM-1", "itemData" : { "DOI" : "10.1016/j.apergo.2011.04.009", "ISSN" : "1872-9126", "PMID" : "21616476", "abstract" : "The ability of organisations to support collaborative working environments is of increasing importance as they move towards more distributed ways of working. Despite the attention collaboration has received from a number of disparate fields, there is a lack of a unified understanding of the component factors of collaboration. As part of our work on a European Integrated Project, CoSpaces, collaboration and collaborative working and the factors which define it were examined through the literature and new empirical work with a number of partner user companies in the aerospace, automotive and construction sectors. This was to support development of a descriptive human factors model of collaboration - the CoSpaces Collaborative Working Model (CCWM). We identified seven main categories of factors involved in collaboration: Context, Support, Tasks, Interaction Processes, Teams, Individuals, and Overarching Factors, and summarised these in a framework which forms a basis for the model. We discuss supporting evidence for the factors which emerged from our fieldwork with user partners, and use of the model in activities such as collaboration readiness profiling.", "author" : [ { "dropping-particle" : "", "family" : "Patel", "given" : "Harshada", "non-dropping-particle" : "", "parse-names" : false, "suffix" : "" }, { "dropping-particle" : "", "family" : "Pettitt", "given" : "Michael", "non-dropping-particle" : "", "parse-names" : false, "suffix" : "" }, { "dropping-particle" : "", "family" : "Wilson", "given" : "John R", "non-dropping-particle" : "", "parse-names" : false, "suffix" : "" } ], "container-title" : "Applied ergonomics", "id" : "ITEM-1", "issue" : "1", "issued" : { "date-parts" : [ [ "2012", "1" ] ] }, "page" : "1-26", "title" : "Factors of collaborative working: a framework for a collaboration model.", "type" : "article-journal", "volume" : "43" }, "uris" : [ "http://www.mendeley.com/documents/?uuid=e6cc5b32-e709-4735-b1ba-245f9fa5f8d9" ] } ], "mendeley" : { "formattedCitation" : "[19]", "plainTextFormattedCitation" : "[19]", "previouslyFormattedCitation" : "[19]" }, "properties" : { "noteIndex" : 0 }, "schema" : "https://github.com/citation-style-language/schema/raw/master/csl-citation.json" }</w:instrText>
      </w:r>
      <w:r>
        <w:rPr>
          <w:rFonts w:eastAsia="Arial Unicode MS"/>
        </w:rPr>
        <w:fldChar w:fldCharType="separate"/>
      </w:r>
      <w:r w:rsidRPr="00D34637">
        <w:rPr>
          <w:rFonts w:eastAsia="Arial Unicode MS"/>
          <w:noProof/>
        </w:rPr>
        <w:t>[19]</w:t>
      </w:r>
      <w:r>
        <w:rPr>
          <w:rFonts w:eastAsia="Arial Unicode MS"/>
        </w:rPr>
        <w:fldChar w:fldCharType="end"/>
      </w:r>
      <w:r>
        <w:rPr>
          <w:rFonts w:eastAsia="Arial Unicode MS"/>
        </w:rPr>
        <w:t>.</w:t>
      </w:r>
    </w:p>
    <w:p w14:paraId="502A127C" w14:textId="77777777" w:rsidR="00A77983" w:rsidRDefault="00A77983" w:rsidP="00A77983">
      <w:pPr>
        <w:pStyle w:val="Texto"/>
        <w:rPr>
          <w:rFonts w:eastAsia="Arial Unicode MS"/>
        </w:rPr>
      </w:pPr>
    </w:p>
    <w:p w14:paraId="7913F330" w14:textId="77777777" w:rsidR="00A77983" w:rsidRDefault="00A77983" w:rsidP="00A77983">
      <w:pPr>
        <w:pStyle w:val="Texto"/>
        <w:rPr>
          <w:rFonts w:eastAsia="Arial Unicode MS"/>
        </w:rPr>
      </w:pPr>
    </w:p>
    <w:p w14:paraId="0D6577F8" w14:textId="77777777" w:rsidR="00A77983" w:rsidRDefault="00A77983" w:rsidP="00A77983">
      <w:pPr>
        <w:pStyle w:val="Texto"/>
        <w:rPr>
          <w:rFonts w:eastAsia="Arial Unicode MS"/>
        </w:rPr>
      </w:pPr>
      <w:r>
        <w:rPr>
          <w:rFonts w:eastAsia="Arial Unicode MS"/>
        </w:rPr>
        <w:t xml:space="preserve">Dos aspectos importantes que considera este trabajo, debido a la naturaleza del mismo son: soporte que brinda la tecnología para colaboración y la interacción entre individuos. </w:t>
      </w:r>
    </w:p>
    <w:p w14:paraId="08B81E91" w14:textId="77777777" w:rsidR="00A77983" w:rsidRDefault="00A77983" w:rsidP="00A77983">
      <w:pPr>
        <w:pStyle w:val="Texto"/>
        <w:rPr>
          <w:rFonts w:eastAsia="Arial Unicode MS"/>
        </w:rPr>
      </w:pPr>
      <w:r>
        <w:rPr>
          <w:rFonts w:eastAsia="Arial Unicode MS"/>
        </w:rPr>
        <w:t>A fin de favorecer esta características de ambientes colaborativos se toman en cuenta los paradigmas de interacción que se muestran a continuación. Se los describe brevemente, y se explica cómo cada uno de ellos permite soportar estas características de ambientes colaborativos.</w:t>
      </w:r>
    </w:p>
    <w:p w14:paraId="1A79605E" w14:textId="77777777" w:rsidR="00A77983" w:rsidRDefault="00A77983" w:rsidP="00A77983">
      <w:pPr>
        <w:pStyle w:val="Texto"/>
      </w:pPr>
    </w:p>
    <w:p w14:paraId="3D72B8C3" w14:textId="77777777" w:rsidR="00A77983" w:rsidRPr="001A6C29" w:rsidRDefault="00A77983" w:rsidP="00A77983">
      <w:pPr>
        <w:pStyle w:val="Texto"/>
        <w:rPr>
          <w:b/>
        </w:rPr>
      </w:pPr>
      <w:r w:rsidRPr="001A6C29">
        <w:rPr>
          <w:b/>
        </w:rPr>
        <w:t>Computación Ubicua</w:t>
      </w:r>
    </w:p>
    <w:p w14:paraId="7526D6AC" w14:textId="77777777" w:rsidR="00A77983" w:rsidRDefault="00A77983" w:rsidP="00A77983">
      <w:pPr>
        <w:pStyle w:val="Texto"/>
      </w:pPr>
      <w:r>
        <w:t xml:space="preserve">Este paradigma tiene como objetivo hacer que la tecnología se mezcle con objetos cotidianos, a fin de hacerla lo más transparente posible y fácil de utilizar. Con la consideración de este paradigma en el presente trabajo, se busca que la solución propuesta sea más natural y lo menos intrusiva posible en las actividades colaborativas de estudiantes que participan en actividades de diseño. Para que de esta forma, los procesos de interacción entre estudiantes, como comunicación y toma de decisiones, no se vean afectados negativamente por el uso de la tecnología.  </w:t>
      </w:r>
    </w:p>
    <w:p w14:paraId="6E066969" w14:textId="77777777" w:rsidR="00A77983" w:rsidRDefault="00A77983" w:rsidP="00A77983">
      <w:pPr>
        <w:pStyle w:val="Texto"/>
      </w:pPr>
    </w:p>
    <w:p w14:paraId="0706D4C3" w14:textId="77777777" w:rsidR="00A77983" w:rsidRDefault="00A77983" w:rsidP="00A77983">
      <w:pPr>
        <w:pStyle w:val="Texto"/>
        <w:rPr>
          <w:b/>
        </w:rPr>
      </w:pPr>
      <w:r w:rsidRPr="003A2D44">
        <w:rPr>
          <w:b/>
        </w:rPr>
        <w:t>Trabajo cooperativo asistido por computador (CSCW</w:t>
      </w:r>
      <w:r>
        <w:rPr>
          <w:b/>
        </w:rPr>
        <w:t xml:space="preserve"> siglas en inglés</w:t>
      </w:r>
      <w:r w:rsidRPr="003A2D44">
        <w:rPr>
          <w:b/>
        </w:rPr>
        <w:t>)</w:t>
      </w:r>
    </w:p>
    <w:p w14:paraId="2C1CFACF" w14:textId="77777777" w:rsidR="00A77983" w:rsidRDefault="00A77983" w:rsidP="00A77983">
      <w:pPr>
        <w:pStyle w:val="Texto"/>
      </w:pPr>
      <w:r>
        <w:t xml:space="preserve">El CSCW refiere a los fundamentos teóricos y metodologías para el trabajo en equipo y su soporte a través del computador </w:t>
      </w:r>
      <w:r>
        <w:fldChar w:fldCharType="begin" w:fldLock="1"/>
      </w:r>
      <w:r>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"[20]", "plainTextFormattedCitation" : "[20]", "previouslyFormattedCitation" : "[20]" }, "properties" : { "noteIndex" : 0 }, "schema" : "https://github.com/citation-style-language/schema/raw/master/csl-citation.json" }</w:instrText>
      </w:r>
      <w:r>
        <w:fldChar w:fldCharType="separate"/>
      </w:r>
      <w:r w:rsidRPr="002D613C">
        <w:rPr>
          <w:noProof/>
        </w:rPr>
        <w:t>[20]</w:t>
      </w:r>
      <w:r>
        <w:fldChar w:fldCharType="end"/>
      </w:r>
      <w:r>
        <w:t xml:space="preserve">. </w:t>
      </w:r>
    </w:p>
    <w:p w14:paraId="6ECE92FD" w14:textId="77777777" w:rsidR="00A77983" w:rsidRPr="003A2D44" w:rsidRDefault="00A77983" w:rsidP="00A77983">
      <w:pPr>
        <w:pStyle w:val="Texto"/>
        <w:rPr>
          <w:b/>
        </w:rPr>
      </w:pPr>
      <w:r>
        <w:t xml:space="preserve">Las soluciones mostradas en </w:t>
      </w:r>
      <w:r>
        <w:fldChar w:fldCharType="begin" w:fldLock="1"/>
      </w:r>
      <w: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"[21]" }, "properties" : { "noteIndex" : 0 }, "schema" : "https://github.com/citation-style-language/schema/raw/master/csl-citation.json" }</w:instrText>
      </w:r>
      <w:r>
        <w:fldChar w:fldCharType="separate"/>
      </w:r>
      <w:r w:rsidRPr="003D4955">
        <w:rPr>
          <w:noProof/>
        </w:rPr>
        <w:t>[21]</w:t>
      </w:r>
      <w:r>
        <w:fldChar w:fldCharType="end"/>
      </w:r>
      <w:r>
        <w:t xml:space="preserve"> y </w:t>
      </w:r>
      <w:r>
        <w:fldChar w:fldCharType="begin" w:fldLock="1"/>
      </w:r>
      <w: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"[22]" }, "properties" : { "noteIndex" : 0 }, "schema" : "https://github.com/citation-style-language/schema/raw/master/csl-citation.json" }</w:instrText>
      </w:r>
      <w:r>
        <w:fldChar w:fldCharType="separate"/>
      </w:r>
      <w:r w:rsidRPr="003D4955">
        <w:rPr>
          <w:noProof/>
        </w:rPr>
        <w:t>[22]</w:t>
      </w:r>
      <w:r>
        <w:fldChar w:fldCharType="end"/>
      </w:r>
      <w:r>
        <w:t xml:space="preserve"> que utilizan este paradigma de interacción, han servido para conducir un análisis de las formas de interacción y metodologías de trabajo que debe soportar la solución tecnológica que propone este estudio.</w:t>
      </w:r>
    </w:p>
    <w:p w14:paraId="05E9F22B" w14:textId="77777777" w:rsidR="00A77983" w:rsidRDefault="00A77983" w:rsidP="00A77983">
      <w:pPr>
        <w:pStyle w:val="Texto"/>
      </w:pPr>
    </w:p>
    <w:p w14:paraId="7AFC11A4" w14:textId="77777777" w:rsidR="00A77983" w:rsidRDefault="00A77983" w:rsidP="00A77983">
      <w:pPr>
        <w:pStyle w:val="Texto"/>
      </w:pPr>
    </w:p>
    <w:p w14:paraId="333DBF5C" w14:textId="77777777" w:rsidR="00A77983" w:rsidRDefault="00A77983" w:rsidP="00A77983">
      <w:pPr>
        <w:pStyle w:val="Texto"/>
      </w:pPr>
      <w:r>
        <w:t>Una vez revisado los paradigmas de interacción, y las características de ambientes colaborativos que servirán cómo directrices del desarrollo de la solución, se procede a analizar la construcción de la misma. Una herramienta tecnológica que se centra en la intersección de estos dos paradigmas y que cumple con las características de ambientes colaborativos mencionados, es una superficies multitáctil. En la siguiente sección se presenta una descripción de este tipo de herramienta tecnológica.</w:t>
      </w:r>
    </w:p>
    <w:p w14:paraId="62E2ECC9" w14:textId="77777777" w:rsidR="00A77983" w:rsidRDefault="00A77983" w:rsidP="00A77983">
      <w:pPr>
        <w:pStyle w:val="Texto"/>
      </w:pPr>
    </w:p>
    <w:p w14:paraId="36A2B5FC" w14:textId="0DCC8EC3" w:rsidR="00A77983" w:rsidRDefault="00766D64" w:rsidP="00701E08">
      <w:pPr>
        <w:pStyle w:val="Subtitulo3"/>
      </w:pPr>
      <w:bookmarkStart w:id="70" w:name="_Toc414964216"/>
      <w:r>
        <w:t>SUPERFICIES MULTITÁ</w:t>
      </w:r>
      <w:r w:rsidR="00A77983" w:rsidRPr="008A6E9C">
        <w:t>CTILES</w:t>
      </w:r>
      <w:bookmarkEnd w:id="70"/>
    </w:p>
    <w:p w14:paraId="1B2C4BA8" w14:textId="77777777" w:rsidR="00A77983" w:rsidRDefault="00A77983" w:rsidP="00A77983">
      <w:pPr>
        <w:pStyle w:val="Texto"/>
      </w:pPr>
      <w:r w:rsidRPr="00AB2BA9">
        <w:t>En esta sección se introducirá primero el concepto de superficie  interactiva</w:t>
      </w:r>
      <w:r>
        <w:t>, para luego dar paso al concepto de superficies multitáctiles.</w:t>
      </w:r>
      <w:r w:rsidRPr="00AB2BA9">
        <w:t xml:space="preserve"> Se mostrarán algunos ejemplos y de manera particular se describirá lo que es una sup</w:t>
      </w:r>
      <w:r>
        <w:t>erficie interactiva horizontal,</w:t>
      </w:r>
      <w:r w:rsidRPr="00AB2BA9">
        <w:t xml:space="preserve"> también conocida como tabletop</w:t>
      </w:r>
      <w:r>
        <w:t>. También se muestran ventajas y desventajas que supone la utilización de estas herramientas</w:t>
      </w:r>
      <w:r w:rsidRPr="00AB2BA9">
        <w:t>.</w:t>
      </w:r>
    </w:p>
    <w:p w14:paraId="0D5F2DF9" w14:textId="77777777" w:rsidR="00A77983" w:rsidRDefault="00A77983" w:rsidP="00A77983">
      <w:pPr>
        <w:pStyle w:val="Texto"/>
      </w:pPr>
    </w:p>
    <w:p w14:paraId="177356F1" w14:textId="77777777" w:rsidR="00A77983" w:rsidRDefault="00A77983" w:rsidP="00A77983">
      <w:pPr>
        <w:pStyle w:val="Texto"/>
      </w:pPr>
      <w:r w:rsidRPr="00AB2BA9">
        <w:t>Combinar la entrada de un sistema y</w:t>
      </w:r>
      <w:r>
        <w:t xml:space="preserve"> su</w:t>
      </w:r>
      <w:r w:rsidRPr="00AB2BA9">
        <w:t xml:space="preserve"> salida visual sobre un espacio</w:t>
      </w:r>
      <w:r>
        <w:t xml:space="preserve"> </w:t>
      </w:r>
      <w:r w:rsidRPr="00AB2BA9">
        <w:t>fijo</w:t>
      </w:r>
      <w:r>
        <w:t xml:space="preserve"> o superficie de algún objeto</w:t>
      </w:r>
      <w:r w:rsidRPr="00AB2BA9">
        <w:t>, permite la creación de lo que se denomina una superficie interactiva.</w:t>
      </w:r>
      <w:r>
        <w:t xml:space="preserve"> </w:t>
      </w:r>
      <w:r w:rsidRPr="007D7977">
        <w:t>Existen superficies in</w:t>
      </w:r>
      <w:r>
        <w:t>t</w:t>
      </w:r>
      <w:r w:rsidRPr="007D7977">
        <w:t>eractivas que son diseñadas para ser usadas por un solo usuario y así también existen superficies que buscan que múltiples usuarios trabajen de forma simultánea</w:t>
      </w:r>
      <w:r>
        <w:t xml:space="preserve">. Una superficie multitáctil refiere a la habilidad de una superficie de reconocer más de un punto de contacto sobre ella, y con esto soportar la interacción de múltiples usuarios al mismo tiempo. Las interacciones con las superficies pueden realizarse por lo general con dedos, o inclusive utilizando objetos. </w:t>
      </w:r>
    </w:p>
    <w:p w14:paraId="3EDB18D8" w14:textId="77777777" w:rsidR="00A77983" w:rsidRDefault="00A77983" w:rsidP="00A77983">
      <w:pPr>
        <w:pStyle w:val="Texto"/>
      </w:pPr>
      <w:r w:rsidRPr="00AB2BA9">
        <w:t>Una ventaja de combinar el dispositivo de entrada y salida en uno s</w:t>
      </w:r>
      <w:r>
        <w:t>ó</w:t>
      </w:r>
      <w:r w:rsidRPr="00AB2BA9">
        <w:t xml:space="preserve">lo, es que  al usuario le representa menor carga cognitiva y fluidez </w:t>
      </w:r>
      <w:r>
        <w:t xml:space="preserve"> para interactuar con ellas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AB2BA9">
        <w:rPr>
          <w:noProof/>
        </w:rPr>
        <w:t>[23]</w:t>
      </w:r>
      <w:r>
        <w:fldChar w:fldCharType="end"/>
      </w:r>
      <w:r w:rsidRPr="00AB2BA9">
        <w:t xml:space="preserve">.  Además, siendo este un medio digital, se </w:t>
      </w:r>
      <w:r>
        <w:t>puede</w:t>
      </w:r>
      <w:r w:rsidRPr="00AB2BA9">
        <w:t xml:space="preserve"> </w:t>
      </w:r>
      <w:r>
        <w:t xml:space="preserve">disponer </w:t>
      </w:r>
      <w:r w:rsidRPr="00AB2BA9">
        <w:t>un sinnúmero de datos relacionados a su utilización, siendo esto una ventaja sobre las herramientas tradicionales como el lápiz y papel.</w:t>
      </w:r>
      <w:r>
        <w:t xml:space="preserve"> </w:t>
      </w:r>
    </w:p>
    <w:p w14:paraId="7654E045" w14:textId="77777777" w:rsidR="00A77983" w:rsidRDefault="00A77983" w:rsidP="00A77983">
      <w:pPr>
        <w:pStyle w:val="Texto"/>
      </w:pPr>
    </w:p>
    <w:p w14:paraId="312CB40C" w14:textId="017ADEF2" w:rsidR="00A77983" w:rsidRDefault="00A77983" w:rsidP="00A77983">
      <w:pPr>
        <w:pStyle w:val="Texto"/>
      </w:pPr>
      <w:r>
        <w:t>Algunos ejemplos que se pueden encontrar de estas superficies in</w:t>
      </w:r>
      <w:r w:rsidR="00606CBF">
        <w:t xml:space="preserve">teractivas multitáctiles, son: </w:t>
      </w:r>
      <w:r>
        <w:t xml:space="preserve">paredes o pizarras interactivas (wall en inglés, ver figura 2.1) y mesas interactivas (tabletops ver figura 2.2). </w:t>
      </w:r>
    </w:p>
    <w:p w14:paraId="61C7AC86" w14:textId="77777777" w:rsidR="00606CBF" w:rsidRDefault="00606CBF" w:rsidP="00A77983">
      <w:pPr>
        <w:pStyle w:val="Texto"/>
      </w:pPr>
    </w:p>
    <w:p w14:paraId="1B04094D" w14:textId="77777777" w:rsidR="00A77983" w:rsidRDefault="00A77983" w:rsidP="00A77983">
      <w:pPr>
        <w:pStyle w:val="Texto"/>
        <w:jc w:val="center"/>
      </w:pPr>
      <w:r>
        <w:rPr>
          <w:noProof/>
          <w:lang w:val="en-US" w:eastAsia="en-US"/>
        </w:rPr>
        <w:drawing>
          <wp:inline distT="0" distB="0" distL="0" distR="0" wp14:anchorId="447FDCCA" wp14:editId="7846115D">
            <wp:extent cx="3799840" cy="2137410"/>
            <wp:effectExtent l="0" t="0" r="0" b="0"/>
            <wp:docPr id="2" name="Imagen 2"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cdn2.hubspot.net/hub/323158/file-467658363-jpg/grant.jpg?t=14230659871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9840" cy="2137410"/>
                    </a:xfrm>
                    <a:prstGeom prst="rect">
                      <a:avLst/>
                    </a:prstGeom>
                    <a:noFill/>
                    <a:ln>
                      <a:noFill/>
                    </a:ln>
                  </pic:spPr>
                </pic:pic>
              </a:graphicData>
            </a:graphic>
          </wp:inline>
        </w:drawing>
      </w:r>
    </w:p>
    <w:p w14:paraId="77483F3A" w14:textId="04D2BBEC" w:rsidR="00A77983" w:rsidRPr="00606CBF" w:rsidRDefault="00A77983" w:rsidP="00606CBF">
      <w:pPr>
        <w:pStyle w:val="Figuras"/>
      </w:pPr>
      <w:bookmarkStart w:id="71" w:name="_Toc414976435"/>
      <w:r w:rsidRPr="00606CBF">
        <w:rPr>
          <w:b/>
        </w:rPr>
        <w:t>Figura 2.1:</w:t>
      </w:r>
      <w:r w:rsidRPr="00606CBF">
        <w:t xml:space="preserve"> </w:t>
      </w:r>
      <w:r w:rsidR="00606CBF" w:rsidRPr="00606CBF">
        <w:t>Fotografía de una p</w:t>
      </w:r>
      <w:r w:rsidRPr="00606CBF">
        <w:t>izarra inte</w:t>
      </w:r>
      <w:r w:rsidR="00606CBF" w:rsidRPr="00606CBF">
        <w:t xml:space="preserve">ractiva, tomada de: </w:t>
      </w:r>
      <w:r w:rsidRPr="00606CBF">
        <w:t>http://cdn2.hubspot.net</w:t>
      </w:r>
      <w:bookmarkEnd w:id="71"/>
    </w:p>
    <w:p w14:paraId="29AE842A" w14:textId="77777777" w:rsidR="00A77983" w:rsidRDefault="00A77983" w:rsidP="00A77983">
      <w:pPr>
        <w:pStyle w:val="Texto"/>
        <w:jc w:val="center"/>
        <w:rPr>
          <w:sz w:val="16"/>
          <w:szCs w:val="16"/>
        </w:rPr>
      </w:pPr>
    </w:p>
    <w:p w14:paraId="27110EE9" w14:textId="77777777" w:rsidR="00A77983" w:rsidRDefault="00A77983" w:rsidP="00A77983">
      <w:pPr>
        <w:pStyle w:val="Texto"/>
        <w:jc w:val="center"/>
      </w:pPr>
      <w:r>
        <w:rPr>
          <w:noProof/>
          <w:lang w:val="en-US" w:eastAsia="en-US"/>
        </w:rPr>
        <w:drawing>
          <wp:inline distT="0" distB="0" distL="0" distR="0" wp14:anchorId="331510C6" wp14:editId="4A315CA9">
            <wp:extent cx="3467735" cy="2315845"/>
            <wp:effectExtent l="0" t="0" r="0" b="8255"/>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ollaboration around Digital Tableto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735" cy="2315845"/>
                    </a:xfrm>
                    <a:prstGeom prst="rect">
                      <a:avLst/>
                    </a:prstGeom>
                    <a:noFill/>
                    <a:ln>
                      <a:noFill/>
                    </a:ln>
                  </pic:spPr>
                </pic:pic>
              </a:graphicData>
            </a:graphic>
          </wp:inline>
        </w:drawing>
      </w:r>
    </w:p>
    <w:p w14:paraId="4307755F" w14:textId="5A1E9E94" w:rsidR="00A77983" w:rsidRPr="00606CBF" w:rsidRDefault="00A77983" w:rsidP="00BB6BF7">
      <w:pPr>
        <w:pStyle w:val="Figuras"/>
        <w:jc w:val="center"/>
      </w:pPr>
      <w:bookmarkStart w:id="72" w:name="_Toc414976436"/>
      <w:r w:rsidRPr="00606CBF">
        <w:rPr>
          <w:b/>
        </w:rPr>
        <w:t>Figura 2.2:</w:t>
      </w:r>
      <w:r w:rsidRPr="00606CBF">
        <w:t xml:space="preserve"> Ejemplo de </w:t>
      </w:r>
      <w:r w:rsidR="00606CBF" w:rsidRPr="00606CBF">
        <w:t>una mesa interactiva o tabletop, tomada de:</w:t>
      </w:r>
      <w:bookmarkStart w:id="73" w:name="_Toc414976437"/>
      <w:bookmarkEnd w:id="72"/>
      <w:r w:rsidR="00BB6BF7">
        <w:t xml:space="preserve"> </w:t>
      </w:r>
      <w:r w:rsidR="00606CBF" w:rsidRPr="00606CBF">
        <w:t>http://www.cs.bris.ac.uk</w:t>
      </w:r>
      <w:bookmarkEnd w:id="73"/>
    </w:p>
    <w:p w14:paraId="102EA584" w14:textId="77777777" w:rsidR="00A77983" w:rsidRDefault="00A77983" w:rsidP="00A77983">
      <w:pPr>
        <w:pStyle w:val="Texto"/>
      </w:pPr>
    </w:p>
    <w:p w14:paraId="689070EC" w14:textId="77777777" w:rsidR="00A77983" w:rsidRDefault="00A77983" w:rsidP="00A77983">
      <w:pPr>
        <w:pStyle w:val="Texto"/>
        <w:ind w:left="1416"/>
      </w:pPr>
      <w:r>
        <w:t>En el presente estudio, es de interés particular considerar las superficies interactivas horizontales para colaboración. Por lo que en adelante nos referiremos únicamente a este tipo de superficies.</w:t>
      </w:r>
    </w:p>
    <w:p w14:paraId="084901E0" w14:textId="77777777" w:rsidR="00A77983" w:rsidRDefault="00A77983" w:rsidP="00A77983">
      <w:pPr>
        <w:pStyle w:val="Texto"/>
        <w:ind w:left="1416"/>
      </w:pPr>
    </w:p>
    <w:p w14:paraId="73D9B6AE" w14:textId="77777777" w:rsidR="00A77983" w:rsidRDefault="00A77983" w:rsidP="00A77983">
      <w:pPr>
        <w:pStyle w:val="Texto"/>
        <w:ind w:left="1416"/>
        <w:rPr>
          <w:b/>
        </w:rPr>
      </w:pPr>
      <w:r>
        <w:rPr>
          <w:b/>
        </w:rPr>
        <w:t>Superficies Interactivas Horizontales o Tabletops</w:t>
      </w:r>
    </w:p>
    <w:p w14:paraId="024215EB" w14:textId="77777777" w:rsidR="00A77983" w:rsidRDefault="00A77983" w:rsidP="00A77983">
      <w:pPr>
        <w:pStyle w:val="Texto"/>
        <w:ind w:left="1416"/>
      </w:pPr>
      <w:r>
        <w:t xml:space="preserve">Las superficies horizontales son una variedad de superficies colaborativas. Debido a que se asemejan a la superficie de una mesa, en el lenguaje inglés el término  </w:t>
      </w:r>
      <w:r>
        <w:rPr>
          <w:i/>
        </w:rPr>
        <w:t>tabletop</w:t>
      </w:r>
      <w:r>
        <w:t xml:space="preserve">  es utilizado en la literatura. </w:t>
      </w:r>
    </w:p>
    <w:p w14:paraId="3C4F90A5" w14:textId="77777777" w:rsidR="00A77983" w:rsidRDefault="00A77983" w:rsidP="00A77983">
      <w:pPr>
        <w:pStyle w:val="Texto"/>
        <w:ind w:left="1416"/>
      </w:pPr>
    </w:p>
    <w:p w14:paraId="536CCD3A" w14:textId="77777777" w:rsidR="00A77983" w:rsidRDefault="00A77983" w:rsidP="00A77983">
      <w:pPr>
        <w:pStyle w:val="Texto"/>
        <w:ind w:left="1416"/>
      </w:pPr>
      <w:r>
        <w:t xml:space="preserve">A diferencia de las pizarras interactivas, los tabletops facilitan la comunicación cara a cara de los individuos, pues estas se construyen sobre una superficie horizontal. Las pizarras interactivas se construyen sobre una superficie vertical, lo que obstruye la visibilidad de las personas que participan en un trabajo grupal. De acuerdo a </w:t>
      </w:r>
      <w:r>
        <w:fldChar w:fldCharType="begin" w:fldLock="1"/>
      </w:r>
      <w:r>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fldChar w:fldCharType="separate"/>
      </w:r>
      <w:r w:rsidRPr="00771960">
        <w:rPr>
          <w:noProof/>
        </w:rPr>
        <w:t>[24]</w:t>
      </w:r>
      <w:r>
        <w:fldChar w:fldCharType="end"/>
      </w:r>
      <w:r>
        <w:t xml:space="preserve"> las superficies horizontales animan a los miembros del grupo a trabajar juntos de manera más cohesionada. Un beneficio de estas herramientas, es proporcionar a grupos pequeños facilidad de intercambio de ideas para ponerlas a discusión, mientras que las superficies verticales muestran ventajas cuando se requiere mostrar el trabajo colaborativo a grupos grandes de personas </w:t>
      </w:r>
      <w:r>
        <w:fldChar w:fldCharType="begin" w:fldLock="1"/>
      </w:r>
      <w:r>
        <w:instrText>ADDIN CSL_CITATION { "citationItems" : [ { "id" : "ITEM-1", "itemData" : { "DOI" : "10.1016/j.intcom.2004.07.008", "ISSN" : "09535438", "abstract" : "Large interactive displays are increasingly being placed in work and public settings. An assumption is that the shared surface they provide can facilitate collaboration among co-located groups. An exploratory study was carried out to investigate this claim, and, in particular, to examine the effects of the physical orientation of a display on group working. Two conditions were compared: vertical versus horizontal. A number of differences were found. In the horizontal condition group members switched more between roles, explored more ideas and had a greater awareness of what each other was doing. In the vertical condition groups found it more difficult to collaborate around the display. A follow-up study explored how participants, who had previous experience of using both displays, determined how to work together when provided with both kinds of display. The groups exhibited a more efficient and coordinated way of working but less collaboration in terms of the sharing and discussion of ideas.", "author" : [ { "dropping-particle" : "", "family" : "Rogers", "given" : "Yvonne", "non-dropping-particle" : "", "parse-names" : false, "suffix" : "" }, { "dropping-particle" : "", "family" : "Lindley", "given" : "Si\u00e2n", "non-dropping-particle" : "", "parse-names" : false, "suffix" : "" } ], "container-title" : "Interacting with Computers", "id" : "ITEM-1", "issue" : "6", "issued" : { "date-parts" : [ [ "2004", "12" ] ] }, "page" : "1133-1152", "title" : "Collaborating around vertical and horizontal large interactive displays: which way is best?", "type" : "article-journal", "volume" : "16" }, "uris" : [ "http://www.mendeley.com/documents/?uuid=e66fb4ac-d3fa-4093-a758-63bdcd361043" ] } ], "mendeley" : { "formattedCitation" : "[24]", "plainTextFormattedCitation" : "[24]", "previouslyFormattedCitation" : "[24]" }, "properties" : { "noteIndex" : 0 }, "schema" : "https://github.com/citation-style-language/schema/raw/master/csl-citation.json" }</w:instrText>
      </w:r>
      <w:r>
        <w:fldChar w:fldCharType="separate"/>
      </w:r>
      <w:r w:rsidRPr="00452986">
        <w:rPr>
          <w:noProof/>
        </w:rPr>
        <w:t>[24]</w:t>
      </w:r>
      <w:r>
        <w:fldChar w:fldCharType="end"/>
      </w:r>
      <w:r>
        <w:t>.</w:t>
      </w:r>
    </w:p>
    <w:p w14:paraId="100A1F43" w14:textId="77777777" w:rsidR="00A77983" w:rsidRDefault="00A77983" w:rsidP="00A77983">
      <w:pPr>
        <w:pStyle w:val="Texto"/>
        <w:ind w:left="1416"/>
      </w:pPr>
      <w:r>
        <w:t xml:space="preserve">Además, las superficies horizontales, mejoran  la visibilidad del trabajo realizado a pequeños grupos de personas. Ya que muestran la información contribuida por todos sobre un amplio espacio, un aspecto fundamental de la percepción grupal </w:t>
      </w:r>
      <w:r>
        <w:fldChar w:fldCharType="begin" w:fldLock="1"/>
      </w:r>
      <w: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Pr>
          <w:noProof/>
        </w:rPr>
        <w:t>[6]</w:t>
      </w:r>
      <w:r>
        <w:fldChar w:fldCharType="end"/>
      </w:r>
      <w:r>
        <w:t xml:space="preserve">. </w:t>
      </w:r>
    </w:p>
    <w:p w14:paraId="6F5E041C" w14:textId="77777777" w:rsidR="00A77983" w:rsidRDefault="00A77983" w:rsidP="00A77983">
      <w:pPr>
        <w:pStyle w:val="Texto"/>
        <w:ind w:left="1416"/>
      </w:pPr>
    </w:p>
    <w:p w14:paraId="04D09DE9" w14:textId="77777777" w:rsidR="00A77983" w:rsidRDefault="00A77983" w:rsidP="00A77983">
      <w:pPr>
        <w:pStyle w:val="Texto"/>
        <w:ind w:left="1416"/>
      </w:pPr>
      <w:r>
        <w:t xml:space="preserve">El uso de tabletops todavía presenta desafíos en cuanto a usabilidad. Un problema recurrente es la orientación de contenido en cuanto a la perspectiva de cada persona que usa la interfaz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DE0C90">
        <w:rPr>
          <w:noProof/>
        </w:rPr>
        <w:t>[23]</w:t>
      </w:r>
      <w:r>
        <w:fldChar w:fldCharType="end"/>
      </w:r>
      <w:r>
        <w:t xml:space="preserve">. Algunas soluciones han sido propuestas para esto, pero a cambio de un costo. Por ejemplo, </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Pr>
          <w:noProof/>
        </w:rPr>
        <w:t>[9]</w:t>
      </w:r>
      <w:r>
        <w:fldChar w:fldCharType="end"/>
      </w:r>
      <w:r>
        <w:t xml:space="preserve"> propone un área de trabajo fijo para cada participante. </w:t>
      </w:r>
    </w:p>
    <w:p w14:paraId="5246B14F" w14:textId="77777777" w:rsidR="00A77983" w:rsidRDefault="00A77983" w:rsidP="00A77983">
      <w:pPr>
        <w:pStyle w:val="Texto"/>
        <w:ind w:left="1416"/>
      </w:pPr>
    </w:p>
    <w:p w14:paraId="7D0D1058" w14:textId="77777777" w:rsidR="00A77983" w:rsidRDefault="00A77983" w:rsidP="00A77983">
      <w:pPr>
        <w:pStyle w:val="Texto"/>
        <w:ind w:left="1416"/>
      </w:pPr>
    </w:p>
    <w:p w14:paraId="7938E857" w14:textId="77777777" w:rsidR="00A77983" w:rsidRDefault="00A77983" w:rsidP="00A77983">
      <w:pPr>
        <w:pStyle w:val="Texto"/>
        <w:ind w:left="1416"/>
      </w:pPr>
      <w:r>
        <w:t>Hasta este punto, se cuenta con una revisión de dos paradigmas de interacción: computación ubicua y CSCW. Cuya consideración en el presente trabajo es soportar dos aspectos importantes en un ambiente colaborativo: soporte que brinda la tecnología e interacción entre individuos (comunicación y toma de decisiones). Particularmente, las superficies interactivas horizontales o tabletops son herramientas que hacen uso de estos paradigmas de interacción y presentan varias ventajas ya mencionadas para la realización de trabajos colaborativos. A continuación se revisa los elementos necesarios para la construcción de este tipo de herramientas.</w:t>
      </w:r>
    </w:p>
    <w:p w14:paraId="173652DC" w14:textId="77777777" w:rsidR="00A77983" w:rsidRDefault="00A77983" w:rsidP="00A77983">
      <w:pPr>
        <w:pStyle w:val="Texto"/>
        <w:ind w:left="2124"/>
      </w:pPr>
    </w:p>
    <w:p w14:paraId="1A158223" w14:textId="77777777" w:rsidR="00A77983" w:rsidRDefault="00A77983" w:rsidP="00A77983">
      <w:pPr>
        <w:spacing w:line="240" w:lineRule="auto"/>
        <w:jc w:val="both"/>
        <w:rPr>
          <w:rFonts w:eastAsia="Times New Roman" w:cs="Arial"/>
          <w:szCs w:val="24"/>
          <w:lang w:eastAsia="es-EC"/>
        </w:rPr>
      </w:pPr>
    </w:p>
    <w:p w14:paraId="462E45BE" w14:textId="4595C586" w:rsidR="00A77983" w:rsidRDefault="00A77983" w:rsidP="00811EA1">
      <w:pPr>
        <w:pStyle w:val="Subtitulo3"/>
      </w:pPr>
      <w:bookmarkStart w:id="74" w:name="_Toc414964217"/>
      <w:r>
        <w:t>TECNOLOGÍAS RELACIONADAS</w:t>
      </w:r>
      <w:bookmarkEnd w:id="74"/>
    </w:p>
    <w:p w14:paraId="7836595F" w14:textId="77777777" w:rsidR="00A77983" w:rsidRDefault="00A77983" w:rsidP="00A77983">
      <w:pPr>
        <w:pStyle w:val="Texto"/>
        <w:ind w:left="1416"/>
      </w:pPr>
      <w:r>
        <w:t>En esta sección se describen los elementos tecnológicos necesarios (Hardware y Software) para la construcción de una superficie colaborativa horizontal o tabletop. Se finaliza la sección con la selección de herramientas que se utilizarán en este trabajo.</w:t>
      </w:r>
    </w:p>
    <w:p w14:paraId="580F7910" w14:textId="77777777" w:rsidR="00A77983" w:rsidRDefault="00A77983" w:rsidP="00A77983">
      <w:pPr>
        <w:pStyle w:val="Subtitulocapitulo"/>
        <w:numPr>
          <w:ilvl w:val="0"/>
          <w:numId w:val="0"/>
        </w:numPr>
        <w:ind w:left="2797"/>
      </w:pPr>
    </w:p>
    <w:p w14:paraId="64A435D9" w14:textId="493F39F3" w:rsidR="00A77983" w:rsidRPr="00811EA1" w:rsidRDefault="00A77983" w:rsidP="00701E08">
      <w:pPr>
        <w:pStyle w:val="Subtitulo4"/>
      </w:pPr>
      <w:bookmarkStart w:id="75" w:name="_Toc414964218"/>
      <w:r w:rsidRPr="00811EA1">
        <w:t>HARDWARE</w:t>
      </w:r>
      <w:bookmarkEnd w:id="75"/>
    </w:p>
    <w:p w14:paraId="0AB2BA46" w14:textId="77777777" w:rsidR="00A77983" w:rsidRDefault="00A77983" w:rsidP="00A77983">
      <w:pPr>
        <w:pStyle w:val="Texto"/>
        <w:ind w:left="1416"/>
      </w:pPr>
      <w:r>
        <w:t xml:space="preserve">Existen 2 tipos de tecnologías que permiten la construcción del hardware necesario para una superficie colaborativa horizontal. Tecnología capacitiva o resistiva y tecnología infrarroja </w:t>
      </w:r>
      <w:r>
        <w:fldChar w:fldCharType="begin" w:fldLock="1"/>
      </w:r>
      <w:r>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"[25]", "plainTextFormattedCitation" : "[25]", "previouslyFormattedCitation" : "[25]" }, "properties" : { "noteIndex" : 0 }, "schema" : "https://github.com/citation-style-language/schema/raw/master/csl-citation.json" }</w:instrText>
      </w:r>
      <w:r>
        <w:fldChar w:fldCharType="separate"/>
      </w:r>
      <w:r w:rsidRPr="00755BAB">
        <w:rPr>
          <w:noProof/>
        </w:rPr>
        <w:t>[25]</w:t>
      </w:r>
      <w:r>
        <w:fldChar w:fldCharType="end"/>
      </w:r>
      <w:r>
        <w:t>. Si bien, cada una de estas tienen sus ventajas y desventajas. En el presente estudio no se las ha considerado puesto estas carecen de la capacidad de identificar la autoría de las acciones que realizan los usuarios. Por lo que, se ha tomado en cuenta un tipo de herramienta, que se mostrará a continuación.</w:t>
      </w:r>
    </w:p>
    <w:p w14:paraId="05A0CD40" w14:textId="77777777" w:rsidR="00A77983" w:rsidRDefault="00A77983" w:rsidP="00A77983">
      <w:pPr>
        <w:pStyle w:val="Texto"/>
        <w:ind w:left="2832"/>
        <w:rPr>
          <w:b/>
        </w:rPr>
      </w:pPr>
    </w:p>
    <w:p w14:paraId="04EEBE1C" w14:textId="77777777" w:rsidR="00A77983" w:rsidRDefault="00A77983" w:rsidP="00A77983">
      <w:pPr>
        <w:pStyle w:val="Texto"/>
        <w:ind w:left="1416"/>
        <w:rPr>
          <w:b/>
        </w:rPr>
      </w:pPr>
      <w:r w:rsidRPr="00A6579C">
        <w:rPr>
          <w:b/>
        </w:rPr>
        <w:t>Herramientas de Seguimiento óptico</w:t>
      </w:r>
    </w:p>
    <w:p w14:paraId="55FFF1F1" w14:textId="77777777" w:rsidR="00A77983" w:rsidRDefault="00A77983" w:rsidP="00A77983">
      <w:pPr>
        <w:pStyle w:val="Texto"/>
        <w:ind w:left="1416"/>
      </w:pPr>
      <w:r>
        <w:t>Son otro tipo de dispositivos comparados con los tradicionales y son dispositivos derivados de la tecnología infrarroja, que se utilizan usualmente como herramientas de rastreo de movimiento o motion tracking (en inglés). Aunque están diseñadas para ser utilizadas en ambientes de realidad virtual donde se requiere rastreo de movimiento, pueden ser muy útiles para construir superficies colaborativas debido a varias ventajas que presentan. Por ejemplo, la velocidad de captura de información sensorial es alta, llegando en algunos casos a los 120fps. También presentan un costo considerablemente menor a las herramientas capacitivas. Esta tecnología funciona a través del rastreo de marcadores reflectivos de luz infrarroja, que ayudan a determinar la posición de un cuerpo en el espacio utilizando cámaras infrarrojas estereoscópicas.</w:t>
      </w:r>
    </w:p>
    <w:p w14:paraId="56F1861D" w14:textId="77777777" w:rsidR="00A77983" w:rsidRDefault="00A77983" w:rsidP="00A77983">
      <w:pPr>
        <w:pStyle w:val="Texto"/>
        <w:ind w:left="1416"/>
      </w:pPr>
      <w:r>
        <w:t xml:space="preserve">Poseen las mismas desventajas de una herramienta que utilizan señal infrarroja común. Por ejemplo, en el caso de oclusión de los marcadores reflectivos, se pierde la capacidad de rastreo. Las condiciones de iluminación podrían afectar la precisión del rastreo. Sin embargo, en ambientes controlados, y con una configuración adecuada, pueden servir perfectamente para la creación de superficies interactivas en un aula de clases. Un ejemplo de un producto comercial de esta tecnología son las herramientas Optitrack </w:t>
      </w:r>
      <w:r>
        <w:fldChar w:fldCharType="begin" w:fldLock="1"/>
      </w:r>
      <w: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Pr="00755BAB">
        <w:rPr>
          <w:noProof/>
        </w:rPr>
        <w:t>[26]</w:t>
      </w:r>
      <w:r>
        <w:fldChar w:fldCharType="end"/>
      </w:r>
      <w:r>
        <w:t xml:space="preserve"> (ver figura 2.5). </w:t>
      </w:r>
    </w:p>
    <w:p w14:paraId="0AB2DF07" w14:textId="77777777" w:rsidR="00A77983" w:rsidRDefault="00A77983" w:rsidP="00A77983">
      <w:pPr>
        <w:pStyle w:val="Texto"/>
        <w:ind w:left="1416"/>
        <w:jc w:val="center"/>
      </w:pPr>
      <w:r>
        <w:rPr>
          <w:noProof/>
          <w:lang w:val="en-US" w:eastAsia="en-US"/>
        </w:rPr>
        <w:drawing>
          <wp:inline distT="0" distB="0" distL="0" distR="0" wp14:anchorId="62BCAC57" wp14:editId="7B2C637D">
            <wp:extent cx="1857375" cy="1771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7375" cy="1771650"/>
                    </a:xfrm>
                    <a:prstGeom prst="rect">
                      <a:avLst/>
                    </a:prstGeom>
                    <a:noFill/>
                    <a:ln>
                      <a:noFill/>
                    </a:ln>
                  </pic:spPr>
                </pic:pic>
              </a:graphicData>
            </a:graphic>
          </wp:inline>
        </w:drawing>
      </w:r>
    </w:p>
    <w:p w14:paraId="0B22D6E1" w14:textId="1C4C4B55" w:rsidR="00A77983" w:rsidRDefault="00606CBF" w:rsidP="00606CBF">
      <w:pPr>
        <w:pStyle w:val="Figuras"/>
        <w:jc w:val="center"/>
      </w:pPr>
      <w:bookmarkStart w:id="76" w:name="_Toc414976438"/>
      <w:r>
        <w:rPr>
          <w:b/>
        </w:rPr>
        <w:t>Figura 2.3</w:t>
      </w:r>
      <w:r w:rsidR="00A77983">
        <w:rPr>
          <w:b/>
        </w:rPr>
        <w:t>:</w:t>
      </w:r>
      <w:r w:rsidR="00A77983">
        <w:t xml:space="preserve"> Dispositivo de seguimiento óptico Flex3 Optitrack </w:t>
      </w:r>
      <w:r w:rsidR="00A77983" w:rsidRPr="006373B1">
        <w:rPr>
          <w:b/>
        </w:rPr>
        <w:t xml:space="preserve"> </w:t>
      </w:r>
      <w:r w:rsidRPr="00606CBF">
        <w:t>tomada</w:t>
      </w:r>
      <w:r>
        <w:rPr>
          <w:b/>
        </w:rPr>
        <w:t xml:space="preserve"> </w:t>
      </w:r>
      <w:r w:rsidRPr="00606CBF">
        <w:t>de:</w:t>
      </w:r>
      <w:r w:rsidR="00A77983" w:rsidRPr="00144FEC">
        <w:t xml:space="preserve"> </w:t>
      </w:r>
      <w:r w:rsidR="00A77983">
        <w:fldChar w:fldCharType="begin" w:fldLock="1"/>
      </w:r>
      <w:r w:rsidR="00A77983">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rsidR="00A77983">
        <w:fldChar w:fldCharType="separate"/>
      </w:r>
      <w:r w:rsidR="00A77983" w:rsidRPr="00755BAB">
        <w:rPr>
          <w:noProof/>
        </w:rPr>
        <w:t>[26]</w:t>
      </w:r>
      <w:bookmarkEnd w:id="76"/>
      <w:r w:rsidR="00A77983">
        <w:fldChar w:fldCharType="end"/>
      </w:r>
    </w:p>
    <w:p w14:paraId="529A2637" w14:textId="77777777" w:rsidR="00A77983" w:rsidRDefault="00A77983" w:rsidP="00A77983">
      <w:pPr>
        <w:pStyle w:val="Texto"/>
        <w:ind w:left="1416"/>
      </w:pPr>
    </w:p>
    <w:p w14:paraId="7EB8F9D2" w14:textId="77777777" w:rsidR="00A77983" w:rsidRDefault="00A77983" w:rsidP="00A77983">
      <w:pPr>
        <w:pStyle w:val="Texto"/>
        <w:ind w:left="1416"/>
      </w:pPr>
    </w:p>
    <w:p w14:paraId="1954F86F" w14:textId="77777777" w:rsidR="00A77983" w:rsidRDefault="00A77983" w:rsidP="00A77983">
      <w:pPr>
        <w:pStyle w:val="Texto"/>
        <w:ind w:left="1416"/>
      </w:pPr>
      <w:r>
        <w:t xml:space="preserve">De todas las herramientas de hardware investigadas, una ventaja importante que ha mostrado esta tecnología , y que ha sido decisiva para efectos del presente estudio, s que a través de  ésta se puede conocer la identidad de los elementos que se está rastreando en todo momento, y no solo posición de los mismos. Es así que esta tecnología será la que se utilizará como solución. </w:t>
      </w:r>
    </w:p>
    <w:p w14:paraId="6BCB79A3" w14:textId="77777777" w:rsidR="00A77983" w:rsidRDefault="00A77983" w:rsidP="00A77983">
      <w:pPr>
        <w:pStyle w:val="Subtitulocapitulo"/>
        <w:numPr>
          <w:ilvl w:val="0"/>
          <w:numId w:val="0"/>
        </w:numPr>
      </w:pPr>
    </w:p>
    <w:p w14:paraId="78064EB5" w14:textId="2FAF7714" w:rsidR="00A77983" w:rsidRPr="00811EA1" w:rsidRDefault="00A77983" w:rsidP="00701E08">
      <w:pPr>
        <w:pStyle w:val="Subtitulo4"/>
      </w:pPr>
      <w:bookmarkStart w:id="77" w:name="_Toc414964219"/>
      <w:r w:rsidRPr="00811EA1">
        <w:t>SOFTWARE</w:t>
      </w:r>
      <w:bookmarkEnd w:id="77"/>
    </w:p>
    <w:p w14:paraId="2506768F" w14:textId="77777777" w:rsidR="00A77983" w:rsidRDefault="00A77983" w:rsidP="00A77983">
      <w:pPr>
        <w:pStyle w:val="Texto"/>
        <w:ind w:left="1416"/>
      </w:pPr>
      <w:r>
        <w:t xml:space="preserve">A continuación se revisarán algunas herramientas de software de código abierto que sirven de soporte para el desarrollo de aplicaciones en superficies colaborativas. Se exploran herramientas de software abierto por la característica de costo reducido que se intenta implementar en la solución propuesta. </w:t>
      </w:r>
    </w:p>
    <w:p w14:paraId="03FF08B8" w14:textId="77777777" w:rsidR="00A77983" w:rsidRDefault="00A77983" w:rsidP="00A77983">
      <w:pPr>
        <w:pStyle w:val="Texto"/>
        <w:ind w:left="1416"/>
      </w:pPr>
    </w:p>
    <w:p w14:paraId="69FE3A3B" w14:textId="77777777" w:rsidR="00A77983" w:rsidRDefault="00A77983" w:rsidP="00A77983">
      <w:pPr>
        <w:pStyle w:val="Texto"/>
        <w:ind w:left="1416"/>
        <w:rPr>
          <w:b/>
        </w:rPr>
      </w:pPr>
      <w:r w:rsidRPr="00D17832">
        <w:rPr>
          <w:b/>
        </w:rPr>
        <w:t>TUIO</w:t>
      </w:r>
    </w:p>
    <w:p w14:paraId="590CDCE6" w14:textId="77777777" w:rsidR="00A77983" w:rsidRDefault="00A77983" w:rsidP="00A77983">
      <w:pPr>
        <w:pStyle w:val="Texto"/>
        <w:ind w:left="1416"/>
      </w:pPr>
      <w:r>
        <w:t>Esta herramienta es muy utilizada en proyectos que involucran aplicaciones multitouch, hechas a medida. Las soluciones privativas utilizan su propio protocolo de comunicaciones para eventos multitouch; por lo que el acceso a sus librerías de implementación  es restringido. TUIO soluciona ese inconveniente y provee implementación de un protocolo abierto de comunicaciones para eventos multitouch. De esta forma, la herramienta nos permite comunicar eventos táctiles reconocidos por un dispositivo especializado, y los envía hacia una aplicación que esté a la espera de estos eventos.</w:t>
      </w:r>
    </w:p>
    <w:p w14:paraId="5D8339DF" w14:textId="77777777" w:rsidR="00A77983" w:rsidRDefault="00A77983" w:rsidP="00A77983">
      <w:pPr>
        <w:pStyle w:val="Texto"/>
        <w:ind w:left="1416"/>
        <w:rPr>
          <w:b/>
        </w:rPr>
      </w:pPr>
    </w:p>
    <w:p w14:paraId="0E500372" w14:textId="77777777" w:rsidR="00A77983" w:rsidRDefault="00A77983" w:rsidP="00A77983">
      <w:pPr>
        <w:pStyle w:val="Texto"/>
        <w:ind w:left="1416"/>
      </w:pPr>
      <w:r w:rsidRPr="00AB6D08">
        <w:t>Por mencionar algunos ejemplos de la utilizaci</w:t>
      </w:r>
      <w:r>
        <w:t xml:space="preserve">ón de TUIO en superficies colaborativas. Se puede referenciar  a los trabajos mencionados en </w:t>
      </w:r>
      <w:r>
        <w:fldChar w:fldCharType="begin" w:fldLock="1"/>
      </w:r>
      <w:r>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Pr="00755BAB">
        <w:rPr>
          <w:noProof/>
        </w:rPr>
        <w:t>[27]</w:t>
      </w:r>
      <w:r>
        <w:fldChar w:fldCharType="end"/>
      </w:r>
      <w:r>
        <w:t xml:space="preserve">, </w:t>
      </w:r>
      <w:r>
        <w:fldChar w:fldCharType="begin" w:fldLock="1"/>
      </w:r>
      <w:r>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Pr="00755BAB">
        <w:rPr>
          <w:noProof/>
        </w:rPr>
        <w:t>[28]</w:t>
      </w:r>
      <w:r>
        <w:fldChar w:fldCharType="end"/>
      </w:r>
      <w:r>
        <w:t>, los cuales utilizan a este protocolo como diseño propuesto a la arquitectura de sus sistemas.</w:t>
      </w:r>
    </w:p>
    <w:p w14:paraId="2EA0E151" w14:textId="77777777" w:rsidR="00A77983" w:rsidRPr="00AB6D08" w:rsidRDefault="00A77983" w:rsidP="00A77983">
      <w:pPr>
        <w:pStyle w:val="Texto"/>
        <w:ind w:left="1416"/>
      </w:pPr>
    </w:p>
    <w:p w14:paraId="6CF09D0A" w14:textId="77777777" w:rsidR="00A77983" w:rsidRPr="00AB6D08" w:rsidRDefault="00A77983" w:rsidP="00A77983">
      <w:pPr>
        <w:pStyle w:val="Texto"/>
        <w:ind w:left="1416"/>
        <w:rPr>
          <w:b/>
        </w:rPr>
      </w:pPr>
      <w:r w:rsidRPr="00AB6D08">
        <w:rPr>
          <w:b/>
        </w:rPr>
        <w:t>MultiTouch for Java (MT4J)</w:t>
      </w:r>
    </w:p>
    <w:p w14:paraId="65C586CF" w14:textId="77777777" w:rsidR="00A77983" w:rsidRDefault="00A77983" w:rsidP="00A77983">
      <w:pPr>
        <w:pStyle w:val="Texto"/>
        <w:ind w:left="1416"/>
      </w:pPr>
      <w:r>
        <w:t xml:space="preserve">Esta herramienta es un framework orientado al diseño de aplicaciones multitouch experimentales en la plataforma de Java. El propósito de desarrollo de esta librería es poder implementar aplicaciones con una interfaz rica en gráficos en corto tiempo </w:t>
      </w:r>
      <w:r>
        <w:fldChar w:fldCharType="begin" w:fldLock="1"/>
      </w:r>
      <w:r>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fldChar w:fldCharType="separate"/>
      </w:r>
      <w:r w:rsidRPr="00755BAB">
        <w:rPr>
          <w:noProof/>
        </w:rPr>
        <w:t>[29]</w:t>
      </w:r>
      <w:r>
        <w:fldChar w:fldCharType="end"/>
      </w:r>
      <w:r>
        <w:t>. MT4J permite al desarrollador abstraerse de la lógica multi-hilo requerida para el soporte de eventos simultáneos en una aplicación multitouch.</w:t>
      </w:r>
    </w:p>
    <w:p w14:paraId="65D1AEE7" w14:textId="77777777" w:rsidR="00A77983" w:rsidRDefault="00A77983" w:rsidP="00A77983">
      <w:pPr>
        <w:pStyle w:val="Texto"/>
        <w:ind w:left="1416"/>
      </w:pPr>
      <w:r>
        <w:t>Este framework posee un cliente para la integración con el protocolo TUIO, de esta forma se tiene la capacidad de desarrollar aplicaciones para superficies colaborativas que no solo utilicen superficies multitouch, sino que permite obtener eventos multitouch de sensores especializados.</w:t>
      </w:r>
    </w:p>
    <w:p w14:paraId="382FCFDA" w14:textId="77777777" w:rsidR="00A77983" w:rsidRDefault="00A77983" w:rsidP="00A77983">
      <w:pPr>
        <w:pStyle w:val="Texto"/>
        <w:ind w:left="1416"/>
      </w:pPr>
      <w:r>
        <w:t xml:space="preserve">En los trabajos de investigación de </w:t>
      </w:r>
      <w:r>
        <w:fldChar w:fldCharType="begin" w:fldLock="1"/>
      </w:r>
      <w:r>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Pr="00755BAB">
        <w:rPr>
          <w:noProof/>
        </w:rPr>
        <w:t>[30]</w:t>
      </w:r>
      <w:r>
        <w:fldChar w:fldCharType="end"/>
      </w:r>
      <w:r>
        <w:t xml:space="preserve">, </w:t>
      </w:r>
      <w:r>
        <w:fldChar w:fldCharType="begin" w:fldLock="1"/>
      </w:r>
      <w:r>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Pr="00755BAB">
        <w:rPr>
          <w:noProof/>
        </w:rPr>
        <w:t>[31]</w:t>
      </w:r>
      <w:r>
        <w:fldChar w:fldCharType="end"/>
      </w:r>
      <w:r>
        <w:t xml:space="preserve">, se presentan soluciones  que han considerado el framework MT4J para el desarrollo de sus aplicaciones.  </w:t>
      </w:r>
    </w:p>
    <w:p w14:paraId="1D45A24F" w14:textId="77777777" w:rsidR="00A77983" w:rsidRDefault="00A77983" w:rsidP="00A77983">
      <w:pPr>
        <w:pStyle w:val="Texto"/>
        <w:ind w:left="2832"/>
      </w:pPr>
    </w:p>
    <w:p w14:paraId="13706873" w14:textId="77777777" w:rsidR="00A77983" w:rsidRDefault="00A77983" w:rsidP="00A77983">
      <w:pPr>
        <w:pStyle w:val="Texto"/>
        <w:ind w:left="708"/>
      </w:pPr>
      <w:r>
        <w:t>Para la construcción de la solución propuesta,  en cuanto a hardware, se ha seleccionado herramientas de seguimiento óptico (motion traking). Principalmente por la ventaja que ofrecen en cuanto a la posibilidad de identificar las acciones de cada usuario. En cuanto a software, se ha seleccionado a las herramientas TUIO y MT4J debido a que permiten construir soluciones a medida.  Además al ser herramientas open-source, permitirán reducir los costes de implementación.</w:t>
      </w:r>
    </w:p>
    <w:p w14:paraId="5A63BCA6" w14:textId="77777777" w:rsidR="00A77983" w:rsidRDefault="00A77983" w:rsidP="00A77983">
      <w:pPr>
        <w:pStyle w:val="Texto"/>
        <w:ind w:left="708"/>
      </w:pPr>
    </w:p>
    <w:p w14:paraId="3F4900F9" w14:textId="77777777" w:rsidR="00A77983" w:rsidRDefault="00A77983" w:rsidP="00A77983">
      <w:pPr>
        <w:pStyle w:val="Texto"/>
        <w:ind w:left="708"/>
      </w:pPr>
      <w:r>
        <w:t>Culminada la sección, se cuenta con una revisión de las superficies colaborativas, en especial las superficies horizontales. Se ha revisado los paradigmas de interacción que estas implementan; ventajas y desventajas de su utilización;  y las tecnologías necesarias (hardware y software) para su construcción. En la siguiente sección se revisan las formas de interacción que los usuarios pueden realizar cuando utilizan superficies colaborativas.</w:t>
      </w:r>
    </w:p>
    <w:p w14:paraId="6EB73409" w14:textId="77777777" w:rsidR="00A77983" w:rsidRDefault="00A77983" w:rsidP="00A77983">
      <w:pPr>
        <w:pStyle w:val="Texto"/>
        <w:ind w:left="0"/>
      </w:pPr>
    </w:p>
    <w:p w14:paraId="05542679" w14:textId="77777777" w:rsidR="00A77983" w:rsidRDefault="00A77983" w:rsidP="00A77983">
      <w:pPr>
        <w:pStyle w:val="Texto"/>
        <w:ind w:left="2124"/>
      </w:pPr>
    </w:p>
    <w:p w14:paraId="0854A456" w14:textId="77777777" w:rsidR="00A77983" w:rsidRPr="00C44B06" w:rsidRDefault="00A77983" w:rsidP="00A77983">
      <w:pPr>
        <w:pStyle w:val="Subtitulocapitulo"/>
        <w:numPr>
          <w:ilvl w:val="0"/>
          <w:numId w:val="0"/>
        </w:numPr>
        <w:ind w:left="792"/>
      </w:pPr>
    </w:p>
    <w:p w14:paraId="32312972" w14:textId="21EC42DD" w:rsidR="00A77983" w:rsidRDefault="00A77983" w:rsidP="00A77983">
      <w:pPr>
        <w:pStyle w:val="Subtitulocapitulo"/>
        <w:ind w:left="792" w:hanging="432"/>
      </w:pPr>
      <w:bookmarkStart w:id="78" w:name="_Toc414964220"/>
      <w:r>
        <w:t>FORMAS DE INTERACCIÓN EN SUPERFICIES TÁCTILES</w:t>
      </w:r>
      <w:bookmarkEnd w:id="78"/>
    </w:p>
    <w:p w14:paraId="230FC8B7" w14:textId="77777777" w:rsidR="00A77983" w:rsidRDefault="00A77983" w:rsidP="00A77983">
      <w:pPr>
        <w:pStyle w:val="Texto"/>
      </w:pPr>
      <w:r>
        <w:t>En esta sección se revisan dos formas de interacción de superficies colaborativas multitáctiles. Se muestran las características de cada una de ellas, y sus ventajas y desventajas. Se escoge aquella que presenta mayores ventajas para la construcción de la solución propuesta.</w:t>
      </w:r>
    </w:p>
    <w:p w14:paraId="2F93E734" w14:textId="77777777" w:rsidR="00A77983" w:rsidRDefault="00A77983" w:rsidP="00A77983">
      <w:pPr>
        <w:pStyle w:val="Texto"/>
      </w:pPr>
      <w:r>
        <w:t xml:space="preserve"> </w:t>
      </w:r>
    </w:p>
    <w:p w14:paraId="58197DBF" w14:textId="77777777" w:rsidR="00A77983" w:rsidRDefault="00A77983" w:rsidP="00A77983">
      <w:pPr>
        <w:pStyle w:val="Texto"/>
      </w:pPr>
    </w:p>
    <w:p w14:paraId="64F9E9A4" w14:textId="77777777" w:rsidR="00A77983" w:rsidRDefault="00A77983" w:rsidP="00A77983">
      <w:pPr>
        <w:pStyle w:val="Texto"/>
        <w:ind w:left="708"/>
      </w:pPr>
      <w:r w:rsidRPr="00953410">
        <w:t xml:space="preserve">Las formas tradicionales de interacción </w:t>
      </w:r>
      <w:r>
        <w:t xml:space="preserve">con computador </w:t>
      </w:r>
      <w:r w:rsidRPr="00953410">
        <w:t xml:space="preserve">están </w:t>
      </w:r>
      <w:r>
        <w:t xml:space="preserve">siendo reemplazadas. </w:t>
      </w:r>
      <w:r w:rsidRPr="00953410">
        <w:t xml:space="preserve">Un reto importante </w:t>
      </w:r>
      <w:r>
        <w:t xml:space="preserve">a considerar </w:t>
      </w:r>
      <w:r w:rsidRPr="00953410">
        <w:t>en</w:t>
      </w:r>
      <w:r>
        <w:t xml:space="preserve"> el desarrollo de</w:t>
      </w:r>
      <w:r w:rsidRPr="00953410">
        <w:t xml:space="preserve"> superficies interactivas, es que las formas de entrada </w:t>
      </w:r>
      <w:r>
        <w:t>tradicionales, como</w:t>
      </w:r>
      <w:r w:rsidRPr="00953410">
        <w:t xml:space="preserve"> el teclado</w:t>
      </w:r>
      <w:r>
        <w:t xml:space="preserve"> y mouse ya </w:t>
      </w:r>
      <w:r w:rsidRPr="00953410">
        <w:t>no son</w:t>
      </w:r>
      <w:r>
        <w:t xml:space="preserve"> deseadas o no son requeridas </w:t>
      </w:r>
      <w:r>
        <w:fldChar w:fldCharType="begin" w:fldLock="1"/>
      </w:r>
      <w:r>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Pr="00755BAB">
        <w:rPr>
          <w:noProof/>
        </w:rPr>
        <w:t>[32]</w:t>
      </w:r>
      <w:r>
        <w:fldChar w:fldCharType="end"/>
      </w:r>
      <w:r>
        <w:t>. A continuación se revisarán algunas de las formas de interacción más utilizadas en estas soluciones.</w:t>
      </w:r>
    </w:p>
    <w:p w14:paraId="62852FF0" w14:textId="77777777" w:rsidR="00A77983" w:rsidRPr="00953410" w:rsidRDefault="00A77983" w:rsidP="00A77983">
      <w:pPr>
        <w:pStyle w:val="Texto"/>
        <w:ind w:left="1416"/>
      </w:pPr>
    </w:p>
    <w:p w14:paraId="2A8CF197" w14:textId="77777777" w:rsidR="00A77983" w:rsidRPr="00D20DF6" w:rsidRDefault="00A77983" w:rsidP="00A77983">
      <w:pPr>
        <w:pStyle w:val="Texto"/>
        <w:ind w:left="708"/>
        <w:rPr>
          <w:b/>
        </w:rPr>
      </w:pPr>
      <w:r w:rsidRPr="00D20DF6">
        <w:rPr>
          <w:b/>
        </w:rPr>
        <w:t>Interfaces de toque directo</w:t>
      </w:r>
    </w:p>
    <w:p w14:paraId="7C1CFACE" w14:textId="77777777" w:rsidR="00A77983" w:rsidRDefault="00A77983" w:rsidP="00A77983">
      <w:pPr>
        <w:pStyle w:val="Texto"/>
        <w:ind w:left="708"/>
      </w:pPr>
      <w:r w:rsidRPr="00D20DF6">
        <w:t>La posición de contacto de dedos es detectada utilizando distintos tipos de sensores.</w:t>
      </w:r>
      <w:r>
        <w:t xml:space="preserve"> Por ejemplo:</w:t>
      </w:r>
      <w:r w:rsidRPr="00D20DF6">
        <w:t xml:space="preserve"> A través de un display conductor, </w:t>
      </w:r>
      <w:r>
        <w:t xml:space="preserve">que pudiera ser </w:t>
      </w:r>
      <w:r w:rsidRPr="00D20DF6">
        <w:t>una superficie capacitiv</w:t>
      </w:r>
      <w:r>
        <w:t>a o resistiva</w:t>
      </w:r>
      <w:r w:rsidRPr="00D20DF6">
        <w:t xml:space="preserve">. Por una cámara infrarroja debajo de la superficie, que </w:t>
      </w:r>
      <w:r>
        <w:t>reconozca</w:t>
      </w:r>
      <w:r w:rsidRPr="00D20DF6">
        <w:t xml:space="preserve"> puntos de calor. </w:t>
      </w:r>
      <w:r>
        <w:t xml:space="preserve">También a través de </w:t>
      </w:r>
      <w:r w:rsidRPr="00D20DF6">
        <w:t xml:space="preserve">una cámara infrarroja ubicada sobre la superficie </w:t>
      </w:r>
      <w:r>
        <w:t>interactiva</w:t>
      </w:r>
      <w:r w:rsidRPr="00D20DF6">
        <w:t xml:space="preserve"> que utiliza visión por computador para calcular la posición de los dedos</w:t>
      </w:r>
      <w:r>
        <w:t xml:space="preserve"> </w:t>
      </w:r>
      <w:r>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D20DF6">
        <w:rPr>
          <w:noProof/>
        </w:rPr>
        <w:t>[5]</w:t>
      </w:r>
      <w:r>
        <w:fldChar w:fldCharType="end"/>
      </w:r>
      <w:r w:rsidRPr="00D20DF6">
        <w:t>.</w:t>
      </w:r>
      <w:r>
        <w:t xml:space="preserve"> </w:t>
      </w:r>
    </w:p>
    <w:p w14:paraId="7ECE9F94" w14:textId="77777777" w:rsidR="00A77983" w:rsidRDefault="00A77983" w:rsidP="00A77983">
      <w:pPr>
        <w:pStyle w:val="Texto"/>
        <w:ind w:left="708"/>
      </w:pPr>
      <w:r>
        <w:t xml:space="preserve">Este tipo de interacción soporta la detección de múltiples puntos de toque de manera simultánea. Gracias a esto, los usuarios pueden realizar gestos para aplicar selección, rotación, movimiento y re-escalamiento a objetos representados digitalmente sobre una superficie interactiva. El estudio de </w:t>
      </w:r>
      <w:r>
        <w:fldChar w:fldCharType="begin" w:fldLock="1"/>
      </w:r>
      <w:r>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Pr="00755BAB">
        <w:rPr>
          <w:noProof/>
        </w:rPr>
        <w:t>[32]</w:t>
      </w:r>
      <w:r>
        <w:fldChar w:fldCharType="end"/>
      </w:r>
      <w:r>
        <w:t xml:space="preserve"> muestra viabilidad y provee directrices de diseño para la utilización de gestos utilizando las manos en tabletops. Esta tarea requiere de software y hardware especializado para el reconocimiento de gestos; además, estos tienden a presentar problemas de la interpretación incorrecta de señales  en condiciones de iluminación no favorables </w:t>
      </w:r>
      <w:r>
        <w:fldChar w:fldCharType="begin" w:fldLock="1"/>
      </w:r>
      <w:r>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"[32]", "plainTextFormattedCitation" : "[32]", "previouslyFormattedCitation" : "[32]" }, "properties" : { "noteIndex" : 0 }, "schema" : "https://github.com/citation-style-language/schema/raw/master/csl-citation.json" }</w:instrText>
      </w:r>
      <w:r>
        <w:fldChar w:fldCharType="separate"/>
      </w:r>
      <w:r w:rsidRPr="00755BAB">
        <w:rPr>
          <w:noProof/>
        </w:rPr>
        <w:t>[32]</w:t>
      </w:r>
      <w:r>
        <w:fldChar w:fldCharType="end"/>
      </w:r>
      <w:r>
        <w:t xml:space="preserve">. A pesar de que algunas soluciones utilizan sensores bastante precisos; algunos problemas también surgen cuando se requiere precisión a nivel de pixel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DE0C90">
        <w:rPr>
          <w:noProof/>
        </w:rPr>
        <w:t>[23]</w:t>
      </w:r>
      <w:r>
        <w:fldChar w:fldCharType="end"/>
      </w:r>
      <w:r>
        <w:t>.</w:t>
      </w:r>
    </w:p>
    <w:p w14:paraId="57CCDC96" w14:textId="77777777" w:rsidR="00A77983" w:rsidRPr="00D20DF6" w:rsidRDefault="00A77983" w:rsidP="00A77983">
      <w:pPr>
        <w:pStyle w:val="Texto"/>
        <w:ind w:left="708"/>
      </w:pPr>
    </w:p>
    <w:p w14:paraId="69374F04" w14:textId="77777777" w:rsidR="00A77983" w:rsidRPr="00D20DF6" w:rsidRDefault="00A77983" w:rsidP="00A77983">
      <w:pPr>
        <w:pStyle w:val="Texto"/>
        <w:ind w:left="708"/>
      </w:pPr>
    </w:p>
    <w:p w14:paraId="09DF3535" w14:textId="77777777" w:rsidR="00A77983" w:rsidRDefault="00A77983" w:rsidP="00A77983">
      <w:pPr>
        <w:pStyle w:val="Texto"/>
        <w:ind w:left="708"/>
        <w:rPr>
          <w:b/>
        </w:rPr>
      </w:pPr>
      <w:r w:rsidRPr="00D842FB">
        <w:rPr>
          <w:b/>
        </w:rPr>
        <w:t>Objetos tangibles</w:t>
      </w:r>
    </w:p>
    <w:p w14:paraId="5308E32E" w14:textId="77777777" w:rsidR="00A77983" w:rsidRDefault="00A77983" w:rsidP="00A77983">
      <w:pPr>
        <w:pStyle w:val="Texto"/>
        <w:ind w:left="708"/>
      </w:pPr>
      <w:r>
        <w:t xml:space="preserve">La posición de objetos tangibles sobre la superficie es detectada por una cámara  ubicada sobre/debajo de la superficie interactiva con el objetivo de reconocer marcas fiduciarias, patrones de figuras geométricas sobre los objetos </w:t>
      </w:r>
      <w:r>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xml:space="preserve">. Las marcas fiduciarias también pudieran ser reemplazadas con marcadores reflectantes infrarrojos para detectar posición, un ejemplo de esto es la solución Optitrack </w:t>
      </w:r>
      <w:r>
        <w:fldChar w:fldCharType="begin" w:fldLock="1"/>
      </w:r>
      <w: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Pr="00755BAB">
        <w:rPr>
          <w:noProof/>
        </w:rPr>
        <w:t>[26]</w:t>
      </w:r>
      <w:r>
        <w:fldChar w:fldCharType="end"/>
      </w:r>
      <w:r>
        <w:t xml:space="preserve">. Otros dispositivos pueden también ser utilizados para detectar posición, por ejemplo tags RFID que utilizan radiofrecuencia </w:t>
      </w:r>
      <w:r>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A0322A">
        <w:rPr>
          <w:noProof/>
        </w:rPr>
        <w:t>[5]</w:t>
      </w:r>
      <w:r>
        <w:fldChar w:fldCharType="end"/>
      </w:r>
      <w:r>
        <w:t xml:space="preserve">.   </w:t>
      </w:r>
    </w:p>
    <w:p w14:paraId="17004D01" w14:textId="77777777" w:rsidR="00A77983" w:rsidRPr="00925B53" w:rsidRDefault="00A77983" w:rsidP="00A77983">
      <w:pPr>
        <w:pStyle w:val="Texto"/>
        <w:ind w:left="708" w:firstLine="360"/>
        <w:rPr>
          <w:b/>
        </w:rPr>
      </w:pPr>
    </w:p>
    <w:p w14:paraId="0196EB6B" w14:textId="77777777" w:rsidR="00A77983" w:rsidRDefault="00A77983" w:rsidP="00A77983">
      <w:pPr>
        <w:pStyle w:val="Texto"/>
        <w:ind w:left="708"/>
      </w:pPr>
      <w:r>
        <w:t>Debido a los criterios expuestos en el capítulo 1, sobre facilidad de configuración y bajo coste de la solución, se ha decidido dejar de lado la utilización de  interfaces de toque directo en favor de la utilización de objetos tangibles. Pues las interfaces de toque directo requieren de tecnología especializada. La tecnología de seguimiento óptico se puede usarse fácilmente para el rastreo de objetos tangibles, que puedan utilizar los usuarios para interactuar con el sistema. En este estudio en particular, se propone utilizar plumas como objetos tangibles. Ya que durante la elaboración de un trabajo colaborativo de modelamiento de datos, los involucrados utilizan estos objetos para elaborar sus diagramas. Esto permitirá cumplir con los lineamientos del paradigma de computación ubicua, con una interfaz mucho más natural, similar a las actividades colaborativas tradicionales.</w:t>
      </w:r>
    </w:p>
    <w:p w14:paraId="15D2295C" w14:textId="77777777" w:rsidR="00A77983" w:rsidRDefault="00A77983" w:rsidP="00A77983">
      <w:pPr>
        <w:pStyle w:val="Texto"/>
        <w:ind w:left="0"/>
      </w:pPr>
    </w:p>
    <w:p w14:paraId="3A897ED2" w14:textId="77777777" w:rsidR="00A77983" w:rsidRDefault="00A77983" w:rsidP="00A77983">
      <w:pPr>
        <w:pStyle w:val="Texto"/>
        <w:ind w:left="360"/>
      </w:pPr>
      <w:r>
        <w:t>Finalizada esta sección, se cuenta con una forma de interacción basada en objetos tangibles (plumas), que se utilizó para la construcción de la solución  de este trabajo. A continuación se revisa el concepto de reconocimiento de trazos, que servirá más adelante para el diseño de la interacción de la solución.</w:t>
      </w:r>
    </w:p>
    <w:p w14:paraId="47D31FCF" w14:textId="77777777" w:rsidR="00A77983" w:rsidRDefault="00A77983" w:rsidP="00A77983">
      <w:pPr>
        <w:pStyle w:val="NombreCapitulo"/>
        <w:numPr>
          <w:ilvl w:val="0"/>
          <w:numId w:val="0"/>
        </w:numPr>
        <w:ind w:left="851" w:hanging="851"/>
      </w:pPr>
    </w:p>
    <w:p w14:paraId="09781E5F" w14:textId="554D3F0F" w:rsidR="00A77983" w:rsidRDefault="00A77983" w:rsidP="00A77983">
      <w:pPr>
        <w:pStyle w:val="Subtitulocapitulo"/>
        <w:ind w:left="792" w:hanging="432"/>
      </w:pPr>
      <w:bookmarkStart w:id="79" w:name="_Toc414964221"/>
      <w:r>
        <w:t>RECONOCIMIENTO DE TRAZOS</w:t>
      </w:r>
      <w:bookmarkEnd w:id="79"/>
    </w:p>
    <w:p w14:paraId="6031D1A4" w14:textId="77777777" w:rsidR="00A77983" w:rsidRDefault="00A77983" w:rsidP="00A77983">
      <w:pPr>
        <w:pStyle w:val="Texto"/>
      </w:pPr>
      <w:r>
        <w:t>En esta sección se presenta lo qué es el reconocimiento de trazos, y tipos de reconocimiento y se muestran características, ventajas y desventajas de cada uno de ellos.  La secciónfinaliza con la revisión de una herramienta que implementa este concepto, y, cómo se la ha asociado a la forma de interacción seleccionada.</w:t>
      </w:r>
    </w:p>
    <w:p w14:paraId="72446415" w14:textId="77777777" w:rsidR="00A77983" w:rsidRDefault="00A77983" w:rsidP="00A77983">
      <w:pPr>
        <w:pStyle w:val="Texto"/>
      </w:pPr>
      <w:r>
        <w:t>.</w:t>
      </w:r>
    </w:p>
    <w:p w14:paraId="44C05BDC" w14:textId="77777777" w:rsidR="00A77983" w:rsidRDefault="00A77983" w:rsidP="00A77983">
      <w:pPr>
        <w:pStyle w:val="Texto"/>
      </w:pPr>
      <w:r w:rsidRPr="00C40FBD">
        <w:t xml:space="preserve">Los gestos kinestésicos </w:t>
      </w:r>
      <w:r>
        <w:t xml:space="preserve">representan </w:t>
      </w:r>
      <w:r w:rsidRPr="00C40FBD">
        <w:t>una forma útil para esconder llamadas complejas a funcionalidades específicas en un sistema. Al establece</w:t>
      </w:r>
      <w:r>
        <w:t>r</w:t>
      </w:r>
      <w:r w:rsidRPr="00C40FBD">
        <w:t xml:space="preserve"> una corr</w:t>
      </w:r>
      <w:r>
        <w:t xml:space="preserve">espondencia uno a uno entre funciones de sistema </w:t>
      </w:r>
      <w:r w:rsidRPr="00C40FBD">
        <w:t xml:space="preserve">y </w:t>
      </w:r>
      <w:r>
        <w:t>trazos dibujados,</w:t>
      </w:r>
      <w:r w:rsidRPr="00C40FBD">
        <w:t xml:space="preserve"> </w:t>
      </w:r>
      <w:r>
        <w:t>se logra que la usabilidad de</w:t>
      </w:r>
      <w:r w:rsidRPr="00C40FBD">
        <w:t xml:space="preserve"> las interfaces sean mucho más compatibles con el modelo mental de los usuarios </w:t>
      </w:r>
      <w:r w:rsidRPr="00C40FBD">
        <w:fldChar w:fldCharType="begin" w:fldLock="1"/>
      </w:r>
      <w: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t xml:space="preserve"> Utilizar esto conduce a una menor carga cognitiva </w:t>
      </w:r>
      <w:r>
        <w:fldChar w:fldCharType="begin" w:fldLock="1"/>
      </w:r>
      <w:r>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"[23]", "plainTextFormattedCitation" : "[23]", "previouslyFormattedCitation" : "[23]" }, "properties" : { "noteIndex" : 0 }, "schema" : "https://github.com/citation-style-language/schema/raw/master/csl-citation.json" }</w:instrText>
      </w:r>
      <w:r>
        <w:fldChar w:fldCharType="separate"/>
      </w:r>
      <w:r w:rsidRPr="00A0322A">
        <w:rPr>
          <w:noProof/>
        </w:rPr>
        <w:t>[23]</w:t>
      </w:r>
      <w:r>
        <w:fldChar w:fldCharType="end"/>
      </w:r>
      <w:r>
        <w:t xml:space="preserve"> y tiempo de aprendizaje para el usuario</w:t>
      </w:r>
    </w:p>
    <w:p w14:paraId="2290E5DC" w14:textId="77777777" w:rsidR="00A77983" w:rsidRPr="00C40FBD" w:rsidRDefault="00A77983" w:rsidP="00A77983">
      <w:pPr>
        <w:pStyle w:val="Texto"/>
      </w:pPr>
    </w:p>
    <w:p w14:paraId="2BCEE1B8" w14:textId="77777777" w:rsidR="00A77983" w:rsidRDefault="00A77983" w:rsidP="00A77983">
      <w:pPr>
        <w:pStyle w:val="Texto"/>
      </w:pPr>
      <w:r>
        <w:t xml:space="preserve">En la actualidad, las herramientas </w:t>
      </w:r>
      <w:r w:rsidRPr="00423C64">
        <w:t xml:space="preserve">de reconocimiento </w:t>
      </w:r>
      <w:r>
        <w:t xml:space="preserve">utilizan enfoques combinados de técnicas de reconocimiento para su construcción. Pero para efectos de estudio, la literatura ha clasificado estas técnicas generalmente en dos campos </w:t>
      </w:r>
      <w:r>
        <w:fldChar w:fldCharType="begin" w:fldLock="1"/>
      </w:r>
      <w:r>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"[33]", "plainTextFormattedCitation" : "[33]", "previouslyFormattedCitation" : "[33]" }, "properties" : { "noteIndex" : 0 }, "schema" : "https://github.com/citation-style-language/schema/raw/master/csl-citation.json" }</w:instrText>
      </w:r>
      <w:r>
        <w:fldChar w:fldCharType="separate"/>
      </w:r>
      <w:r w:rsidRPr="00755BAB">
        <w:rPr>
          <w:noProof/>
        </w:rPr>
        <w:t>[33]</w:t>
      </w:r>
      <w:r>
        <w:fldChar w:fldCharType="end"/>
      </w:r>
      <w:r>
        <w:t>:</w:t>
      </w:r>
      <w:r w:rsidRPr="00423C64">
        <w:t xml:space="preserve"> </w:t>
      </w:r>
    </w:p>
    <w:p w14:paraId="3AB61D8C" w14:textId="77777777" w:rsidR="00A77983" w:rsidRDefault="00A77983" w:rsidP="00A77983">
      <w:pPr>
        <w:pStyle w:val="Texto"/>
      </w:pPr>
    </w:p>
    <w:p w14:paraId="77984532" w14:textId="77777777" w:rsidR="00A77983" w:rsidRDefault="00A77983" w:rsidP="00A77983">
      <w:pPr>
        <w:pStyle w:val="Texto"/>
        <w:numPr>
          <w:ilvl w:val="0"/>
          <w:numId w:val="8"/>
        </w:numPr>
        <w:ind w:left="1571"/>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27A377FE" w14:textId="77777777" w:rsidR="00A77983" w:rsidRDefault="00A77983" w:rsidP="00A77983">
      <w:pPr>
        <w:pStyle w:val="Texto"/>
        <w:numPr>
          <w:ilvl w:val="0"/>
          <w:numId w:val="8"/>
        </w:numPr>
        <w:ind w:left="1571"/>
      </w:pPr>
      <w:r>
        <w:t>Técnicas</w:t>
      </w:r>
      <w:r w:rsidRPr="00423C64">
        <w:t xml:space="preserve"> </w:t>
      </w:r>
      <w:r>
        <w:t xml:space="preserve">basadas en visión, en los que se utiliza información geométrica para la identificación de formas. La efectividad de reconocimiento de las herramientas que implementan esta técnica es media; y no se requiere de entrenamiento previo </w:t>
      </w:r>
      <w:r>
        <w:fldChar w:fldCharType="begin" w:fldLock="1"/>
      </w:r>
      <w:r>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"[34]", "plainTextFormattedCitation" : "[34]", "previouslyFormattedCitation" : "[34]" }, "properties" : { "noteIndex" : 0 }, "schema" : "https://github.com/citation-style-language/schema/raw/master/csl-citation.json" }</w:instrText>
      </w:r>
      <w:r>
        <w:fldChar w:fldCharType="separate"/>
      </w:r>
      <w:r w:rsidRPr="00755BAB">
        <w:rPr>
          <w:noProof/>
        </w:rPr>
        <w:t>[34]</w:t>
      </w:r>
      <w:r>
        <w:fldChar w:fldCharType="end"/>
      </w:r>
      <w:r>
        <w:t>.</w:t>
      </w:r>
    </w:p>
    <w:p w14:paraId="453F033F" w14:textId="77777777" w:rsidR="00A77983" w:rsidRDefault="00A77983" w:rsidP="00A77983">
      <w:pPr>
        <w:pStyle w:val="Texto"/>
      </w:pPr>
    </w:p>
    <w:p w14:paraId="1D6C55AA" w14:textId="77777777" w:rsidR="00A77983" w:rsidRDefault="00A77983" w:rsidP="00A77983">
      <w:pPr>
        <w:pStyle w:val="Texto"/>
      </w:pPr>
      <w:r>
        <w:t xml:space="preserve">Paleo Sketch Recognizer </w:t>
      </w:r>
      <w:r>
        <w:fldChar w:fldCharType="begin" w:fldLock="1"/>
      </w:r>
      <w:r>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fldChar w:fldCharType="separate"/>
      </w:r>
      <w:r w:rsidRPr="00755BAB">
        <w:rPr>
          <w:noProof/>
        </w:rPr>
        <w:t>[35]</w:t>
      </w:r>
      <w:r>
        <w:fldChar w:fldCharType="end"/>
      </w:r>
      <w:r>
        <w:t xml:space="preserve"> es una herramienta open-source disponible para el desarrollo  de reconocimiento de trazos que utiliza una combinación de estas técnicas.  Esta herramientautiliza técnicas </w:t>
      </w:r>
      <w:r w:rsidRPr="008A1631">
        <w:t xml:space="preserve">de reconocimiento de bajo nivel y embellecimiento </w:t>
      </w:r>
      <w:r>
        <w:t>para reconocer</w:t>
      </w:r>
      <w:r w:rsidRPr="008A1631">
        <w:t xml:space="preserve"> ocho formas primitivas</w:t>
      </w:r>
      <w:r>
        <w:t xml:space="preserve"> (líneas, curvas, círculos, rectángulos, rombos, puntos, elipses, cuadrados). Así también, reconoce </w:t>
      </w:r>
      <w:r w:rsidRPr="008A1631">
        <w:t>co</w:t>
      </w:r>
      <w:r>
        <w:t xml:space="preserve">mbinaciones de estas primitivas con una tasa de efectividad </w:t>
      </w:r>
      <w:r w:rsidRPr="008A1631">
        <w:t xml:space="preserve">de reconocimiento </w:t>
      </w:r>
      <w:r>
        <w:t>de</w:t>
      </w:r>
      <w:r w:rsidRPr="008A1631">
        <w:t xml:space="preserve"> 98.56%</w:t>
      </w:r>
      <w:r>
        <w:t xml:space="preserve"> </w:t>
      </w:r>
      <w:r>
        <w:fldChar w:fldCharType="begin" w:fldLock="1"/>
      </w:r>
      <w:r>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fldChar w:fldCharType="separate"/>
      </w:r>
      <w:r w:rsidRPr="00755BAB">
        <w:rPr>
          <w:noProof/>
        </w:rPr>
        <w:t>[35]</w:t>
      </w:r>
      <w:r>
        <w:fldChar w:fldCharType="end"/>
      </w:r>
      <w:r w:rsidRPr="008A1631">
        <w:t xml:space="preserve">. </w:t>
      </w:r>
    </w:p>
    <w:p w14:paraId="601F2310" w14:textId="77777777" w:rsidR="00A77983" w:rsidRDefault="00A77983" w:rsidP="00A77983">
      <w:pPr>
        <w:pStyle w:val="Texto"/>
        <w:ind w:left="0"/>
      </w:pPr>
    </w:p>
    <w:p w14:paraId="25910185" w14:textId="77777777" w:rsidR="00A77983" w:rsidRDefault="00A77983" w:rsidP="00A77983">
      <w:pPr>
        <w:pStyle w:val="Texto"/>
        <w:ind w:left="0"/>
      </w:pPr>
      <w:r>
        <w:t xml:space="preserve">Este trabajo propone utilizar la interacción de objetos tangibles (plumas) junto con el reconocimiento de trazos para el diseño de interacción de la superficie colaborativa.  Esto significa que, las acciones del sistema deban ser invocadas a través del reconociendo de trazos que se dibujen, utilizando plumas sobre la superficie colaborativa. Esto con el objetivo de que las acciones que deba realizar el usuario sobre la superficie, sean más fáciles de recordar. En el capítulo 3 se provee una explicación detallada del diseño de interacción propuesto. </w:t>
      </w:r>
    </w:p>
    <w:p w14:paraId="46F40396" w14:textId="77777777" w:rsidR="00A77983" w:rsidRDefault="00A77983" w:rsidP="00A77983">
      <w:pPr>
        <w:pStyle w:val="Texto"/>
        <w:ind w:left="0"/>
      </w:pPr>
    </w:p>
    <w:p w14:paraId="1A3A7B25" w14:textId="77777777" w:rsidR="00A77983" w:rsidRDefault="00A77983" w:rsidP="00A77983">
      <w:pPr>
        <w:pStyle w:val="Texto"/>
        <w:ind w:left="0"/>
      </w:pPr>
      <w:r>
        <w:t>Hasta este punto, se han revisado todos los aspectos concernientes a la construcción de la solución (hardware y software) y la forma en la que los usuarios podrán utilizar el sistema (forma de interacción). En la siguiente sección se muestra un análisis de soluciones similares, a fin de extraer características  que puedan ayudar a mejorar la usabilidad de la solución.</w:t>
      </w:r>
    </w:p>
    <w:p w14:paraId="5092F243" w14:textId="77777777" w:rsidR="00A77983" w:rsidRDefault="00A77983" w:rsidP="00A77983">
      <w:pPr>
        <w:pStyle w:val="Texto"/>
        <w:ind w:left="0"/>
      </w:pPr>
    </w:p>
    <w:p w14:paraId="3064DA8B" w14:textId="45FD74BC" w:rsidR="00A77983" w:rsidRDefault="00A77983" w:rsidP="00A77983">
      <w:pPr>
        <w:pStyle w:val="Subtitulocapitulo"/>
        <w:numPr>
          <w:ilvl w:val="1"/>
          <w:numId w:val="3"/>
        </w:numPr>
      </w:pPr>
      <w:bookmarkStart w:id="80" w:name="_Toc414964222"/>
      <w:r>
        <w:t>ANÁLISIS COMPARATIVO DE SOLUCIONES EXISTENTES</w:t>
      </w:r>
      <w:bookmarkEnd w:id="80"/>
    </w:p>
    <w:p w14:paraId="2820D70C" w14:textId="77777777" w:rsidR="00A77983" w:rsidRDefault="00A77983" w:rsidP="00A77983">
      <w:pPr>
        <w:pStyle w:val="Texto"/>
        <w:ind w:left="1416"/>
      </w:pPr>
    </w:p>
    <w:p w14:paraId="0EE6A4F4" w14:textId="77777777" w:rsidR="00A77983" w:rsidRDefault="00A77983" w:rsidP="00A77983">
      <w:pPr>
        <w:pStyle w:val="Texto"/>
      </w:pPr>
      <w:r>
        <w:t>El objetivo de esta sección es revisar y comparar dos soluciones existentes de trabajo colaborativo en tabletops para la elaboración de diagramas de propósito genérico (mapas mentales – MindMap Appilcation  y lluvia de ideas – TATIN-PIC), cuyas pautas de diseño han servido para el desarrollo de la propuesta de sistema que contiene este estudio.</w:t>
      </w:r>
    </w:p>
    <w:p w14:paraId="4152E3F5" w14:textId="77777777" w:rsidR="00A77983" w:rsidRDefault="00A77983" w:rsidP="00A77983">
      <w:pPr>
        <w:pStyle w:val="Texto"/>
      </w:pPr>
    </w:p>
    <w:p w14:paraId="23FFF424" w14:textId="77777777" w:rsidR="00A77983" w:rsidRDefault="00A77983" w:rsidP="00A77983">
      <w:pPr>
        <w:pStyle w:val="Texto"/>
        <w:ind w:left="1416"/>
      </w:pPr>
    </w:p>
    <w:p w14:paraId="2D45BD28" w14:textId="77777777" w:rsidR="00A77983" w:rsidRPr="00E45E9E" w:rsidRDefault="00A77983" w:rsidP="00A77983">
      <w:pPr>
        <w:pStyle w:val="Texto"/>
        <w:ind w:left="1416"/>
        <w:rPr>
          <w:b/>
        </w:rPr>
      </w:pPr>
      <w:r w:rsidRPr="00E45E9E">
        <w:rPr>
          <w:b/>
        </w:rPr>
        <w:t>MindMap Application</w:t>
      </w:r>
    </w:p>
    <w:p w14:paraId="67766439" w14:textId="77777777" w:rsidR="00A77983" w:rsidRDefault="00A77983" w:rsidP="00A77983">
      <w:pPr>
        <w:pStyle w:val="Texto"/>
        <w:ind w:left="1416"/>
      </w:pPr>
      <w:r>
        <w:t xml:space="preserve">Sinmai &amp; Andras </w:t>
      </w:r>
      <w:r w:rsidRPr="00E45E9E">
        <w:fldChar w:fldCharType="begin" w:fldLock="1"/>
      </w:r>
      <w: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"[22]" }, "properties" : { "noteIndex" : 0 }, "schema" : "https://github.com/citation-style-language/schema/raw/master/csl-citation.json" }</w:instrText>
      </w:r>
      <w:r w:rsidRPr="00E45E9E">
        <w:fldChar w:fldCharType="separate"/>
      </w:r>
      <w:r w:rsidRPr="00755BAB">
        <w:rPr>
          <w:noProof/>
        </w:rPr>
        <w:t>[22]</w:t>
      </w:r>
      <w:r w:rsidRPr="00E45E9E">
        <w:fldChar w:fldCharType="end"/>
      </w:r>
      <w:r>
        <w:t xml:space="preserve"> condujeron un estudio de la usabilidad de la combinación de un tabletop y tablets en el contexto de un trabajo colaborativo. Para estos fines, han desarrollado una aplicación para la creación colaborativa de mapas mentales.</w:t>
      </w:r>
    </w:p>
    <w:p w14:paraId="43EFBD7E" w14:textId="77777777" w:rsidR="00A77983" w:rsidRDefault="00A77983" w:rsidP="00A77983">
      <w:pPr>
        <w:pStyle w:val="Texto"/>
        <w:ind w:left="1416"/>
      </w:pPr>
      <w:r>
        <w:t>MindMap utiliza interacción directa a través de los dedos para la participación en la superficie colaborativa. Para favorecer la participación de los integrantes del trabajo, esta aplicación brinda la posibilidad de interactuar de manera simultánea e independiente. Cada usuario tiene la posibilidad de crear nodos rectangulares a través de menús (ver figura 2.6-b). Estos representarán las ideas del mapa mental, y son alimentados de información a través de un teclado virtual (ver figura 2.6c) que se muestra directamente en la superficie colaborativa. Cada nodo idea puede ser arrastrado a través de toda la superficie y ser conectado directamente a nodos padres.  Una particularidad de esta aplicación es la definición de espacios personales fijos para cada usuario y un espacio público para la interacción (ver figura 2.6a). El espacio personal está diseñado para la creación de nuevos elementos del mapa mental, mientras que el espacio público está reservado para la visualización del trabajo colaborativo.</w:t>
      </w:r>
    </w:p>
    <w:p w14:paraId="5F455BFE" w14:textId="77777777" w:rsidR="00A77983" w:rsidRDefault="00A77983" w:rsidP="00A77983">
      <w:pPr>
        <w:pStyle w:val="Texto"/>
        <w:ind w:left="1416"/>
      </w:pPr>
      <w:r>
        <w:t>Esta aplicación considera una definición de espacio de trabajo privado, que está representado por  la aplicación que está instalada en una tablet que utiliza el usuario. La tablet se conecta a la aplicación principal de la superficie a través de WiFi para poder visualizar el mapa completo y también poder crear, borrar, editar nodos del mapa mental. De acuerdo a los autores, crear un espacio privado para que el usuario puede ser ventajoso, pues le facilita al usuario, expresar y construir ideas que aún no está listo para compartir.</w:t>
      </w:r>
    </w:p>
    <w:p w14:paraId="02E71B95" w14:textId="77777777" w:rsidR="00A77983" w:rsidRDefault="00A77983" w:rsidP="00A77983">
      <w:pPr>
        <w:pStyle w:val="Texto"/>
        <w:ind w:left="1416"/>
      </w:pPr>
      <w:r>
        <w:rPr>
          <w:noProof/>
          <w:lang w:val="en-US" w:eastAsia="en-US"/>
        </w:rPr>
        <w:drawing>
          <wp:inline distT="0" distB="0" distL="0" distR="0" wp14:anchorId="70F1A31A" wp14:editId="010AFD7B">
            <wp:extent cx="4284023" cy="128055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1012" cy="1291606"/>
                    </a:xfrm>
                    <a:prstGeom prst="rect">
                      <a:avLst/>
                    </a:prstGeom>
                    <a:noFill/>
                    <a:ln>
                      <a:noFill/>
                    </a:ln>
                  </pic:spPr>
                </pic:pic>
              </a:graphicData>
            </a:graphic>
          </wp:inline>
        </w:drawing>
      </w:r>
    </w:p>
    <w:p w14:paraId="7719E3B7" w14:textId="2F0A889C" w:rsidR="00A77983" w:rsidRDefault="00606CBF" w:rsidP="00606CBF">
      <w:pPr>
        <w:pStyle w:val="Figuras"/>
      </w:pPr>
      <w:bookmarkStart w:id="81" w:name="_Toc414976439"/>
      <w:r>
        <w:rPr>
          <w:b/>
        </w:rPr>
        <w:t>Figura 2.4</w:t>
      </w:r>
      <w:r w:rsidR="00A77983">
        <w:rPr>
          <w:b/>
        </w:rPr>
        <w:t>:</w:t>
      </w:r>
      <w:r w:rsidR="00A77983">
        <w:t xml:space="preserve"> Esquema de solución  y </w:t>
      </w:r>
      <w:r>
        <w:t>forma de interacción de MindMap, tomada de</w:t>
      </w:r>
      <w:r w:rsidR="00A77983" w:rsidRPr="00144FEC">
        <w:t xml:space="preserve"> </w:t>
      </w:r>
      <w:r w:rsidR="00A77983">
        <w:fldChar w:fldCharType="begin" w:fldLock="1"/>
      </w:r>
      <w:r w:rsidR="00A77983">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"[22]" }, "properties" : { "noteIndex" : 0 }, "schema" : "https://github.com/citation-style-language/schema/raw/master/csl-citation.json" }</w:instrText>
      </w:r>
      <w:r w:rsidR="00A77983">
        <w:fldChar w:fldCharType="separate"/>
      </w:r>
      <w:r w:rsidR="00A77983" w:rsidRPr="00755BAB">
        <w:rPr>
          <w:noProof/>
        </w:rPr>
        <w:t>[22]</w:t>
      </w:r>
      <w:bookmarkEnd w:id="81"/>
      <w:r w:rsidR="00A77983">
        <w:fldChar w:fldCharType="end"/>
      </w:r>
    </w:p>
    <w:p w14:paraId="3741D35A" w14:textId="77777777" w:rsidR="00A77983" w:rsidRDefault="00A77983" w:rsidP="00A77983">
      <w:pPr>
        <w:pStyle w:val="Texto"/>
        <w:ind w:left="1416"/>
      </w:pPr>
    </w:p>
    <w:p w14:paraId="7355F570" w14:textId="77777777" w:rsidR="00A77983" w:rsidRDefault="00A77983" w:rsidP="00A77983">
      <w:pPr>
        <w:pStyle w:val="Texto"/>
        <w:ind w:left="1416"/>
      </w:pPr>
      <w:r>
        <w:t>Previa la construcción de la aplicación, se  definieron metas de diseño, con el objetivo de contar con directrices durante el desarrollo de la misma. Las cuales son:</w:t>
      </w:r>
    </w:p>
    <w:p w14:paraId="43B5D069" w14:textId="77777777" w:rsidR="00A77983" w:rsidRDefault="00A77983" w:rsidP="00A77983">
      <w:pPr>
        <w:pStyle w:val="Texto"/>
        <w:numPr>
          <w:ilvl w:val="0"/>
          <w:numId w:val="10"/>
        </w:numPr>
        <w:ind w:left="2136"/>
      </w:pPr>
      <w:r>
        <w:t xml:space="preserve">Soporte multiusuario: Una de las metas más importantes, ya que es necesaria para poder brindar la capacidad de trabajar paralelamente al grupo. </w:t>
      </w:r>
    </w:p>
    <w:p w14:paraId="31091666" w14:textId="77777777" w:rsidR="00A77983" w:rsidRDefault="00A77983" w:rsidP="00A77983">
      <w:pPr>
        <w:pStyle w:val="Texto"/>
        <w:numPr>
          <w:ilvl w:val="0"/>
          <w:numId w:val="10"/>
        </w:numPr>
        <w:ind w:left="2136"/>
      </w:pPr>
      <w:r>
        <w:t>Soportar alojamiento de usuarios: La superficie tiene ángulo de visión de 360°. Por lo que se requiere que el usuario pueda interactuar con la superficie desde cualquier punto de vista. Brindando la posibilidad de crear, editar eliminar nodos del mapa mental sin importar la orientación del usuario alrededor de la superficie.</w:t>
      </w:r>
    </w:p>
    <w:p w14:paraId="44AD211E" w14:textId="77777777" w:rsidR="00A77983" w:rsidRDefault="00A77983" w:rsidP="00A77983">
      <w:pPr>
        <w:pStyle w:val="Texto"/>
        <w:numPr>
          <w:ilvl w:val="0"/>
          <w:numId w:val="10"/>
        </w:numPr>
        <w:ind w:left="2136"/>
      </w:pPr>
      <w:r>
        <w:t>Soportar la transición entre trabajo individual y colaborativo: Esta característica del sistema hace fácil la diferenciación entre aportaciones individuales. MindMap hace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40DC627A" w14:textId="77777777" w:rsidR="00A77983" w:rsidRDefault="00A77983" w:rsidP="00A77983">
      <w:pPr>
        <w:pStyle w:val="Texto"/>
        <w:ind w:left="1416"/>
      </w:pPr>
    </w:p>
    <w:p w14:paraId="61BAAF58" w14:textId="77777777" w:rsidR="00A77983" w:rsidRDefault="00A77983" w:rsidP="00A77983">
      <w:pPr>
        <w:pStyle w:val="Texto"/>
        <w:ind w:left="1416"/>
      </w:pPr>
      <w:r>
        <w:t xml:space="preserve"> Al concluir su trabajo, los autores demostraron que combinar el uso de tabletops y dispositivos móviles alienta el trabajo en equipo. Sin embargo, no encontraron diferencias en la calidad del trabajo comparado con los grupos de control que usaron herramientas tradicionales.</w:t>
      </w:r>
    </w:p>
    <w:p w14:paraId="51E5B8AE" w14:textId="77777777" w:rsidR="00A77983" w:rsidRDefault="00A77983" w:rsidP="00A77983">
      <w:pPr>
        <w:pStyle w:val="Subtitulocapitulo"/>
        <w:numPr>
          <w:ilvl w:val="0"/>
          <w:numId w:val="0"/>
        </w:numPr>
        <w:ind w:left="1383"/>
        <w:jc w:val="both"/>
        <w:rPr>
          <w:b w:val="0"/>
          <w:sz w:val="24"/>
        </w:rPr>
      </w:pPr>
    </w:p>
    <w:p w14:paraId="74EAD2C2" w14:textId="77777777" w:rsidR="00A77983" w:rsidRPr="00811EA1" w:rsidRDefault="00A77983" w:rsidP="00811EA1">
      <w:pPr>
        <w:pStyle w:val="Texto"/>
        <w:rPr>
          <w:b/>
        </w:rPr>
      </w:pPr>
      <w:r w:rsidRPr="00811EA1">
        <w:rPr>
          <w:b/>
        </w:rPr>
        <w:t>TATIN-PIC</w:t>
      </w:r>
    </w:p>
    <w:p w14:paraId="6FA45DBA" w14:textId="53D98D9E" w:rsidR="00A77983" w:rsidRPr="00811EA1" w:rsidRDefault="00A77983" w:rsidP="00811EA1">
      <w:pPr>
        <w:pStyle w:val="Texto"/>
      </w:pPr>
      <w:r w:rsidRPr="00811EA1">
        <w:t xml:space="preserve">Jones et al. </w:t>
      </w:r>
      <w:r w:rsidRPr="00811EA1">
        <w:fldChar w:fldCharType="begin" w:fldLock="1"/>
      </w:r>
      <w:r w:rsidRPr="00811EA1">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"[21]" }, "properties" : { "noteIndex" : 0 }, "schema" : "https://github.com/citation-style-language/schema/raw/master/csl-citation.json" }</w:instrText>
      </w:r>
      <w:r w:rsidRPr="00811EA1">
        <w:fldChar w:fldCharType="separate"/>
      </w:r>
      <w:r w:rsidRPr="00811EA1">
        <w:t>[21]</w:t>
      </w:r>
      <w:r w:rsidRPr="00811EA1">
        <w:fldChar w:fldCharType="end"/>
      </w:r>
      <w:r w:rsidRPr="00811EA1">
        <w:t xml:space="preserve"> propone una solución l</w:t>
      </w:r>
      <w:r w:rsidR="00606CBF">
        <w:t>lamada TATIN-PIC (ver figura 2.5</w:t>
      </w:r>
      <w:r w:rsidRPr="00811EA1">
        <w:t>),  la cual utiliza una superficie táctil horizontal y una pizarra interactiva para realizar trabajo colaborativo. TATIN-PIC representa diagramas colaborativos simples para facilitar lluvias de ideas a través de la creación de pequeñas notas rectangulares o post-it. Existe un flujo del trabajo definido para los participantes de esta solución, que está dividida en dos fases:</w:t>
      </w:r>
    </w:p>
    <w:p w14:paraId="0FAC8F27" w14:textId="77777777" w:rsidR="00A77983" w:rsidRPr="00811EA1" w:rsidRDefault="00A77983" w:rsidP="00811EA1">
      <w:pPr>
        <w:pStyle w:val="Texto"/>
      </w:pPr>
      <w:r w:rsidRPr="00811EA1">
        <w:t>La primera fase, llamada fase de acción, se utiliza la superficie colaborativa para permitir la creación de post-it.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post-it o ingresar texto de una manera más sencilla. Otra forma de ingresar información en esta solución es, utilizar dispositivos móviles (tablet o smartphone) que sirven como espacio de trabajo personal para el ingreso de texto sobre cualquier post-it creado previamente. El uso de estos dispositivos favorece el análisis individual e inhibe en cierto grado la aprehensión a la evaluación.</w:t>
      </w:r>
    </w:p>
    <w:p w14:paraId="69FC71E7" w14:textId="77777777" w:rsidR="00A77983" w:rsidRPr="00811EA1" w:rsidRDefault="00A77983" w:rsidP="00811EA1">
      <w:pPr>
        <w:pStyle w:val="Texto"/>
      </w:pPr>
    </w:p>
    <w:p w14:paraId="14AAA79A" w14:textId="77777777" w:rsidR="00A77983" w:rsidRPr="00811EA1" w:rsidRDefault="00A77983" w:rsidP="00811EA1">
      <w:pPr>
        <w:pStyle w:val="Texto"/>
      </w:pPr>
      <w:r w:rsidRPr="00811EA1">
        <w:t>La segunda fase es la de reflexión del trabajo. Esta se realiza a través una proyección frontal para la observación del trabajo grupal resumido, que favorece la discusión y la convergencia de ideas sobre una solución de un trabajo colaborativo.</w:t>
      </w:r>
    </w:p>
    <w:p w14:paraId="71EC7C02" w14:textId="77777777" w:rsidR="00A77983" w:rsidRPr="00811EA1" w:rsidRDefault="00A77983" w:rsidP="00811EA1">
      <w:pPr>
        <w:pStyle w:val="Texto"/>
      </w:pPr>
    </w:p>
    <w:p w14:paraId="185E5A5B" w14:textId="77777777" w:rsidR="00A77983" w:rsidRPr="00811EA1" w:rsidRDefault="00A77983" w:rsidP="00811EA1">
      <w:pPr>
        <w:pStyle w:val="Texto"/>
      </w:pPr>
      <w:r w:rsidRPr="00811EA1">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76BD11D3" w14:textId="77777777" w:rsidR="00A77983" w:rsidRPr="00811EA1" w:rsidRDefault="00A77983" w:rsidP="00606CBF">
      <w:pPr>
        <w:pStyle w:val="Texto"/>
        <w:jc w:val="center"/>
      </w:pPr>
      <w:r w:rsidRPr="00811EA1">
        <w:rPr>
          <w:noProof/>
          <w:lang w:val="en-US" w:eastAsia="en-US"/>
        </w:rPr>
        <w:drawing>
          <wp:inline distT="0" distB="0" distL="0" distR="0" wp14:anchorId="1DAB13DA" wp14:editId="47256691">
            <wp:extent cx="3856259" cy="23766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8372" cy="2390249"/>
                    </a:xfrm>
                    <a:prstGeom prst="rect">
                      <a:avLst/>
                    </a:prstGeom>
                    <a:noFill/>
                    <a:ln>
                      <a:noFill/>
                    </a:ln>
                  </pic:spPr>
                </pic:pic>
              </a:graphicData>
            </a:graphic>
          </wp:inline>
        </w:drawing>
      </w:r>
    </w:p>
    <w:p w14:paraId="4E61B168" w14:textId="087EBF26" w:rsidR="00A77983" w:rsidRPr="00811EA1" w:rsidRDefault="00A77983" w:rsidP="00606CBF">
      <w:pPr>
        <w:pStyle w:val="Figuras"/>
        <w:jc w:val="center"/>
      </w:pPr>
      <w:bookmarkStart w:id="82" w:name="_Toc414976440"/>
      <w:r w:rsidRPr="00606CBF">
        <w:rPr>
          <w:b/>
        </w:rPr>
        <w:t>Figura 2.</w:t>
      </w:r>
      <w:r w:rsidR="00606CBF">
        <w:rPr>
          <w:b/>
        </w:rPr>
        <w:t>5</w:t>
      </w:r>
      <w:r w:rsidRPr="00606CBF">
        <w:rPr>
          <w:b/>
        </w:rPr>
        <w:t>:</w:t>
      </w:r>
      <w:r w:rsidRPr="00811EA1">
        <w:t xml:space="preserve"> Es</w:t>
      </w:r>
      <w:r w:rsidR="00606CBF">
        <w:t xml:space="preserve">quema de la solución TATIN-PIC, tomado de </w:t>
      </w:r>
      <w:r w:rsidRPr="00811EA1">
        <w:fldChar w:fldCharType="begin" w:fldLock="1"/>
      </w:r>
      <w:r w:rsidRPr="00811EA1">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"[21]", "plainTextFormattedCitation" : "[21]", "previouslyFormattedCitation" : "[21]" }, "properties" : { "noteIndex" : 0 }, "schema" : "https://github.com/citation-style-language/schema/raw/master/csl-citation.json" }</w:instrText>
      </w:r>
      <w:r w:rsidRPr="00811EA1">
        <w:fldChar w:fldCharType="separate"/>
      </w:r>
      <w:r w:rsidRPr="00811EA1">
        <w:t>[21]</w:t>
      </w:r>
      <w:bookmarkEnd w:id="82"/>
      <w:r w:rsidRPr="00811EA1">
        <w:fldChar w:fldCharType="end"/>
      </w:r>
    </w:p>
    <w:p w14:paraId="14DFB009" w14:textId="77777777" w:rsidR="00A77983" w:rsidRDefault="00A77983" w:rsidP="00A77983">
      <w:pPr>
        <w:pStyle w:val="Texto"/>
        <w:ind w:left="1416"/>
      </w:pPr>
    </w:p>
    <w:p w14:paraId="64710729" w14:textId="77777777" w:rsidR="00A77983" w:rsidRDefault="00A77983" w:rsidP="00A77983">
      <w:pPr>
        <w:pStyle w:val="Texto"/>
        <w:ind w:left="1416"/>
      </w:pPr>
    </w:p>
    <w:p w14:paraId="5F2C8B15" w14:textId="77777777" w:rsidR="00A77983" w:rsidRPr="004F3992" w:rsidRDefault="00A77983" w:rsidP="00A77983">
      <w:pPr>
        <w:pStyle w:val="Texto"/>
        <w:ind w:left="1416"/>
        <w:rPr>
          <w:b/>
        </w:rPr>
      </w:pPr>
      <w:r w:rsidRPr="004F3992">
        <w:rPr>
          <w:b/>
        </w:rPr>
        <w:t>Comparación de Soluciones</w:t>
      </w:r>
    </w:p>
    <w:p w14:paraId="4AE080A4" w14:textId="33E0EAB1" w:rsidR="00A77983" w:rsidRDefault="00A77983" w:rsidP="00A77983">
      <w:pPr>
        <w:pStyle w:val="Texto"/>
        <w:ind w:left="1416"/>
      </w:pPr>
      <w:r>
        <w:t>Con el objetivo de resaltar las características que los autores de MindMap y TATIN-PIC han implementado, se presenta una tabla comparativa de estas (ver tabla 2.</w:t>
      </w:r>
      <w:r w:rsidR="00904DA8">
        <w:t>1</w:t>
      </w:r>
      <w:r>
        <w:t>). Estas se utilizan posteriormente para realizar un análisis de las características que deberá implementar el sistema propuesto.</w:t>
      </w:r>
    </w:p>
    <w:p w14:paraId="21B3EF84" w14:textId="77777777" w:rsidR="00A77983" w:rsidRDefault="00A77983" w:rsidP="00A77983">
      <w:pPr>
        <w:pStyle w:val="Texto"/>
        <w:ind w:left="1416"/>
      </w:pPr>
    </w:p>
    <w:tbl>
      <w:tblPr>
        <w:tblStyle w:val="Tablanormal11"/>
        <w:tblW w:w="7452" w:type="dxa"/>
        <w:jc w:val="right"/>
        <w:tblLook w:val="04A0" w:firstRow="1" w:lastRow="0" w:firstColumn="1" w:lastColumn="0" w:noHBand="0" w:noVBand="1"/>
      </w:tblPr>
      <w:tblGrid>
        <w:gridCol w:w="2548"/>
        <w:gridCol w:w="2469"/>
        <w:gridCol w:w="2435"/>
      </w:tblGrid>
      <w:tr w:rsidR="00A77983" w:rsidRPr="00766243" w14:paraId="6BEA89D2" w14:textId="77777777" w:rsidTr="00B445A7">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0EF86FED" w14:textId="5137BBD0" w:rsidR="00A77983" w:rsidRPr="00904DA8" w:rsidRDefault="00904DA8" w:rsidP="00904DA8">
            <w:pPr>
              <w:pStyle w:val="Tabla"/>
            </w:pPr>
            <w:bookmarkStart w:id="83" w:name="_Toc414973938"/>
            <w:r w:rsidRPr="00904DA8">
              <w:rPr>
                <w:b/>
              </w:rPr>
              <w:t>Tabla 2.1</w:t>
            </w:r>
            <w:r w:rsidR="00A77983" w:rsidRPr="00904DA8">
              <w:rPr>
                <w:b/>
              </w:rPr>
              <w:t>:</w:t>
            </w:r>
            <w:r w:rsidR="00A77983" w:rsidRPr="00904DA8">
              <w:t xml:space="preserve"> Comparación de características de diseño de las soluciones mostradas.</w:t>
            </w:r>
            <w:bookmarkEnd w:id="83"/>
            <w:r w:rsidR="00A77983" w:rsidRPr="00904DA8">
              <w:t xml:space="preserve">  </w:t>
            </w:r>
          </w:p>
        </w:tc>
      </w:tr>
      <w:tr w:rsidR="00A77983" w:rsidRPr="00766243" w14:paraId="19E17F0F"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1FB63C5F" w14:textId="77777777" w:rsidR="00A77983" w:rsidRPr="00766243" w:rsidRDefault="00A77983" w:rsidP="00B445A7">
            <w:pPr>
              <w:pStyle w:val="NoSpacing"/>
              <w:jc w:val="right"/>
              <w:rPr>
                <w:rFonts w:ascii="Arial" w:hAnsi="Arial" w:cs="Arial"/>
              </w:rPr>
            </w:pPr>
            <w:r w:rsidRPr="00766243">
              <w:rPr>
                <w:rFonts w:ascii="Arial" w:hAnsi="Arial" w:cs="Arial"/>
              </w:rPr>
              <w:t>Solución</w:t>
            </w:r>
          </w:p>
          <w:p w14:paraId="2D36BE63" w14:textId="77777777" w:rsidR="00A77983" w:rsidRPr="00766243" w:rsidRDefault="00A77983" w:rsidP="00B445A7">
            <w:pPr>
              <w:pStyle w:val="NoSpacing"/>
              <w:jc w:val="center"/>
              <w:rPr>
                <w:rFonts w:ascii="Arial" w:hAnsi="Arial" w:cs="Arial"/>
              </w:rPr>
            </w:pPr>
          </w:p>
          <w:p w14:paraId="2832A672" w14:textId="77777777" w:rsidR="00A77983" w:rsidRPr="00766243" w:rsidRDefault="00A77983" w:rsidP="00B445A7">
            <w:pPr>
              <w:pStyle w:val="NoSpacing"/>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3A282C05" w14:textId="77777777" w:rsidR="00A77983" w:rsidRPr="00766243" w:rsidRDefault="00A77983" w:rsidP="00B445A7">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MindMap</w:t>
            </w:r>
          </w:p>
        </w:tc>
        <w:tc>
          <w:tcPr>
            <w:tcW w:w="2435" w:type="dxa"/>
            <w:tcBorders>
              <w:top w:val="single" w:sz="4" w:space="0" w:color="auto"/>
              <w:left w:val="single" w:sz="4" w:space="0" w:color="auto"/>
              <w:bottom w:val="single" w:sz="4" w:space="0" w:color="auto"/>
              <w:right w:val="single" w:sz="4" w:space="0" w:color="auto"/>
            </w:tcBorders>
            <w:vAlign w:val="center"/>
          </w:tcPr>
          <w:p w14:paraId="322D9608" w14:textId="77777777" w:rsidR="00A77983" w:rsidRPr="00766243" w:rsidRDefault="00A77983" w:rsidP="00B445A7">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A77983" w:rsidRPr="00766243" w14:paraId="15A90FF1"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7AD4273B" w14:textId="77777777" w:rsidR="00A77983" w:rsidRPr="00766243" w:rsidRDefault="00A77983" w:rsidP="00B445A7">
            <w:pPr>
              <w:pStyle w:val="NoSpacing"/>
              <w:spacing w:line="360" w:lineRule="auto"/>
              <w:rPr>
                <w:rFonts w:ascii="Arial" w:hAnsi="Arial" w:cs="Arial"/>
                <w:b w:val="0"/>
              </w:rPr>
            </w:pPr>
            <w:r w:rsidRPr="00766243">
              <w:rPr>
                <w:rFonts w:ascii="Arial" w:hAnsi="Arial" w:cs="Arial"/>
                <w:b w:val="0"/>
              </w:rPr>
              <w:t>Soporte Multi-Usuario</w:t>
            </w:r>
          </w:p>
        </w:tc>
        <w:tc>
          <w:tcPr>
            <w:tcW w:w="2469" w:type="dxa"/>
            <w:tcBorders>
              <w:top w:val="single" w:sz="4" w:space="0" w:color="auto"/>
            </w:tcBorders>
          </w:tcPr>
          <w:p w14:paraId="37F1F8E5" w14:textId="77777777" w:rsidR="00A77983" w:rsidRPr="00766243" w:rsidRDefault="00A77983"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Si </w:t>
            </w:r>
          </w:p>
        </w:tc>
        <w:tc>
          <w:tcPr>
            <w:tcW w:w="2435" w:type="dxa"/>
            <w:tcBorders>
              <w:top w:val="single" w:sz="4" w:space="0" w:color="auto"/>
            </w:tcBorders>
          </w:tcPr>
          <w:p w14:paraId="58E649C6" w14:textId="77777777" w:rsidR="00A77983" w:rsidRPr="00766243" w:rsidRDefault="00A77983"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A77983" w:rsidRPr="00766243" w14:paraId="4F2568FD"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11D55051" w14:textId="77777777" w:rsidR="00A77983" w:rsidRPr="00766243" w:rsidRDefault="00A77983" w:rsidP="00B445A7">
            <w:pPr>
              <w:pStyle w:val="NoSpacing"/>
              <w:spacing w:line="360" w:lineRule="auto"/>
              <w:rPr>
                <w:rFonts w:ascii="Arial" w:hAnsi="Arial" w:cs="Arial"/>
                <w:b w:val="0"/>
              </w:rPr>
            </w:pPr>
            <w:r w:rsidRPr="00766243">
              <w:rPr>
                <w:rFonts w:ascii="Arial" w:hAnsi="Arial" w:cs="Arial"/>
                <w:b w:val="0"/>
              </w:rPr>
              <w:t>Tipo de Interacción</w:t>
            </w:r>
          </w:p>
        </w:tc>
        <w:tc>
          <w:tcPr>
            <w:tcW w:w="2469" w:type="dxa"/>
          </w:tcPr>
          <w:p w14:paraId="3F76FD01" w14:textId="77777777" w:rsidR="00A77983" w:rsidRPr="00766243" w:rsidRDefault="00A77983"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c>
          <w:tcPr>
            <w:tcW w:w="2435" w:type="dxa"/>
          </w:tcPr>
          <w:p w14:paraId="52D4F770" w14:textId="77777777" w:rsidR="00A77983" w:rsidRPr="00766243" w:rsidRDefault="00A77983"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Toque directo-d</w:t>
            </w:r>
            <w:r w:rsidRPr="00766243">
              <w:rPr>
                <w:rFonts w:ascii="Arial" w:hAnsi="Arial" w:cs="Arial"/>
              </w:rPr>
              <w:t>edos</w:t>
            </w:r>
          </w:p>
        </w:tc>
      </w:tr>
      <w:tr w:rsidR="00A77983" w:rsidRPr="00766243" w14:paraId="58F7B25E"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6939A1ED" w14:textId="77777777" w:rsidR="00A77983" w:rsidRPr="00766243" w:rsidRDefault="00A77983" w:rsidP="00B445A7">
            <w:pPr>
              <w:pStyle w:val="NoSpacing"/>
              <w:spacing w:line="360" w:lineRule="auto"/>
              <w:rPr>
                <w:rFonts w:ascii="Arial" w:hAnsi="Arial" w:cs="Arial"/>
                <w:b w:val="0"/>
              </w:rPr>
            </w:pPr>
            <w:r w:rsidRPr="00766243">
              <w:rPr>
                <w:rFonts w:ascii="Arial" w:hAnsi="Arial" w:cs="Arial"/>
                <w:b w:val="0"/>
              </w:rPr>
              <w:t>Posición de usuarios</w:t>
            </w:r>
          </w:p>
        </w:tc>
        <w:tc>
          <w:tcPr>
            <w:tcW w:w="2469" w:type="dxa"/>
          </w:tcPr>
          <w:p w14:paraId="6305F024" w14:textId="77777777" w:rsidR="00A77983" w:rsidRPr="00766243" w:rsidRDefault="00A77983"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75DA7642" w14:textId="77777777" w:rsidR="00A77983" w:rsidRPr="00766243" w:rsidRDefault="00A77983"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A77983" w:rsidRPr="00766243" w14:paraId="27E8D579"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3182ABAC" w14:textId="77777777" w:rsidR="00A77983" w:rsidRPr="00766243" w:rsidRDefault="00A77983" w:rsidP="00B445A7">
            <w:pPr>
              <w:pStyle w:val="NoSpacing"/>
              <w:spacing w:line="360" w:lineRule="auto"/>
              <w:rPr>
                <w:rFonts w:ascii="Arial" w:hAnsi="Arial" w:cs="Arial"/>
                <w:b w:val="0"/>
              </w:rPr>
            </w:pPr>
            <w:r w:rsidRPr="00766243">
              <w:rPr>
                <w:rFonts w:ascii="Arial" w:hAnsi="Arial" w:cs="Arial"/>
                <w:b w:val="0"/>
              </w:rPr>
              <w:t xml:space="preserve">Distinción de </w:t>
            </w:r>
            <w:r>
              <w:rPr>
                <w:rFonts w:ascii="Arial" w:hAnsi="Arial" w:cs="Arial"/>
                <w:b w:val="0"/>
              </w:rPr>
              <w:t>contribución entre</w:t>
            </w:r>
            <w:r w:rsidRPr="00766243">
              <w:rPr>
                <w:rFonts w:ascii="Arial" w:hAnsi="Arial" w:cs="Arial"/>
                <w:b w:val="0"/>
              </w:rPr>
              <w:t xml:space="preserve"> </w:t>
            </w:r>
            <w:r>
              <w:rPr>
                <w:rFonts w:ascii="Arial" w:hAnsi="Arial" w:cs="Arial"/>
                <w:b w:val="0"/>
              </w:rPr>
              <w:t>integrantes</w:t>
            </w:r>
          </w:p>
        </w:tc>
        <w:tc>
          <w:tcPr>
            <w:tcW w:w="2469" w:type="dxa"/>
          </w:tcPr>
          <w:p w14:paraId="7D00B20F" w14:textId="77777777" w:rsidR="00A77983" w:rsidRPr="00766243" w:rsidRDefault="00A77983"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1EBBDBB8" w14:textId="77777777" w:rsidR="00A77983" w:rsidRPr="00766243" w:rsidRDefault="00A77983"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A77983" w:rsidRPr="00766243" w14:paraId="73C02361"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2A523C34" w14:textId="77777777" w:rsidR="00A77983" w:rsidRPr="00766243" w:rsidRDefault="00A77983" w:rsidP="00B445A7">
            <w:pPr>
              <w:pStyle w:val="NoSpacing"/>
              <w:spacing w:line="360" w:lineRule="auto"/>
              <w:rPr>
                <w:rFonts w:ascii="Arial" w:hAnsi="Arial" w:cs="Arial"/>
                <w:b w:val="0"/>
              </w:rPr>
            </w:pPr>
            <w:r w:rsidRPr="00766243">
              <w:rPr>
                <w:rFonts w:ascii="Arial" w:hAnsi="Arial" w:cs="Arial"/>
                <w:b w:val="0"/>
              </w:rPr>
              <w:t>Interacción con objetos digitales</w:t>
            </w:r>
          </w:p>
        </w:tc>
        <w:tc>
          <w:tcPr>
            <w:tcW w:w="2469" w:type="dxa"/>
          </w:tcPr>
          <w:p w14:paraId="2FDC680A" w14:textId="77777777" w:rsidR="00A77983" w:rsidRPr="00766243" w:rsidRDefault="00A77983"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3590169C" w14:textId="77777777" w:rsidR="00A77983" w:rsidRPr="00766243" w:rsidRDefault="00A77983"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A77983" w:rsidRPr="00766243" w14:paraId="3760C0D6"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2D1A2FBC" w14:textId="77777777" w:rsidR="00A77983" w:rsidRPr="00766243" w:rsidRDefault="00A77983" w:rsidP="00B445A7">
            <w:pPr>
              <w:pStyle w:val="NoSpacing"/>
              <w:spacing w:line="360" w:lineRule="auto"/>
              <w:rPr>
                <w:rFonts w:ascii="Arial" w:hAnsi="Arial" w:cs="Arial"/>
                <w:b w:val="0"/>
              </w:rPr>
            </w:pPr>
            <w:r>
              <w:rPr>
                <w:rFonts w:ascii="Arial" w:hAnsi="Arial" w:cs="Arial"/>
                <w:b w:val="0"/>
              </w:rPr>
              <w:t>Ingreso</w:t>
            </w:r>
            <w:r w:rsidRPr="00766243">
              <w:rPr>
                <w:rFonts w:ascii="Arial" w:hAnsi="Arial" w:cs="Arial"/>
                <w:b w:val="0"/>
              </w:rPr>
              <w:t xml:space="preserve"> de información</w:t>
            </w:r>
          </w:p>
        </w:tc>
        <w:tc>
          <w:tcPr>
            <w:tcW w:w="2469" w:type="dxa"/>
          </w:tcPr>
          <w:p w14:paraId="60A5FD90" w14:textId="77777777" w:rsidR="00A77983" w:rsidRPr="00766243" w:rsidRDefault="00A77983"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5AFD54FA" w14:textId="77777777" w:rsidR="00A77983" w:rsidRPr="00766243" w:rsidRDefault="00A77983"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43B1E897" w14:textId="77777777" w:rsidR="00A77983" w:rsidRPr="00766243" w:rsidRDefault="00A77983"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B34C6AB" w14:textId="77777777" w:rsidR="00A77983" w:rsidRPr="00766243" w:rsidRDefault="00A77983"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2B6517B" w14:textId="77777777" w:rsidR="00A77983" w:rsidRPr="00766243" w:rsidRDefault="00A77983"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A77983" w:rsidRPr="00766243" w14:paraId="2BF073D1"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5D2B3D4" w14:textId="77777777" w:rsidR="00A77983" w:rsidRPr="00766243" w:rsidRDefault="00A77983" w:rsidP="00B445A7">
            <w:pPr>
              <w:pStyle w:val="NoSpacing"/>
              <w:spacing w:line="360" w:lineRule="auto"/>
              <w:rPr>
                <w:rFonts w:ascii="Arial" w:hAnsi="Arial" w:cs="Arial"/>
                <w:b w:val="0"/>
              </w:rPr>
            </w:pPr>
            <w:r w:rsidRPr="00766243">
              <w:rPr>
                <w:rFonts w:ascii="Arial" w:hAnsi="Arial" w:cs="Arial"/>
                <w:b w:val="0"/>
              </w:rPr>
              <w:t>Soport</w:t>
            </w:r>
            <w:r>
              <w:rPr>
                <w:rFonts w:ascii="Arial" w:hAnsi="Arial" w:cs="Arial"/>
                <w:b w:val="0"/>
              </w:rPr>
              <w:t>e</w:t>
            </w:r>
            <w:r w:rsidRPr="00766243">
              <w:rPr>
                <w:rFonts w:ascii="Arial" w:hAnsi="Arial" w:cs="Arial"/>
                <w:b w:val="0"/>
              </w:rPr>
              <w:t xml:space="preserve"> transición entre trabajo individual y colaborativo</w:t>
            </w:r>
          </w:p>
        </w:tc>
        <w:tc>
          <w:tcPr>
            <w:tcW w:w="2469" w:type="dxa"/>
          </w:tcPr>
          <w:p w14:paraId="4F497693" w14:textId="77777777" w:rsidR="00A77983" w:rsidRPr="00766243" w:rsidRDefault="00A77983"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y superficie para espacio colaborativo</w:t>
            </w:r>
          </w:p>
        </w:tc>
        <w:tc>
          <w:tcPr>
            <w:tcW w:w="2435" w:type="dxa"/>
          </w:tcPr>
          <w:p w14:paraId="5056C5D6" w14:textId="77777777" w:rsidR="00A77983" w:rsidRPr="00766243" w:rsidRDefault="00A77983"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r w:rsidRPr="00766243">
              <w:rPr>
                <w:rFonts w:ascii="Arial" w:hAnsi="Arial" w:cs="Arial"/>
              </w:rPr>
              <w:t>Alterna</w:t>
            </w:r>
            <w:r>
              <w:rPr>
                <w:rFonts w:ascii="Arial" w:hAnsi="Arial" w:cs="Arial"/>
              </w:rPr>
              <w:t>n</w:t>
            </w:r>
            <w:r w:rsidRPr="00766243">
              <w:rPr>
                <w:rFonts w:ascii="Arial" w:hAnsi="Arial" w:cs="Arial"/>
              </w:rPr>
              <w:t xml:space="preserve"> entre Tablet para espacio privado; mesa y pizarra para espacio colaborativo</w:t>
            </w:r>
          </w:p>
        </w:tc>
      </w:tr>
      <w:tr w:rsidR="00A77983" w:rsidRPr="00766243" w14:paraId="0F67892C"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297E0EF" w14:textId="77777777" w:rsidR="00A77983" w:rsidRPr="00766243" w:rsidRDefault="00A77983" w:rsidP="00B445A7">
            <w:pPr>
              <w:pStyle w:val="NoSpacing"/>
              <w:spacing w:line="360" w:lineRule="auto"/>
              <w:rPr>
                <w:rFonts w:ascii="Arial" w:hAnsi="Arial" w:cs="Arial"/>
                <w:b w:val="0"/>
              </w:rPr>
            </w:pPr>
            <w:r w:rsidRPr="00766243">
              <w:rPr>
                <w:rFonts w:ascii="Arial" w:hAnsi="Arial" w:cs="Arial"/>
                <w:b w:val="0"/>
              </w:rPr>
              <w:t>Tipo de Tecnología multitouch</w:t>
            </w:r>
          </w:p>
        </w:tc>
        <w:tc>
          <w:tcPr>
            <w:tcW w:w="2469" w:type="dxa"/>
          </w:tcPr>
          <w:p w14:paraId="579CF9A7" w14:textId="77777777" w:rsidR="00A77983" w:rsidRPr="00766243" w:rsidRDefault="00A77983"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3C226ACA" w14:textId="77777777" w:rsidR="00A77983" w:rsidRPr="00766243" w:rsidRDefault="00A77983"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A77983" w:rsidRPr="00766243" w14:paraId="31BECFC9"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20622E5" w14:textId="77777777" w:rsidR="00A77983" w:rsidRPr="00766243" w:rsidRDefault="00A77983" w:rsidP="00B445A7">
            <w:pPr>
              <w:pStyle w:val="NoSpacing"/>
              <w:spacing w:line="360" w:lineRule="auto"/>
              <w:rPr>
                <w:rFonts w:ascii="Arial" w:hAnsi="Arial" w:cs="Arial"/>
                <w:b w:val="0"/>
              </w:rPr>
            </w:pPr>
            <w:r w:rsidRPr="00766243">
              <w:rPr>
                <w:rFonts w:ascii="Arial" w:hAnsi="Arial" w:cs="Arial"/>
                <w:b w:val="0"/>
              </w:rPr>
              <w:t>Monitoreo del estado del trabajo</w:t>
            </w:r>
          </w:p>
        </w:tc>
        <w:tc>
          <w:tcPr>
            <w:tcW w:w="2469" w:type="dxa"/>
          </w:tcPr>
          <w:p w14:paraId="107570BA" w14:textId="77777777" w:rsidR="00A77983" w:rsidRPr="00766243" w:rsidRDefault="00A77983"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047258A1" w14:textId="77777777" w:rsidR="00A77983" w:rsidRPr="00766243" w:rsidRDefault="00A77983"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00362DD0" w14:textId="77777777" w:rsidR="00A77983" w:rsidRDefault="00A77983" w:rsidP="00A77983">
      <w:pPr>
        <w:pStyle w:val="Texto"/>
      </w:pPr>
    </w:p>
    <w:p w14:paraId="3988253B" w14:textId="77777777" w:rsidR="00A77983" w:rsidRDefault="00A77983" w:rsidP="00A77983">
      <w:pPr>
        <w:pStyle w:val="Texto"/>
      </w:pPr>
      <w:r>
        <w:t xml:space="preserve">Esta sección ha mostrado un análisis comparativo de soluciones existentes. Cuyo objetivo ha sido extraer características de implementación que poseen, y que ayudan a la usabilidad de las soluciones revisadas. Estas características son parte del análisis de la solución elegida en la siguiente sección. </w:t>
      </w:r>
    </w:p>
    <w:p w14:paraId="370929C5" w14:textId="77777777" w:rsidR="00A77983" w:rsidRPr="00E45E9E" w:rsidRDefault="00A77983" w:rsidP="00A77983">
      <w:pPr>
        <w:pStyle w:val="Texto"/>
      </w:pPr>
    </w:p>
    <w:p w14:paraId="75942A8D" w14:textId="68B2AC7A" w:rsidR="00A77983" w:rsidRPr="00E80913" w:rsidRDefault="00A77983" w:rsidP="00A77983">
      <w:pPr>
        <w:pStyle w:val="Subtitulocapitulo"/>
        <w:numPr>
          <w:ilvl w:val="1"/>
          <w:numId w:val="3"/>
        </w:numPr>
      </w:pPr>
      <w:bookmarkStart w:id="84" w:name="_Toc414964223"/>
      <w:r>
        <w:t>ANÁLISIS DE LA SOLUCIÓN ELEGIDA</w:t>
      </w:r>
      <w:bookmarkEnd w:id="84"/>
    </w:p>
    <w:p w14:paraId="50316812" w14:textId="77777777" w:rsidR="00A77983" w:rsidRDefault="00A77983" w:rsidP="00A77983">
      <w:pPr>
        <w:pStyle w:val="Texto"/>
      </w:pPr>
    </w:p>
    <w:p w14:paraId="12725654" w14:textId="30360287" w:rsidR="00A77983" w:rsidRDefault="00A77983" w:rsidP="00A77983">
      <w:pPr>
        <w:pStyle w:val="Texto"/>
      </w:pPr>
      <w:r>
        <w:t>A partir de las soluciones presentadas en este capítulo, se propone el siguiente análisis de la solución que se diseñará. Para realizar el análisis se han considerado los siguientes criterios nombrados en el capítulo 1: costo, portabilidad, facilidad de configuración, soporte multiusuario, trazabilidad de tareas, monitoreo de tareas, pantalla extensible. Además se consideran algunas de las características que se ha revisado en el análisis de las soluciones existentes. La tabla 2.</w:t>
      </w:r>
      <w:r w:rsidR="00904DA8">
        <w:t>2</w:t>
      </w:r>
      <w:r>
        <w:t xml:space="preserve">   muestra una revisión de cómo cada una de estas soluciones revisadas cumplen o no los criterios considerados.</w:t>
      </w:r>
    </w:p>
    <w:p w14:paraId="47669B8C" w14:textId="77777777" w:rsidR="00A77983" w:rsidRDefault="00A77983" w:rsidP="00A77983">
      <w:pPr>
        <w:pStyle w:val="Texto"/>
      </w:pPr>
    </w:p>
    <w:p w14:paraId="466A2B31" w14:textId="77777777" w:rsidR="00A77983" w:rsidRPr="0095480E" w:rsidRDefault="00A77983" w:rsidP="00A77983">
      <w:pPr>
        <w:pStyle w:val="Texto"/>
        <w:sectPr w:rsidR="00A77983" w:rsidRPr="0095480E" w:rsidSect="0093665A">
          <w:pgSz w:w="11906" w:h="16838"/>
          <w:pgMar w:top="2268" w:right="1361" w:bottom="2268" w:left="2268" w:header="709" w:footer="709" w:gutter="0"/>
          <w:cols w:space="708"/>
          <w:titlePg/>
          <w:docGrid w:linePitch="360"/>
        </w:sectPr>
      </w:pPr>
    </w:p>
    <w:p w14:paraId="7207CEC4" w14:textId="77777777" w:rsidR="00A77983" w:rsidRDefault="00A77983" w:rsidP="00A77983">
      <w:pPr>
        <w:pStyle w:val="Texto"/>
        <w:ind w:left="0"/>
      </w:pPr>
    </w:p>
    <w:tbl>
      <w:tblPr>
        <w:tblStyle w:val="PlainTable1"/>
        <w:tblW w:w="0" w:type="auto"/>
        <w:tblLayout w:type="fixed"/>
        <w:tblLook w:val="04A0" w:firstRow="1" w:lastRow="0" w:firstColumn="1" w:lastColumn="0" w:noHBand="0" w:noVBand="1"/>
      </w:tblPr>
      <w:tblGrid>
        <w:gridCol w:w="1720"/>
        <w:gridCol w:w="1426"/>
        <w:gridCol w:w="1426"/>
        <w:gridCol w:w="1895"/>
        <w:gridCol w:w="1618"/>
      </w:tblGrid>
      <w:tr w:rsidR="00A77983" w14:paraId="3C7C1A73" w14:textId="77777777" w:rsidTr="00904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5" w:type="dxa"/>
            <w:gridSpan w:val="5"/>
            <w:tcBorders>
              <w:top w:val="nil"/>
              <w:left w:val="nil"/>
              <w:bottom w:val="single" w:sz="4" w:space="0" w:color="auto"/>
              <w:right w:val="nil"/>
            </w:tcBorders>
          </w:tcPr>
          <w:p w14:paraId="3094187C" w14:textId="04711144" w:rsidR="00A77983" w:rsidRPr="00904DA8" w:rsidRDefault="00A77983" w:rsidP="00904DA8">
            <w:pPr>
              <w:pStyle w:val="Tabla"/>
            </w:pPr>
            <w:bookmarkStart w:id="85" w:name="_Toc414973939"/>
            <w:r w:rsidRPr="000428D0">
              <w:rPr>
                <w:b/>
              </w:rPr>
              <w:t>Tabla 2.</w:t>
            </w:r>
            <w:r w:rsidR="00904DA8" w:rsidRPr="000428D0">
              <w:rPr>
                <w:b/>
              </w:rPr>
              <w:t>2</w:t>
            </w:r>
            <w:r w:rsidRPr="000428D0">
              <w:rPr>
                <w:b/>
              </w:rPr>
              <w:t>:</w:t>
            </w:r>
            <w:r w:rsidRPr="00904DA8">
              <w:t xml:space="preserve"> Criterios y características consideradas para el de desarrollo de solución.</w:t>
            </w:r>
            <w:bookmarkEnd w:id="85"/>
            <w:r w:rsidRPr="00904DA8">
              <w:t xml:space="preserve">  </w:t>
            </w:r>
          </w:p>
        </w:tc>
      </w:tr>
      <w:tr w:rsidR="00A77983" w14:paraId="1F4EEF1A" w14:textId="77777777" w:rsidTr="00904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Borders>
              <w:top w:val="single" w:sz="4" w:space="0" w:color="auto"/>
              <w:left w:val="single" w:sz="4" w:space="0" w:color="auto"/>
              <w:bottom w:val="single" w:sz="4" w:space="0" w:color="auto"/>
              <w:right w:val="single" w:sz="4" w:space="0" w:color="auto"/>
            </w:tcBorders>
          </w:tcPr>
          <w:p w14:paraId="000F799C" w14:textId="77777777" w:rsidR="00A77983" w:rsidRPr="00FA5B69" w:rsidRDefault="00A77983" w:rsidP="00B445A7">
            <w:pPr>
              <w:pStyle w:val="Texto"/>
              <w:spacing w:line="240" w:lineRule="auto"/>
              <w:ind w:left="0"/>
              <w:rPr>
                <w:sz w:val="22"/>
                <w:szCs w:val="22"/>
              </w:rPr>
            </w:pPr>
            <w:r w:rsidRPr="00FA5B69">
              <w:rPr>
                <w:sz w:val="22"/>
                <w:szCs w:val="22"/>
              </w:rPr>
              <w:t>Criterios de desarrollo y características de solución</w:t>
            </w:r>
          </w:p>
        </w:tc>
        <w:tc>
          <w:tcPr>
            <w:tcW w:w="1426" w:type="dxa"/>
            <w:tcBorders>
              <w:top w:val="single" w:sz="4" w:space="0" w:color="auto"/>
              <w:left w:val="single" w:sz="4" w:space="0" w:color="auto"/>
              <w:bottom w:val="single" w:sz="4" w:space="0" w:color="auto"/>
              <w:right w:val="single" w:sz="4" w:space="0" w:color="auto"/>
            </w:tcBorders>
          </w:tcPr>
          <w:p w14:paraId="6CB90240" w14:textId="77777777" w:rsidR="00A77983" w:rsidRPr="00F640A1" w:rsidRDefault="00A77983" w:rsidP="00B445A7">
            <w:pPr>
              <w:pStyle w:val="Texto"/>
              <w:spacing w:line="240" w:lineRule="auto"/>
              <w:ind w:left="0"/>
              <w:cnfStyle w:val="000000100000" w:firstRow="0" w:lastRow="0" w:firstColumn="0" w:lastColumn="0" w:oddVBand="0" w:evenVBand="0" w:oddHBand="1" w:evenHBand="0" w:firstRowFirstColumn="0" w:firstRowLastColumn="0" w:lastRowFirstColumn="0" w:lastRowLastColumn="0"/>
              <w:rPr>
                <w:b/>
                <w:sz w:val="22"/>
                <w:szCs w:val="22"/>
              </w:rPr>
            </w:pPr>
            <w:r w:rsidRPr="00F640A1">
              <w:rPr>
                <w:b/>
                <w:sz w:val="22"/>
                <w:szCs w:val="22"/>
              </w:rPr>
              <w:t>MindMap</w:t>
            </w:r>
          </w:p>
        </w:tc>
        <w:tc>
          <w:tcPr>
            <w:tcW w:w="1426" w:type="dxa"/>
            <w:tcBorders>
              <w:top w:val="single" w:sz="4" w:space="0" w:color="auto"/>
              <w:left w:val="single" w:sz="4" w:space="0" w:color="auto"/>
              <w:bottom w:val="single" w:sz="4" w:space="0" w:color="auto"/>
              <w:right w:val="single" w:sz="4" w:space="0" w:color="auto"/>
            </w:tcBorders>
          </w:tcPr>
          <w:p w14:paraId="10985461" w14:textId="77777777" w:rsidR="00A77983" w:rsidRPr="00F640A1" w:rsidRDefault="00A77983" w:rsidP="00B445A7">
            <w:pPr>
              <w:pStyle w:val="Texto"/>
              <w:spacing w:line="240" w:lineRule="auto"/>
              <w:ind w:left="0"/>
              <w:cnfStyle w:val="000000100000" w:firstRow="0" w:lastRow="0" w:firstColumn="0" w:lastColumn="0" w:oddVBand="0" w:evenVBand="0" w:oddHBand="1" w:evenHBand="0" w:firstRowFirstColumn="0" w:firstRowLastColumn="0" w:lastRowFirstColumn="0" w:lastRowLastColumn="0"/>
              <w:rPr>
                <w:b/>
                <w:sz w:val="22"/>
                <w:szCs w:val="22"/>
              </w:rPr>
            </w:pPr>
            <w:r w:rsidRPr="00F640A1">
              <w:rPr>
                <w:b/>
                <w:sz w:val="22"/>
                <w:szCs w:val="22"/>
              </w:rPr>
              <w:t>TATIN-PIC</w:t>
            </w:r>
          </w:p>
        </w:tc>
        <w:tc>
          <w:tcPr>
            <w:tcW w:w="1895" w:type="dxa"/>
            <w:tcBorders>
              <w:top w:val="single" w:sz="4" w:space="0" w:color="auto"/>
              <w:left w:val="single" w:sz="4" w:space="0" w:color="auto"/>
              <w:bottom w:val="single" w:sz="4" w:space="0" w:color="auto"/>
              <w:right w:val="single" w:sz="4" w:space="0" w:color="auto"/>
            </w:tcBorders>
          </w:tcPr>
          <w:p w14:paraId="3EE9C98E" w14:textId="77777777" w:rsidR="00A77983" w:rsidRPr="00F640A1" w:rsidRDefault="00A77983" w:rsidP="00B445A7">
            <w:pPr>
              <w:pStyle w:val="Texto"/>
              <w:spacing w:line="240" w:lineRule="auto"/>
              <w:ind w:left="0"/>
              <w:cnfStyle w:val="000000100000" w:firstRow="0" w:lastRow="0" w:firstColumn="0" w:lastColumn="0" w:oddVBand="0" w:evenVBand="0" w:oddHBand="1" w:evenHBand="0" w:firstRowFirstColumn="0" w:firstRowLastColumn="0" w:lastRowFirstColumn="0" w:lastRowLastColumn="0"/>
              <w:rPr>
                <w:b/>
                <w:sz w:val="22"/>
                <w:szCs w:val="22"/>
              </w:rPr>
            </w:pPr>
            <w:r w:rsidRPr="00F640A1">
              <w:rPr>
                <w:b/>
                <w:sz w:val="22"/>
                <w:szCs w:val="22"/>
              </w:rPr>
              <w:t xml:space="preserve">Tecnología </w:t>
            </w:r>
          </w:p>
          <w:p w14:paraId="29E62EE5" w14:textId="77777777" w:rsidR="00A77983" w:rsidRPr="00F640A1" w:rsidRDefault="00A77983" w:rsidP="00B445A7">
            <w:pPr>
              <w:pStyle w:val="Texto"/>
              <w:spacing w:line="240" w:lineRule="auto"/>
              <w:ind w:left="0"/>
              <w:cnfStyle w:val="000000100000" w:firstRow="0" w:lastRow="0" w:firstColumn="0" w:lastColumn="0" w:oddVBand="0" w:evenVBand="0" w:oddHBand="1" w:evenHBand="0" w:firstRowFirstColumn="0" w:firstRowLastColumn="0" w:lastRowFirstColumn="0" w:lastRowLastColumn="0"/>
              <w:rPr>
                <w:b/>
                <w:sz w:val="22"/>
                <w:szCs w:val="22"/>
              </w:rPr>
            </w:pPr>
            <w:r w:rsidRPr="00F640A1">
              <w:rPr>
                <w:b/>
                <w:sz w:val="22"/>
                <w:szCs w:val="22"/>
              </w:rPr>
              <w:t>de seguimiento óptico + interacción con objetos Tangibles y reconocimiento de trazos</w:t>
            </w:r>
          </w:p>
        </w:tc>
        <w:tc>
          <w:tcPr>
            <w:tcW w:w="1618" w:type="dxa"/>
            <w:tcBorders>
              <w:top w:val="single" w:sz="4" w:space="0" w:color="auto"/>
              <w:left w:val="single" w:sz="4" w:space="0" w:color="auto"/>
              <w:bottom w:val="single" w:sz="4" w:space="0" w:color="auto"/>
              <w:right w:val="single" w:sz="4" w:space="0" w:color="auto"/>
            </w:tcBorders>
          </w:tcPr>
          <w:p w14:paraId="7EA1C6A7" w14:textId="77777777" w:rsidR="00A77983" w:rsidRPr="00F640A1" w:rsidRDefault="00A77983" w:rsidP="00B445A7">
            <w:pPr>
              <w:pStyle w:val="Texto"/>
              <w:spacing w:line="240" w:lineRule="auto"/>
              <w:ind w:left="0"/>
              <w:cnfStyle w:val="000000100000" w:firstRow="0" w:lastRow="0" w:firstColumn="0" w:lastColumn="0" w:oddVBand="0" w:evenVBand="0" w:oddHBand="1" w:evenHBand="0" w:firstRowFirstColumn="0" w:firstRowLastColumn="0" w:lastRowFirstColumn="0" w:lastRowLastColumn="0"/>
              <w:rPr>
                <w:b/>
                <w:sz w:val="22"/>
                <w:szCs w:val="22"/>
              </w:rPr>
            </w:pPr>
            <w:r w:rsidRPr="00F640A1">
              <w:rPr>
                <w:b/>
                <w:sz w:val="22"/>
                <w:szCs w:val="22"/>
              </w:rPr>
              <w:t>Tecnología Capacitiva</w:t>
            </w:r>
            <w:r>
              <w:rPr>
                <w:b/>
                <w:sz w:val="22"/>
                <w:szCs w:val="22"/>
              </w:rPr>
              <w:t xml:space="preserve"> pura + reconocimiento de gestos</w:t>
            </w:r>
            <w:r w:rsidRPr="00F640A1">
              <w:rPr>
                <w:b/>
                <w:sz w:val="22"/>
                <w:szCs w:val="22"/>
              </w:rPr>
              <w:t xml:space="preserve"> </w:t>
            </w:r>
          </w:p>
        </w:tc>
      </w:tr>
      <w:tr w:rsidR="00A77983" w14:paraId="58E7DC04" w14:textId="77777777" w:rsidTr="00904DA8">
        <w:tc>
          <w:tcPr>
            <w:cnfStyle w:val="001000000000" w:firstRow="0" w:lastRow="0" w:firstColumn="1" w:lastColumn="0" w:oddVBand="0" w:evenVBand="0" w:oddHBand="0" w:evenHBand="0" w:firstRowFirstColumn="0" w:firstRowLastColumn="0" w:lastRowFirstColumn="0" w:lastRowLastColumn="0"/>
            <w:tcW w:w="1720" w:type="dxa"/>
            <w:tcBorders>
              <w:top w:val="single" w:sz="4" w:space="0" w:color="auto"/>
            </w:tcBorders>
          </w:tcPr>
          <w:p w14:paraId="32378ACB" w14:textId="77777777" w:rsidR="00A77983" w:rsidRPr="0065509E" w:rsidRDefault="00A77983" w:rsidP="00B445A7">
            <w:pPr>
              <w:pStyle w:val="Texto"/>
              <w:spacing w:line="360" w:lineRule="auto"/>
              <w:ind w:left="0"/>
              <w:rPr>
                <w:sz w:val="22"/>
              </w:rPr>
            </w:pPr>
            <w:r w:rsidRPr="0065509E">
              <w:rPr>
                <w:sz w:val="22"/>
              </w:rPr>
              <w:t>Costo</w:t>
            </w:r>
          </w:p>
        </w:tc>
        <w:tc>
          <w:tcPr>
            <w:tcW w:w="1426" w:type="dxa"/>
            <w:tcBorders>
              <w:top w:val="single" w:sz="4" w:space="0" w:color="auto"/>
            </w:tcBorders>
          </w:tcPr>
          <w:p w14:paraId="17D45920"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426" w:type="dxa"/>
            <w:tcBorders>
              <w:top w:val="single" w:sz="4" w:space="0" w:color="auto"/>
            </w:tcBorders>
          </w:tcPr>
          <w:p w14:paraId="486BF020"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895" w:type="dxa"/>
            <w:tcBorders>
              <w:top w:val="single" w:sz="4" w:space="0" w:color="auto"/>
            </w:tcBorders>
          </w:tcPr>
          <w:p w14:paraId="6FE7CABF"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w:t>
            </w:r>
          </w:p>
        </w:tc>
        <w:tc>
          <w:tcPr>
            <w:tcW w:w="1618" w:type="dxa"/>
            <w:tcBorders>
              <w:top w:val="single" w:sz="4" w:space="0" w:color="auto"/>
            </w:tcBorders>
          </w:tcPr>
          <w:p w14:paraId="2A59FA66"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r>
      <w:tr w:rsidR="00A77983" w14:paraId="6983CF7A" w14:textId="77777777" w:rsidTr="00FA5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14:paraId="51F071CC" w14:textId="77777777" w:rsidR="00A77983" w:rsidRPr="0065509E" w:rsidRDefault="00A77983" w:rsidP="00B445A7">
            <w:pPr>
              <w:pStyle w:val="Texto"/>
              <w:spacing w:line="360" w:lineRule="auto"/>
              <w:ind w:left="0"/>
              <w:rPr>
                <w:sz w:val="22"/>
              </w:rPr>
            </w:pPr>
            <w:r w:rsidRPr="0065509E">
              <w:rPr>
                <w:sz w:val="22"/>
              </w:rPr>
              <w:t>Portabilidad</w:t>
            </w:r>
          </w:p>
        </w:tc>
        <w:tc>
          <w:tcPr>
            <w:tcW w:w="1426" w:type="dxa"/>
          </w:tcPr>
          <w:p w14:paraId="104A91FA"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X</w:t>
            </w:r>
          </w:p>
        </w:tc>
        <w:tc>
          <w:tcPr>
            <w:tcW w:w="1426" w:type="dxa"/>
          </w:tcPr>
          <w:p w14:paraId="17CEE8C2"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X</w:t>
            </w:r>
          </w:p>
        </w:tc>
        <w:tc>
          <w:tcPr>
            <w:tcW w:w="1895" w:type="dxa"/>
          </w:tcPr>
          <w:p w14:paraId="77C41225"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w:t>
            </w:r>
          </w:p>
        </w:tc>
        <w:tc>
          <w:tcPr>
            <w:tcW w:w="1618" w:type="dxa"/>
          </w:tcPr>
          <w:p w14:paraId="37F91412"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X</w:t>
            </w:r>
          </w:p>
        </w:tc>
      </w:tr>
      <w:tr w:rsidR="00A77983" w14:paraId="7BA5AE0A" w14:textId="77777777" w:rsidTr="00FA5B69">
        <w:tc>
          <w:tcPr>
            <w:cnfStyle w:val="001000000000" w:firstRow="0" w:lastRow="0" w:firstColumn="1" w:lastColumn="0" w:oddVBand="0" w:evenVBand="0" w:oddHBand="0" w:evenHBand="0" w:firstRowFirstColumn="0" w:firstRowLastColumn="0" w:lastRowFirstColumn="0" w:lastRowLastColumn="0"/>
            <w:tcW w:w="1720" w:type="dxa"/>
          </w:tcPr>
          <w:p w14:paraId="00BB6C77" w14:textId="77777777" w:rsidR="00A77983" w:rsidRPr="0065509E" w:rsidRDefault="00A77983" w:rsidP="00B445A7">
            <w:pPr>
              <w:pStyle w:val="Texto"/>
              <w:spacing w:line="360" w:lineRule="auto"/>
              <w:ind w:left="0"/>
              <w:rPr>
                <w:sz w:val="22"/>
              </w:rPr>
            </w:pPr>
            <w:r w:rsidRPr="0065509E">
              <w:rPr>
                <w:sz w:val="22"/>
              </w:rPr>
              <w:t>Facilidad de configuración</w:t>
            </w:r>
          </w:p>
        </w:tc>
        <w:tc>
          <w:tcPr>
            <w:tcW w:w="1426" w:type="dxa"/>
          </w:tcPr>
          <w:p w14:paraId="313CCF59"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426" w:type="dxa"/>
          </w:tcPr>
          <w:p w14:paraId="04EB5311"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895" w:type="dxa"/>
          </w:tcPr>
          <w:p w14:paraId="52DE67F6"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w:t>
            </w:r>
          </w:p>
        </w:tc>
        <w:tc>
          <w:tcPr>
            <w:tcW w:w="1618" w:type="dxa"/>
          </w:tcPr>
          <w:p w14:paraId="39473414" w14:textId="5B41F998"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p>
        </w:tc>
      </w:tr>
      <w:tr w:rsidR="00A77983" w14:paraId="0F056835" w14:textId="77777777" w:rsidTr="00FA5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14:paraId="1E12C07A" w14:textId="77777777" w:rsidR="00A77983" w:rsidRPr="0065509E" w:rsidRDefault="00A77983" w:rsidP="00B445A7">
            <w:pPr>
              <w:pStyle w:val="Texto"/>
              <w:spacing w:line="360" w:lineRule="auto"/>
              <w:ind w:left="0"/>
              <w:rPr>
                <w:sz w:val="22"/>
              </w:rPr>
            </w:pPr>
            <w:r w:rsidRPr="0065509E">
              <w:rPr>
                <w:sz w:val="22"/>
              </w:rPr>
              <w:t>Soporte multiusuario</w:t>
            </w:r>
          </w:p>
        </w:tc>
        <w:tc>
          <w:tcPr>
            <w:tcW w:w="1426" w:type="dxa"/>
          </w:tcPr>
          <w:p w14:paraId="506ED220" w14:textId="116554F9" w:rsidR="00A77983" w:rsidRPr="0065509E"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p>
        </w:tc>
        <w:tc>
          <w:tcPr>
            <w:tcW w:w="1426" w:type="dxa"/>
          </w:tcPr>
          <w:p w14:paraId="467FEC3E" w14:textId="5D711F09" w:rsidR="00A77983" w:rsidRPr="0065509E"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p>
        </w:tc>
        <w:tc>
          <w:tcPr>
            <w:tcW w:w="1895" w:type="dxa"/>
          </w:tcPr>
          <w:p w14:paraId="3496DF77" w14:textId="7A20473B" w:rsidR="00A77983" w:rsidRPr="0065509E"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p>
        </w:tc>
        <w:tc>
          <w:tcPr>
            <w:tcW w:w="1618" w:type="dxa"/>
          </w:tcPr>
          <w:p w14:paraId="1B07A303" w14:textId="127E88D3" w:rsidR="00A77983" w:rsidRPr="00904DA8"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p>
        </w:tc>
      </w:tr>
      <w:tr w:rsidR="00A77983" w14:paraId="6D369156" w14:textId="77777777" w:rsidTr="00FA5B69">
        <w:tc>
          <w:tcPr>
            <w:cnfStyle w:val="001000000000" w:firstRow="0" w:lastRow="0" w:firstColumn="1" w:lastColumn="0" w:oddVBand="0" w:evenVBand="0" w:oddHBand="0" w:evenHBand="0" w:firstRowFirstColumn="0" w:firstRowLastColumn="0" w:lastRowFirstColumn="0" w:lastRowLastColumn="0"/>
            <w:tcW w:w="1720" w:type="dxa"/>
          </w:tcPr>
          <w:p w14:paraId="5D7B82FB" w14:textId="77777777" w:rsidR="00A77983" w:rsidRPr="0065509E" w:rsidRDefault="00A77983" w:rsidP="00B445A7">
            <w:pPr>
              <w:pStyle w:val="Texto"/>
              <w:spacing w:line="360" w:lineRule="auto"/>
              <w:ind w:left="0"/>
              <w:rPr>
                <w:sz w:val="22"/>
              </w:rPr>
            </w:pPr>
            <w:r w:rsidRPr="0065509E">
              <w:rPr>
                <w:sz w:val="22"/>
              </w:rPr>
              <w:t>Trazabilidad de tareas</w:t>
            </w:r>
          </w:p>
        </w:tc>
        <w:tc>
          <w:tcPr>
            <w:tcW w:w="1426" w:type="dxa"/>
          </w:tcPr>
          <w:p w14:paraId="665CCD32" w14:textId="0ABA2083"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p>
        </w:tc>
        <w:tc>
          <w:tcPr>
            <w:tcW w:w="1426" w:type="dxa"/>
          </w:tcPr>
          <w:p w14:paraId="1138D43A" w14:textId="76ED6D54"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p>
        </w:tc>
        <w:tc>
          <w:tcPr>
            <w:tcW w:w="1895" w:type="dxa"/>
          </w:tcPr>
          <w:p w14:paraId="4C327F79" w14:textId="3CB8364C"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p>
        </w:tc>
        <w:tc>
          <w:tcPr>
            <w:tcW w:w="1618" w:type="dxa"/>
          </w:tcPr>
          <w:p w14:paraId="48512CF5"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r>
      <w:tr w:rsidR="00A77983" w14:paraId="5CA63D87" w14:textId="77777777" w:rsidTr="00FA5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14:paraId="61728461" w14:textId="77777777" w:rsidR="00A77983" w:rsidRPr="0065509E" w:rsidRDefault="00A77983" w:rsidP="00B445A7">
            <w:pPr>
              <w:pStyle w:val="Texto"/>
              <w:spacing w:line="360" w:lineRule="auto"/>
              <w:ind w:left="0"/>
              <w:rPr>
                <w:sz w:val="22"/>
              </w:rPr>
            </w:pPr>
            <w:r w:rsidRPr="0065509E">
              <w:rPr>
                <w:sz w:val="22"/>
              </w:rPr>
              <w:t>Monitoreo de tareas</w:t>
            </w:r>
          </w:p>
        </w:tc>
        <w:tc>
          <w:tcPr>
            <w:tcW w:w="1426" w:type="dxa"/>
          </w:tcPr>
          <w:p w14:paraId="014D6C10"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X</w:t>
            </w:r>
          </w:p>
        </w:tc>
        <w:tc>
          <w:tcPr>
            <w:tcW w:w="1426" w:type="dxa"/>
          </w:tcPr>
          <w:p w14:paraId="123747BB" w14:textId="77777777" w:rsidR="00A77983" w:rsidRPr="0065509E"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65509E">
              <w:rPr>
                <w:sz w:val="22"/>
              </w:rPr>
              <w:t>X</w:t>
            </w:r>
          </w:p>
        </w:tc>
        <w:tc>
          <w:tcPr>
            <w:tcW w:w="1895" w:type="dxa"/>
          </w:tcPr>
          <w:p w14:paraId="6DC780F6" w14:textId="20BBAF46" w:rsidR="00A77983" w:rsidRPr="00EC22D1"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t>N/A</w:t>
            </w:r>
          </w:p>
        </w:tc>
        <w:tc>
          <w:tcPr>
            <w:tcW w:w="1618" w:type="dxa"/>
          </w:tcPr>
          <w:p w14:paraId="19AB5345" w14:textId="0207DF20" w:rsidR="00A77983" w:rsidRPr="00EC22D1" w:rsidRDefault="00A77983"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sidRPr="00EC22D1">
              <w:rPr>
                <w:sz w:val="22"/>
              </w:rPr>
              <w:t>N/A</w:t>
            </w:r>
            <w:r w:rsidR="00904DA8" w:rsidRPr="00EC22D1">
              <w:rPr>
                <w:sz w:val="22"/>
              </w:rPr>
              <w:t xml:space="preserve"> </w:t>
            </w:r>
          </w:p>
        </w:tc>
      </w:tr>
      <w:tr w:rsidR="00A77983" w14:paraId="31CA37BD" w14:textId="77777777" w:rsidTr="00FA5B69">
        <w:tc>
          <w:tcPr>
            <w:cnfStyle w:val="001000000000" w:firstRow="0" w:lastRow="0" w:firstColumn="1" w:lastColumn="0" w:oddVBand="0" w:evenVBand="0" w:oddHBand="0" w:evenHBand="0" w:firstRowFirstColumn="0" w:firstRowLastColumn="0" w:lastRowFirstColumn="0" w:lastRowLastColumn="0"/>
            <w:tcW w:w="1720" w:type="dxa"/>
          </w:tcPr>
          <w:p w14:paraId="70935E79" w14:textId="77777777" w:rsidR="00A77983" w:rsidRPr="0065509E" w:rsidRDefault="00A77983" w:rsidP="00B445A7">
            <w:pPr>
              <w:pStyle w:val="Texto"/>
              <w:spacing w:line="360" w:lineRule="auto"/>
              <w:ind w:left="0"/>
              <w:rPr>
                <w:sz w:val="22"/>
              </w:rPr>
            </w:pPr>
            <w:r w:rsidRPr="0065509E">
              <w:rPr>
                <w:sz w:val="22"/>
              </w:rPr>
              <w:t>Pantalla extensible</w:t>
            </w:r>
          </w:p>
        </w:tc>
        <w:tc>
          <w:tcPr>
            <w:tcW w:w="1426" w:type="dxa"/>
          </w:tcPr>
          <w:p w14:paraId="609C4084"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426" w:type="dxa"/>
          </w:tcPr>
          <w:p w14:paraId="6563EBD5" w14:textId="77777777" w:rsidR="00A77983" w:rsidRPr="0065509E"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65509E">
              <w:rPr>
                <w:sz w:val="22"/>
              </w:rPr>
              <w:t>X</w:t>
            </w:r>
          </w:p>
        </w:tc>
        <w:tc>
          <w:tcPr>
            <w:tcW w:w="1895" w:type="dxa"/>
          </w:tcPr>
          <w:p w14:paraId="455B2917" w14:textId="77777777" w:rsidR="00A77983" w:rsidRPr="00EC22D1"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EC22D1">
              <w:rPr>
                <w:color w:val="000000" w:themeColor="text1"/>
                <w:sz w:val="22"/>
                <w:shd w:val="clear" w:color="auto" w:fill="FFFFFF"/>
              </w:rPr>
              <w:t>N/A</w:t>
            </w:r>
          </w:p>
        </w:tc>
        <w:tc>
          <w:tcPr>
            <w:tcW w:w="1618" w:type="dxa"/>
          </w:tcPr>
          <w:p w14:paraId="5544219C" w14:textId="77777777" w:rsidR="00A77983" w:rsidRPr="00EC22D1" w:rsidRDefault="00A77983"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sidRPr="00EC22D1">
              <w:rPr>
                <w:sz w:val="22"/>
              </w:rPr>
              <w:t>N/A</w:t>
            </w:r>
          </w:p>
        </w:tc>
      </w:tr>
      <w:tr w:rsidR="00A77983" w14:paraId="70408E64" w14:textId="77777777" w:rsidTr="00FA5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14:paraId="35C90DE0" w14:textId="77777777" w:rsidR="00A77983" w:rsidRPr="0065509E" w:rsidRDefault="00A77983" w:rsidP="00B445A7">
            <w:pPr>
              <w:pStyle w:val="Texto"/>
              <w:spacing w:line="360" w:lineRule="auto"/>
              <w:ind w:left="0"/>
              <w:rPr>
                <w:sz w:val="22"/>
              </w:rPr>
            </w:pPr>
            <w:r w:rsidRPr="0065509E">
              <w:rPr>
                <w:sz w:val="22"/>
              </w:rPr>
              <w:t>Distinción de Aportaciones</w:t>
            </w:r>
          </w:p>
        </w:tc>
        <w:tc>
          <w:tcPr>
            <w:tcW w:w="1426" w:type="dxa"/>
          </w:tcPr>
          <w:p w14:paraId="7D261766" w14:textId="38911B21" w:rsidR="00A77983" w:rsidRPr="0065509E"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r>
              <w:rPr>
                <w:sz w:val="22"/>
              </w:rPr>
              <w:t xml:space="preserve"> </w:t>
            </w:r>
            <w:r w:rsidR="00A77983" w:rsidRPr="0065509E">
              <w:rPr>
                <w:sz w:val="22"/>
              </w:rPr>
              <w:t>Basada en color</w:t>
            </w:r>
          </w:p>
        </w:tc>
        <w:tc>
          <w:tcPr>
            <w:tcW w:w="1426" w:type="dxa"/>
          </w:tcPr>
          <w:p w14:paraId="395C99C5" w14:textId="10EE5DDC" w:rsidR="00A77983" w:rsidRPr="0065509E"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rPr>
                <w:sz w:val="22"/>
              </w:rPr>
              <w:sym w:font="Wingdings" w:char="F0FC"/>
            </w:r>
            <w:r>
              <w:rPr>
                <w:sz w:val="22"/>
              </w:rPr>
              <w:t xml:space="preserve"> </w:t>
            </w:r>
            <w:r w:rsidR="00A77983" w:rsidRPr="0065509E">
              <w:rPr>
                <w:sz w:val="22"/>
              </w:rPr>
              <w:t>Basada en color</w:t>
            </w:r>
          </w:p>
        </w:tc>
        <w:tc>
          <w:tcPr>
            <w:tcW w:w="1895" w:type="dxa"/>
          </w:tcPr>
          <w:p w14:paraId="3083DBD5" w14:textId="71F095B8" w:rsidR="00A77983" w:rsidRPr="00EC22D1" w:rsidRDefault="00EC22D1" w:rsidP="00EC22D1">
            <w:pPr>
              <w:pStyle w:val="Texto"/>
              <w:ind w:left="0"/>
              <w:jc w:val="left"/>
              <w:cnfStyle w:val="000000100000" w:firstRow="0" w:lastRow="0" w:firstColumn="0" w:lastColumn="0" w:oddVBand="0" w:evenVBand="0" w:oddHBand="1" w:evenHBand="0" w:firstRowFirstColumn="0" w:firstRowLastColumn="0" w:lastRowFirstColumn="0" w:lastRowLastColumn="0"/>
              <w:rPr>
                <w:sz w:val="22"/>
                <w:szCs w:val="22"/>
              </w:rPr>
            </w:pPr>
            <w:r w:rsidRPr="00EC22D1">
              <w:rPr>
                <w:sz w:val="22"/>
                <w:szCs w:val="22"/>
              </w:rPr>
              <w:t>N/A</w:t>
            </w:r>
          </w:p>
        </w:tc>
        <w:tc>
          <w:tcPr>
            <w:tcW w:w="1618" w:type="dxa"/>
          </w:tcPr>
          <w:p w14:paraId="4D9535DF" w14:textId="3D225537" w:rsidR="00A77983" w:rsidRPr="00EC22D1" w:rsidRDefault="00EC22D1" w:rsidP="00B445A7">
            <w:pPr>
              <w:pStyle w:val="Texto"/>
              <w:spacing w:line="360" w:lineRule="auto"/>
              <w:ind w:left="0"/>
              <w:cnfStyle w:val="000000100000" w:firstRow="0" w:lastRow="0" w:firstColumn="0" w:lastColumn="0" w:oddVBand="0" w:evenVBand="0" w:oddHBand="1" w:evenHBand="0" w:firstRowFirstColumn="0" w:firstRowLastColumn="0" w:lastRowFirstColumn="0" w:lastRowLastColumn="0"/>
              <w:rPr>
                <w:sz w:val="22"/>
              </w:rPr>
            </w:pPr>
            <w:r>
              <w:t>N/A</w:t>
            </w:r>
          </w:p>
        </w:tc>
      </w:tr>
      <w:tr w:rsidR="00A77983" w14:paraId="23B2DC17" w14:textId="77777777" w:rsidTr="00FA5B69">
        <w:tc>
          <w:tcPr>
            <w:cnfStyle w:val="001000000000" w:firstRow="0" w:lastRow="0" w:firstColumn="1" w:lastColumn="0" w:oddVBand="0" w:evenVBand="0" w:oddHBand="0" w:evenHBand="0" w:firstRowFirstColumn="0" w:firstRowLastColumn="0" w:lastRowFirstColumn="0" w:lastRowLastColumn="0"/>
            <w:tcW w:w="1720" w:type="dxa"/>
          </w:tcPr>
          <w:p w14:paraId="77A37F1F" w14:textId="77777777" w:rsidR="00A77983" w:rsidRPr="0065509E" w:rsidRDefault="00A77983" w:rsidP="00B445A7">
            <w:pPr>
              <w:pStyle w:val="Texto"/>
              <w:spacing w:line="360" w:lineRule="auto"/>
              <w:ind w:left="0"/>
              <w:rPr>
                <w:sz w:val="22"/>
              </w:rPr>
            </w:pPr>
            <w:r w:rsidRPr="0065509E">
              <w:rPr>
                <w:sz w:val="22"/>
              </w:rPr>
              <w:t>Ingreso de información</w:t>
            </w:r>
          </w:p>
        </w:tc>
        <w:tc>
          <w:tcPr>
            <w:tcW w:w="1426" w:type="dxa"/>
          </w:tcPr>
          <w:p w14:paraId="5650BE93" w14:textId="24C85B81"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r w:rsidR="00A77983" w:rsidRPr="0065509E">
              <w:rPr>
                <w:rFonts w:ascii="Segoe UI Symbol" w:hAnsi="Segoe UI Symbol" w:cs="Segoe UI Symbol"/>
                <w:color w:val="000000" w:themeColor="text1"/>
                <w:sz w:val="22"/>
                <w:shd w:val="clear" w:color="auto" w:fill="FFFFFF"/>
              </w:rPr>
              <w:t xml:space="preserve"> </w:t>
            </w:r>
            <w:r w:rsidR="00A77983" w:rsidRPr="0065509E">
              <w:rPr>
                <w:color w:val="000000" w:themeColor="text1"/>
                <w:sz w:val="22"/>
                <w:shd w:val="clear" w:color="auto" w:fill="FFFFFF"/>
              </w:rPr>
              <w:t>Utiliza dedos, dispositivos móviles, comandos por voz</w:t>
            </w:r>
          </w:p>
        </w:tc>
        <w:tc>
          <w:tcPr>
            <w:tcW w:w="1426" w:type="dxa"/>
          </w:tcPr>
          <w:p w14:paraId="72ABE00C" w14:textId="6E3EE36D"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r w:rsidR="00A77983" w:rsidRPr="0065509E">
              <w:rPr>
                <w:color w:val="000000" w:themeColor="text1"/>
                <w:sz w:val="22"/>
                <w:shd w:val="clear" w:color="auto" w:fill="FFFFFF"/>
              </w:rPr>
              <w:t xml:space="preserve"> Utiliza dedos, dispositivos móviles, comandos por voz</w:t>
            </w:r>
          </w:p>
        </w:tc>
        <w:tc>
          <w:tcPr>
            <w:tcW w:w="1895" w:type="dxa"/>
          </w:tcPr>
          <w:p w14:paraId="46BF139C" w14:textId="2A253FF5"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000000" w:themeColor="text1"/>
                <w:sz w:val="22"/>
                <w:shd w:val="clear" w:color="auto" w:fill="FFFFFF"/>
              </w:rPr>
            </w:pPr>
            <w:r>
              <w:rPr>
                <w:sz w:val="22"/>
              </w:rPr>
              <w:sym w:font="Wingdings" w:char="F0FC"/>
            </w:r>
            <w:r w:rsidR="00A77983" w:rsidRPr="0065509E">
              <w:rPr>
                <w:rFonts w:ascii="Segoe UI Symbol" w:hAnsi="Segoe UI Symbol" w:cs="Segoe UI Symbol"/>
                <w:color w:val="000000" w:themeColor="text1"/>
                <w:sz w:val="22"/>
                <w:shd w:val="clear" w:color="auto" w:fill="FFFFFF"/>
              </w:rPr>
              <w:t xml:space="preserve"> </w:t>
            </w:r>
            <w:r w:rsidR="00A77983" w:rsidRPr="0065509E">
              <w:rPr>
                <w:sz w:val="22"/>
              </w:rPr>
              <w:t>Reconocimiento escritura a mano</w:t>
            </w:r>
          </w:p>
        </w:tc>
        <w:tc>
          <w:tcPr>
            <w:tcW w:w="1618" w:type="dxa"/>
          </w:tcPr>
          <w:p w14:paraId="2B602D34" w14:textId="504B05D0" w:rsidR="00A77983" w:rsidRPr="0065509E" w:rsidRDefault="00EC22D1" w:rsidP="00B445A7">
            <w:pPr>
              <w:pStyle w:val="Texto"/>
              <w:spacing w:line="360" w:lineRule="auto"/>
              <w:ind w:left="0"/>
              <w:cnfStyle w:val="000000000000" w:firstRow="0" w:lastRow="0" w:firstColumn="0" w:lastColumn="0" w:oddVBand="0" w:evenVBand="0" w:oddHBand="0" w:evenHBand="0" w:firstRowFirstColumn="0" w:firstRowLastColumn="0" w:lastRowFirstColumn="0" w:lastRowLastColumn="0"/>
              <w:rPr>
                <w:sz w:val="22"/>
              </w:rPr>
            </w:pPr>
            <w:r>
              <w:rPr>
                <w:sz w:val="22"/>
              </w:rPr>
              <w:sym w:font="Wingdings" w:char="F0FC"/>
            </w:r>
            <w:r w:rsidR="00A77983" w:rsidRPr="0065509E">
              <w:rPr>
                <w:rFonts w:ascii="Segoe UI Symbol" w:hAnsi="Segoe UI Symbol" w:cs="Segoe UI Symbol"/>
                <w:color w:val="000000" w:themeColor="text1"/>
                <w:sz w:val="22"/>
                <w:shd w:val="clear" w:color="auto" w:fill="FFFFFF"/>
              </w:rPr>
              <w:t xml:space="preserve"> </w:t>
            </w:r>
            <w:r w:rsidR="00A77983" w:rsidRPr="0065509E">
              <w:rPr>
                <w:color w:val="000000" w:themeColor="text1"/>
                <w:sz w:val="22"/>
                <w:shd w:val="clear" w:color="auto" w:fill="FFFFFF"/>
              </w:rPr>
              <w:t>Utilizar dedos sobre la superficie</w:t>
            </w:r>
          </w:p>
        </w:tc>
      </w:tr>
      <w:tr w:rsidR="00A77983" w14:paraId="7B2E9D35" w14:textId="77777777" w:rsidTr="00FA5B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5" w:type="dxa"/>
            <w:gridSpan w:val="5"/>
          </w:tcPr>
          <w:p w14:paraId="1FB21AAD" w14:textId="6A8662FE" w:rsidR="00A77983" w:rsidRPr="0065509E" w:rsidRDefault="00EC22D1" w:rsidP="00B445A7">
            <w:pPr>
              <w:pStyle w:val="Texto"/>
              <w:spacing w:line="360" w:lineRule="auto"/>
              <w:ind w:left="0"/>
              <w:rPr>
                <w:sz w:val="22"/>
              </w:rPr>
            </w:pPr>
            <w:r>
              <w:rPr>
                <w:sz w:val="22"/>
              </w:rPr>
              <w:sym w:font="Wingdings" w:char="F0FC"/>
            </w:r>
            <w:r w:rsidR="00A77983" w:rsidRPr="0065509E">
              <w:rPr>
                <w:sz w:val="22"/>
              </w:rPr>
              <w:t xml:space="preserve"> : Cumple con característica   </w:t>
            </w:r>
            <w:r w:rsidR="00A77983" w:rsidRPr="0065509E">
              <w:rPr>
                <w:b w:val="0"/>
                <w:sz w:val="22"/>
              </w:rPr>
              <w:t>X</w:t>
            </w:r>
            <w:r w:rsidR="00A77983" w:rsidRPr="0065509E">
              <w:rPr>
                <w:sz w:val="22"/>
              </w:rPr>
              <w:t xml:space="preserve"> : No cumple con característica</w:t>
            </w:r>
          </w:p>
          <w:p w14:paraId="0EB61ACB" w14:textId="77777777" w:rsidR="00A77983" w:rsidRPr="0065509E" w:rsidRDefault="00A77983" w:rsidP="00B445A7">
            <w:pPr>
              <w:pStyle w:val="Texto"/>
              <w:spacing w:line="360" w:lineRule="auto"/>
              <w:ind w:left="0"/>
              <w:rPr>
                <w:sz w:val="22"/>
              </w:rPr>
            </w:pPr>
            <w:r w:rsidRPr="0065509E">
              <w:rPr>
                <w:b w:val="0"/>
                <w:sz w:val="22"/>
              </w:rPr>
              <w:t>+/-</w:t>
            </w:r>
            <w:r w:rsidRPr="0065509E">
              <w:rPr>
                <w:sz w:val="22"/>
              </w:rPr>
              <w:t xml:space="preserve"> : Cumple parcialmente con característica   </w:t>
            </w:r>
            <w:r w:rsidRPr="0065509E">
              <w:rPr>
                <w:b w:val="0"/>
                <w:sz w:val="22"/>
              </w:rPr>
              <w:t>N/A</w:t>
            </w:r>
            <w:r w:rsidRPr="0065509E">
              <w:rPr>
                <w:sz w:val="22"/>
              </w:rPr>
              <w:t>: No aplica</w:t>
            </w:r>
          </w:p>
        </w:tc>
      </w:tr>
    </w:tbl>
    <w:p w14:paraId="4651F4B0" w14:textId="77777777" w:rsidR="00A77983" w:rsidRDefault="00A77983" w:rsidP="00A77983">
      <w:pPr>
        <w:pStyle w:val="Texto"/>
        <w:ind w:left="0"/>
      </w:pPr>
    </w:p>
    <w:p w14:paraId="5124D648" w14:textId="77777777" w:rsidR="00A77983" w:rsidRDefault="00A77983" w:rsidP="00A77983">
      <w:pPr>
        <w:pStyle w:val="Texto"/>
        <w:ind w:left="0"/>
      </w:pPr>
      <w:r>
        <w:t>Respecto al criterio de costo, se ha preferido utilizar la tecnología de seguimiento óptico, pues esta es la que menor costo posee en el mercado. Las otras soluciones emplean tecnología capacitiva, que posee un costo más elevado.</w:t>
      </w:r>
    </w:p>
    <w:p w14:paraId="0D3D79E7" w14:textId="77777777" w:rsidR="00A77983" w:rsidRDefault="00A77983" w:rsidP="00A77983">
      <w:pPr>
        <w:pStyle w:val="Texto"/>
        <w:ind w:left="0"/>
      </w:pPr>
      <w:r>
        <w:t>En cuanto a portabilidad, y facilidad de configuración la solución que mejores características presenta es la herramienta de seguimiento óptico, puesto que utiliza cámaras infrarrojas que son livianas, fáciles de transportar pero medianamente complejas de configurar. Las otras soluciones, aunque son fáciles de ponerlas en funcionamiento, utilizan display capacitivos que son pesados y por lo tanto difíciles para su movilización y acomodamiento dentro de un aula de clases.</w:t>
      </w:r>
    </w:p>
    <w:p w14:paraId="0A7A3C0F" w14:textId="77777777" w:rsidR="00A77983" w:rsidRDefault="00A77983" w:rsidP="00A77983">
      <w:pPr>
        <w:pStyle w:val="Texto"/>
        <w:ind w:left="0"/>
      </w:pPr>
      <w:r>
        <w:t>La solución deberá soportar la interacción multiusuario, trazabilidad y monitoreo de tareas, puesto que es un requisito fundamental para las actividades de diseño que se pretende desarrollar. Para esto se recomienda utilizar el protocolo TUIO junto con la herramienta MT4J pues permitirá construir la solución a medida que se desee.</w:t>
      </w:r>
    </w:p>
    <w:p w14:paraId="0E5EB437" w14:textId="77777777" w:rsidR="00A77983" w:rsidRDefault="00A77983" w:rsidP="00A77983">
      <w:pPr>
        <w:pStyle w:val="Texto"/>
        <w:ind w:left="0"/>
      </w:pPr>
      <w:r>
        <w:t>Adicionalmente se ha considerado que el uso de una pantalla extensible podría ser útil para la colocación de grupos pequeños de personas que varíen en tamaño: 3-6 personas. Por lo que para cumplir esta característica se recomienda la utilización de un proyector pequeño.</w:t>
      </w:r>
    </w:p>
    <w:p w14:paraId="62344E43" w14:textId="77777777" w:rsidR="00A77983" w:rsidRDefault="00A77983" w:rsidP="00A77983">
      <w:pPr>
        <w:pStyle w:val="Texto"/>
        <w:ind w:left="0"/>
      </w:pPr>
      <w:r>
        <w:t>La distinción de aportaciones que utilizan las soluciones analizadas, se basan en el color de los elementos gráficos que utilizan. Sin embargo, una de estas soluciones utiliza una posición fija para poder identificar la autoría de las acciones. Se ha acordado utilizar este tipo de distinción  basada en color en la solución propuesta, pero sin importar la posición de los usuarios.</w:t>
      </w:r>
    </w:p>
    <w:p w14:paraId="0BAB4798" w14:textId="309B39F5" w:rsidR="00A77983" w:rsidRDefault="00A77983" w:rsidP="00A77983">
      <w:pPr>
        <w:pStyle w:val="Texto"/>
        <w:ind w:left="0"/>
      </w:pPr>
      <w:r>
        <w:t>En cuanto a la forma de ingreso de información, tres de la soluciones la realizan a través de la utilización de los dedos sobre la superficie interactiva. Una de ellas implementa ingreso de información por comandos de voz. Dos de ellas utilizan dispositivos móviles como método secundario. También se podría implementar reconocimiento de escritura a mano con objetos tangibles. Existen desventajas en cuanto a la utilización de dedos, y comando por voz, pues se necesita de hardware y software especializado, y costoso. En cuanto al reconocimiento de escritura a mano, se necesitaría de sensores bastante precisos para reconocer movimientos finos. Esto representa una desventaja debido al costo asociado. En este caso se recomienda la utilización de dispositivos móviles, pues son mucho más accesibles y fáciles de utiliza</w:t>
      </w:r>
      <w:r w:rsidR="00EC22D1">
        <w:t>r. En la tabla 2.3</w:t>
      </w:r>
      <w:r>
        <w:t xml:space="preserve"> se muestra un resumen de todas las características de diseño deseables luego de la revisión de literatura.</w:t>
      </w:r>
    </w:p>
    <w:p w14:paraId="44E6513C" w14:textId="77777777" w:rsidR="00A77983" w:rsidRDefault="00A77983" w:rsidP="00A77983">
      <w:pPr>
        <w:pStyle w:val="Texto"/>
        <w:ind w:left="0"/>
      </w:pPr>
    </w:p>
    <w:tbl>
      <w:tblPr>
        <w:tblStyle w:val="Tablanormal11"/>
        <w:tblW w:w="0" w:type="auto"/>
        <w:jc w:val="right"/>
        <w:tblLook w:val="04A0" w:firstRow="1" w:lastRow="0" w:firstColumn="1" w:lastColumn="0" w:noHBand="0" w:noVBand="1"/>
      </w:tblPr>
      <w:tblGrid>
        <w:gridCol w:w="2972"/>
        <w:gridCol w:w="4678"/>
      </w:tblGrid>
      <w:tr w:rsidR="00A77983" w:rsidRPr="00970050" w14:paraId="403F62CB" w14:textId="77777777" w:rsidTr="00B445A7">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52C73B6B" w14:textId="66429C8D" w:rsidR="00A77983" w:rsidRPr="00EC22D1" w:rsidRDefault="000428D0" w:rsidP="00EC22D1">
            <w:pPr>
              <w:pStyle w:val="Tabla"/>
            </w:pPr>
            <w:bookmarkStart w:id="86" w:name="_Toc414973940"/>
            <w:r>
              <w:rPr>
                <w:b/>
              </w:rPr>
              <w:t>Tabla 2.3</w:t>
            </w:r>
            <w:r w:rsidR="00EC22D1">
              <w:t>:</w:t>
            </w:r>
            <w:r w:rsidR="00A77983" w:rsidRPr="00EC22D1">
              <w:t xml:space="preserve"> Caracterí</w:t>
            </w:r>
            <w:r w:rsidR="00EC22D1">
              <w:t>sticas de la solución propuesta,</w:t>
            </w:r>
            <w:r w:rsidR="00A77983" w:rsidRPr="00EC22D1">
              <w:t xml:space="preserve"> a partir del análisis de revisión de literatura</w:t>
            </w:r>
            <w:bookmarkEnd w:id="86"/>
          </w:p>
        </w:tc>
      </w:tr>
      <w:tr w:rsidR="00A77983" w:rsidRPr="00970050" w14:paraId="7E6F063B"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5ABDE74D" w14:textId="77777777" w:rsidR="00A77983" w:rsidRPr="00970050" w:rsidRDefault="00A77983" w:rsidP="00B445A7">
            <w:pPr>
              <w:pStyle w:val="NoSpacing"/>
              <w:spacing w:line="360" w:lineRule="auto"/>
              <w:rPr>
                <w:rFonts w:ascii="Arial" w:hAnsi="Arial" w:cs="Arial"/>
                <w:sz w:val="24"/>
                <w:szCs w:val="24"/>
              </w:rPr>
            </w:pPr>
          </w:p>
          <w:p w14:paraId="425F61D8" w14:textId="77777777" w:rsidR="00A77983" w:rsidRPr="00970050" w:rsidRDefault="00A77983" w:rsidP="00B445A7">
            <w:pPr>
              <w:pStyle w:val="NoSpacing"/>
              <w:spacing w:line="360" w:lineRule="auto"/>
              <w:rPr>
                <w:rFonts w:ascii="Arial" w:hAnsi="Arial" w:cs="Arial"/>
                <w:sz w:val="24"/>
                <w:szCs w:val="24"/>
              </w:rPr>
            </w:pPr>
            <w:r w:rsidRPr="00970050">
              <w:rPr>
                <w:rFonts w:ascii="Arial" w:hAnsi="Arial" w:cs="Arial"/>
                <w:sz w:val="24"/>
                <w:szCs w:val="24"/>
              </w:rPr>
              <w:t>Característica</w:t>
            </w:r>
          </w:p>
          <w:p w14:paraId="60397262" w14:textId="77777777" w:rsidR="00A77983" w:rsidRPr="00970050" w:rsidRDefault="00A77983" w:rsidP="00B445A7">
            <w:pPr>
              <w:pStyle w:val="NoSpacing"/>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16E60E6B" w14:textId="77777777" w:rsidR="00A77983" w:rsidRPr="00970050" w:rsidRDefault="00A77983" w:rsidP="00B445A7">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12C3D92B" w14:textId="77777777" w:rsidR="00A77983" w:rsidRPr="00970050" w:rsidRDefault="00A77983" w:rsidP="00B445A7">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 xml:space="preserve">Descripción </w:t>
            </w:r>
          </w:p>
        </w:tc>
      </w:tr>
      <w:tr w:rsidR="00A77983" w:rsidRPr="00970050" w14:paraId="66A166EF"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044F0DCF" w14:textId="77777777" w:rsidR="00A77983" w:rsidRPr="00970050" w:rsidRDefault="00A77983" w:rsidP="00B445A7">
            <w:pPr>
              <w:pStyle w:val="NoSpacing"/>
              <w:spacing w:line="360" w:lineRule="auto"/>
              <w:rPr>
                <w:rFonts w:ascii="Arial" w:hAnsi="Arial" w:cs="Arial"/>
                <w:b w:val="0"/>
                <w:sz w:val="24"/>
                <w:szCs w:val="24"/>
              </w:rPr>
            </w:pPr>
            <w:r w:rsidRPr="00970050">
              <w:rPr>
                <w:rFonts w:ascii="Arial" w:hAnsi="Arial" w:cs="Arial"/>
                <w:b w:val="0"/>
                <w:sz w:val="24"/>
                <w:szCs w:val="24"/>
              </w:rPr>
              <w:t>Soporte Multi-Usuario</w:t>
            </w:r>
          </w:p>
        </w:tc>
        <w:tc>
          <w:tcPr>
            <w:tcW w:w="4678" w:type="dxa"/>
            <w:tcBorders>
              <w:top w:val="single" w:sz="4" w:space="0" w:color="auto"/>
            </w:tcBorders>
          </w:tcPr>
          <w:p w14:paraId="67D161CA" w14:textId="77777777" w:rsidR="00A77983" w:rsidRPr="00970050" w:rsidRDefault="00A77983"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Pr="00970050">
              <w:rPr>
                <w:rFonts w:ascii="Arial" w:hAnsi="Arial" w:cs="Arial"/>
                <w:sz w:val="24"/>
                <w:szCs w:val="24"/>
              </w:rPr>
              <w:t>ramework para aplicaciones multitouch</w:t>
            </w:r>
            <w:r>
              <w:rPr>
                <w:rFonts w:ascii="Arial" w:hAnsi="Arial" w:cs="Arial"/>
                <w:sz w:val="24"/>
                <w:szCs w:val="24"/>
              </w:rPr>
              <w:t xml:space="preserve">  MT4J y TUIO.</w:t>
            </w:r>
          </w:p>
        </w:tc>
      </w:tr>
      <w:tr w:rsidR="00A77983" w:rsidRPr="00970050" w14:paraId="6DFC5DB5"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58F6D5E2" w14:textId="77777777" w:rsidR="00A77983" w:rsidRPr="00970050" w:rsidRDefault="00A77983" w:rsidP="00B445A7">
            <w:pPr>
              <w:pStyle w:val="NoSpacing"/>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107830FF" w14:textId="77777777" w:rsidR="00A77983" w:rsidRPr="00970050" w:rsidRDefault="00A77983"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77983" w:rsidRPr="00970050" w14:paraId="62BD6FA4"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05A3D601" w14:textId="77777777" w:rsidR="00A77983" w:rsidRPr="00970050" w:rsidRDefault="00A77983" w:rsidP="00B445A7">
            <w:pPr>
              <w:pStyle w:val="NoSpacing"/>
              <w:spacing w:line="360" w:lineRule="auto"/>
              <w:rPr>
                <w:rFonts w:ascii="Arial" w:hAnsi="Arial" w:cs="Arial"/>
                <w:b w:val="0"/>
                <w:sz w:val="24"/>
                <w:szCs w:val="24"/>
              </w:rPr>
            </w:pPr>
            <w:r>
              <w:rPr>
                <w:rFonts w:ascii="Arial" w:hAnsi="Arial" w:cs="Arial"/>
                <w:b w:val="0"/>
                <w:sz w:val="24"/>
                <w:szCs w:val="24"/>
              </w:rPr>
              <w:t>Colocación</w:t>
            </w:r>
            <w:r w:rsidRPr="00970050">
              <w:rPr>
                <w:rFonts w:ascii="Arial" w:hAnsi="Arial" w:cs="Arial"/>
                <w:b w:val="0"/>
                <w:sz w:val="24"/>
                <w:szCs w:val="24"/>
              </w:rPr>
              <w:t xml:space="preserve"> de usuarios</w:t>
            </w:r>
          </w:p>
        </w:tc>
        <w:tc>
          <w:tcPr>
            <w:tcW w:w="4678" w:type="dxa"/>
          </w:tcPr>
          <w:p w14:paraId="7955918B" w14:textId="77777777" w:rsidR="00A77983" w:rsidRPr="00970050" w:rsidRDefault="00A77983"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77983" w:rsidRPr="00970050" w14:paraId="5D72EF02"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870C105" w14:textId="77777777" w:rsidR="00A77983" w:rsidRPr="00970050" w:rsidRDefault="00A77983" w:rsidP="00B445A7">
            <w:pPr>
              <w:pStyle w:val="NoSpacing"/>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38A99982" w14:textId="77777777" w:rsidR="00A77983" w:rsidRPr="00970050" w:rsidRDefault="00A77983"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77983" w:rsidRPr="00970050" w14:paraId="01F8C352"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1D481751" w14:textId="77777777" w:rsidR="00A77983" w:rsidRPr="00970050" w:rsidRDefault="00A77983" w:rsidP="00B445A7">
            <w:pPr>
              <w:pStyle w:val="NoSpacing"/>
              <w:spacing w:line="360" w:lineRule="auto"/>
              <w:rPr>
                <w:rFonts w:ascii="Arial" w:hAnsi="Arial" w:cs="Arial"/>
                <w:b w:val="0"/>
                <w:sz w:val="24"/>
                <w:szCs w:val="24"/>
              </w:rPr>
            </w:pPr>
            <w:r>
              <w:rPr>
                <w:rFonts w:ascii="Arial" w:hAnsi="Arial" w:cs="Arial"/>
                <w:b w:val="0"/>
                <w:sz w:val="24"/>
                <w:szCs w:val="24"/>
              </w:rPr>
              <w:t>Ingreso</w:t>
            </w:r>
            <w:r w:rsidRPr="00970050">
              <w:rPr>
                <w:rFonts w:ascii="Arial" w:hAnsi="Arial" w:cs="Arial"/>
                <w:b w:val="0"/>
                <w:sz w:val="24"/>
                <w:szCs w:val="24"/>
              </w:rPr>
              <w:t xml:space="preserve"> de información</w:t>
            </w:r>
          </w:p>
        </w:tc>
        <w:tc>
          <w:tcPr>
            <w:tcW w:w="4678" w:type="dxa"/>
          </w:tcPr>
          <w:p w14:paraId="71B32E01" w14:textId="77777777" w:rsidR="00A77983" w:rsidRPr="00970050" w:rsidRDefault="00A77983"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Tablets.</w:t>
            </w:r>
          </w:p>
        </w:tc>
      </w:tr>
      <w:tr w:rsidR="00A77983" w:rsidRPr="00970050" w14:paraId="68F528E2" w14:textId="77777777" w:rsidTr="00B445A7">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F69C415" w14:textId="77777777" w:rsidR="00A77983" w:rsidRPr="00970050" w:rsidRDefault="00A77983" w:rsidP="00B445A7">
            <w:pPr>
              <w:pStyle w:val="NoSpacing"/>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57942250" w14:textId="77777777" w:rsidR="00A77983" w:rsidRPr="00970050" w:rsidRDefault="00A77983"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77983" w:rsidRPr="00970050" w14:paraId="32AB226B" w14:textId="77777777" w:rsidTr="00B445A7">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202E4D6E" w14:textId="77777777" w:rsidR="00A77983" w:rsidRPr="00970050" w:rsidRDefault="00A77983" w:rsidP="00B445A7">
            <w:pPr>
              <w:pStyle w:val="NoSpacing"/>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B5D3AF2" w14:textId="77777777" w:rsidR="00A77983" w:rsidRPr="00970050" w:rsidRDefault="00A77983"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colaborativo</w:t>
            </w:r>
            <w:r>
              <w:rPr>
                <w:rFonts w:ascii="Arial" w:hAnsi="Arial" w:cs="Arial"/>
                <w:sz w:val="24"/>
                <w:szCs w:val="24"/>
              </w:rPr>
              <w:t>. Identificar contribuciones de cada usuarios</w:t>
            </w:r>
          </w:p>
        </w:tc>
      </w:tr>
    </w:tbl>
    <w:p w14:paraId="6A5427CE" w14:textId="77777777" w:rsidR="00A77983" w:rsidRDefault="00A77983" w:rsidP="00A77983">
      <w:pPr>
        <w:pStyle w:val="Texto"/>
        <w:ind w:left="0"/>
      </w:pPr>
      <w:r>
        <w:t xml:space="preserve"> </w:t>
      </w:r>
    </w:p>
    <w:p w14:paraId="3987E7DF" w14:textId="77777777" w:rsidR="00A77983" w:rsidRDefault="00A77983" w:rsidP="00A77983">
      <w:pPr>
        <w:pStyle w:val="Texto"/>
        <w:ind w:left="0"/>
      </w:pPr>
    </w:p>
    <w:p w14:paraId="2DD72E47" w14:textId="77777777" w:rsidR="00A77983" w:rsidRDefault="00A77983" w:rsidP="00A77983">
      <w:pPr>
        <w:pStyle w:val="Texto"/>
        <w:ind w:left="1416"/>
      </w:pPr>
    </w:p>
    <w:p w14:paraId="33173296" w14:textId="77777777" w:rsidR="00A77983" w:rsidRDefault="00A77983" w:rsidP="00A77983">
      <w:pPr>
        <w:pStyle w:val="Texto"/>
        <w:ind w:left="1416"/>
      </w:pPr>
    </w:p>
    <w:p w14:paraId="1BFC6156" w14:textId="77777777" w:rsidR="00A77983" w:rsidRDefault="00A77983" w:rsidP="00A77983">
      <w:pPr>
        <w:pStyle w:val="Texto"/>
        <w:ind w:left="0"/>
      </w:pPr>
      <w:r>
        <w:t>Finalizada la sección y el presente capítulo, se ha revisado y justificado el uso de superficies horizontales multitáctiles como solución para el presente trabajo. Se conoce los elementos necesarios en hardware y software para implementar estas herramientas. Y finalmente se ha sintetizado algunas características deseables que debe implementar la solución construida a fin de favorecer la usabilidad del sistema.</w:t>
      </w:r>
    </w:p>
    <w:p w14:paraId="75EE4785" w14:textId="77777777" w:rsidR="00126A0A" w:rsidRDefault="00126A0A" w:rsidP="00126A0A">
      <w:pPr>
        <w:pStyle w:val="Texto"/>
        <w:ind w:left="1416"/>
      </w:pPr>
    </w:p>
    <w:p w14:paraId="513AB399" w14:textId="77777777" w:rsidR="00126A0A" w:rsidRDefault="00126A0A" w:rsidP="00126A0A">
      <w:pPr>
        <w:pStyle w:val="Texto"/>
        <w:ind w:left="1416"/>
      </w:pPr>
    </w:p>
    <w:p w14:paraId="6D55032D" w14:textId="77777777" w:rsidR="00126A0A" w:rsidRDefault="00126A0A" w:rsidP="00473B5B">
      <w:pPr>
        <w:pStyle w:val="Texto"/>
        <w:sectPr w:rsidR="00126A0A" w:rsidSect="00473B5B">
          <w:headerReference w:type="first" r:id="rId22"/>
          <w:pgSz w:w="11906" w:h="16838"/>
          <w:pgMar w:top="2268" w:right="1361" w:bottom="2268" w:left="2268" w:header="709" w:footer="709" w:gutter="0"/>
          <w:cols w:space="708"/>
          <w:titlePg/>
          <w:docGrid w:linePitch="360"/>
        </w:sectPr>
      </w:pPr>
    </w:p>
    <w:p w14:paraId="6B8586DE" w14:textId="77777777" w:rsidR="008C6B6A" w:rsidRPr="004F52A9" w:rsidRDefault="008C6B6A" w:rsidP="00357334">
      <w:pPr>
        <w:pStyle w:val="NumeroCapitulo"/>
        <w:spacing w:line="240" w:lineRule="auto"/>
      </w:pPr>
    </w:p>
    <w:p w14:paraId="7C93E702" w14:textId="77777777" w:rsidR="008C6B6A" w:rsidRDefault="008C6B6A" w:rsidP="00357334">
      <w:pPr>
        <w:pStyle w:val="NumeroCapitulo"/>
        <w:spacing w:line="240" w:lineRule="auto"/>
      </w:pPr>
    </w:p>
    <w:p w14:paraId="51123B60" w14:textId="77777777" w:rsidR="008C6B6A" w:rsidRDefault="008C6B6A" w:rsidP="00357334">
      <w:pPr>
        <w:pStyle w:val="NumeroCapitulo"/>
        <w:spacing w:line="240" w:lineRule="auto"/>
      </w:pPr>
    </w:p>
    <w:p w14:paraId="28A3C70E" w14:textId="77777777" w:rsidR="00357334" w:rsidRDefault="00357334" w:rsidP="00357334">
      <w:pPr>
        <w:pStyle w:val="NumeroCapitulo"/>
        <w:spacing w:line="240" w:lineRule="auto"/>
      </w:pPr>
    </w:p>
    <w:p w14:paraId="2E183F93" w14:textId="77777777" w:rsidR="00357334" w:rsidRDefault="00357334" w:rsidP="00357334">
      <w:pPr>
        <w:pStyle w:val="NumeroCapitulo"/>
        <w:spacing w:line="240" w:lineRule="auto"/>
      </w:pPr>
    </w:p>
    <w:p w14:paraId="734BBBEC" w14:textId="77777777" w:rsidR="00357334" w:rsidRDefault="00357334" w:rsidP="00357334">
      <w:pPr>
        <w:pStyle w:val="NumeroCapitulo"/>
        <w:spacing w:line="240" w:lineRule="auto"/>
      </w:pPr>
    </w:p>
    <w:p w14:paraId="437CB142" w14:textId="6CB5E549" w:rsidR="008C6B6A" w:rsidRDefault="00357334" w:rsidP="008C6B6A">
      <w:pPr>
        <w:pStyle w:val="NumeroCapitulo"/>
      </w:pPr>
      <w:r>
        <w:t>CAPÍTULO 3</w:t>
      </w:r>
    </w:p>
    <w:p w14:paraId="21A91396" w14:textId="119D49AE" w:rsidR="008C6B6A" w:rsidRDefault="008C6B6A" w:rsidP="008C6B6A">
      <w:pPr>
        <w:pStyle w:val="NombreCapitulo"/>
        <w:ind w:left="360" w:hanging="360"/>
      </w:pPr>
      <w:bookmarkStart w:id="87" w:name="_Toc414964224"/>
      <w:r w:rsidRPr="001D7D9F">
        <w:t>ANÁLISIS Y DISEÑO DE LA SOLUCIÓN</w:t>
      </w:r>
      <w:bookmarkEnd w:id="87"/>
    </w:p>
    <w:p w14:paraId="6E611677" w14:textId="77777777" w:rsidR="008C6B6A" w:rsidRPr="001D7D9F" w:rsidRDefault="008C6B6A" w:rsidP="008C6B6A">
      <w:pPr>
        <w:pStyle w:val="Texto"/>
      </w:pPr>
      <w:r>
        <w:t xml:space="preserve">Este capítulo contiene  el análisis de la solución elegida en el que se listan las características y funcionalidades que la solución debe implementar. También se presentan los requerimientos funcionales y no funcionales, casos de uso, diseño de la interacción, y el diseño lógico y físico  que sirven para la conducción del desarrollo de la solución. Luego, se presenta el diseño de las pruebas de sistema y usabilidad que servirán para validar y verificar la solución desarrollada. Finalmente, se incluye el diseño de los experimentos que servirán para responder a las preguntas de investigación. </w:t>
      </w:r>
    </w:p>
    <w:p w14:paraId="1DA7BD2E" w14:textId="77777777" w:rsidR="008C6B6A" w:rsidRPr="000034D5" w:rsidRDefault="008C6B6A" w:rsidP="00A77983">
      <w:pPr>
        <w:pStyle w:val="ListParagraph"/>
        <w:spacing w:line="240" w:lineRule="auto"/>
        <w:ind w:left="360"/>
        <w:jc w:val="both"/>
        <w:rPr>
          <w:rFonts w:eastAsia="Times New Roman" w:cs="Arial"/>
          <w:vanish/>
          <w:szCs w:val="24"/>
          <w:lang w:eastAsia="es-EC"/>
        </w:rPr>
      </w:pPr>
    </w:p>
    <w:p w14:paraId="4711618E" w14:textId="77777777" w:rsidR="008C6B6A" w:rsidRPr="000034D5" w:rsidRDefault="008C6B6A" w:rsidP="00A77983">
      <w:pPr>
        <w:pStyle w:val="ListParagraph"/>
        <w:spacing w:line="240" w:lineRule="auto"/>
        <w:ind w:left="360"/>
        <w:jc w:val="both"/>
        <w:rPr>
          <w:rFonts w:eastAsia="Times New Roman" w:cs="Arial"/>
          <w:vanish/>
          <w:szCs w:val="24"/>
          <w:lang w:eastAsia="es-EC"/>
        </w:rPr>
      </w:pPr>
    </w:p>
    <w:p w14:paraId="00D8683F" w14:textId="7526F783" w:rsidR="008C6B6A" w:rsidRDefault="008C6B6A" w:rsidP="008C6B6A">
      <w:pPr>
        <w:pStyle w:val="Subtitulocapitulo"/>
        <w:ind w:left="792" w:hanging="432"/>
      </w:pPr>
      <w:bookmarkStart w:id="88" w:name="_Toc414964225"/>
      <w:r>
        <w:t>ANÁLISIS DE LA SOLUCIÓN</w:t>
      </w:r>
      <w:bookmarkEnd w:id="88"/>
    </w:p>
    <w:p w14:paraId="0923DC55" w14:textId="34ACEE1D" w:rsidR="008C6B6A" w:rsidRDefault="008C6B6A" w:rsidP="008C6B6A">
      <w:pPr>
        <w:pStyle w:val="Texto"/>
        <w:ind w:left="1416"/>
      </w:pPr>
      <w:r>
        <w:t>En el capítulo anterior se realizó a partir de la revisión de literatura, un resumen de características que debería incluirse como parte del diseño de la solución de superf</w:t>
      </w:r>
      <w:r w:rsidR="008D0360">
        <w:t>icie colaborativa (ver tabla 2.3</w:t>
      </w:r>
      <w:r>
        <w:t xml:space="preserve">) En esta sección se realiza un mapeo de las características deseables señaladas en la tabla y los características básicas que se implementarán (ver tabla 3.1). </w:t>
      </w:r>
    </w:p>
    <w:p w14:paraId="3FC85922" w14:textId="77777777" w:rsidR="008C6B6A" w:rsidRDefault="008C6B6A" w:rsidP="008C6B6A">
      <w:pPr>
        <w:pStyle w:val="Texto"/>
        <w:ind w:left="1416"/>
      </w:pPr>
    </w:p>
    <w:tbl>
      <w:tblPr>
        <w:tblStyle w:val="Tablanormal11"/>
        <w:tblW w:w="0" w:type="auto"/>
        <w:jc w:val="center"/>
        <w:tblLook w:val="04A0" w:firstRow="1" w:lastRow="0" w:firstColumn="1" w:lastColumn="0" w:noHBand="0" w:noVBand="1"/>
      </w:tblPr>
      <w:tblGrid>
        <w:gridCol w:w="3256"/>
        <w:gridCol w:w="4257"/>
      </w:tblGrid>
      <w:tr w:rsidR="008C6B6A" w:rsidRPr="006024A1" w14:paraId="011EB237" w14:textId="77777777" w:rsidTr="000725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13" w:type="dxa"/>
            <w:gridSpan w:val="2"/>
            <w:tcBorders>
              <w:top w:val="nil"/>
              <w:left w:val="nil"/>
              <w:bottom w:val="single" w:sz="4" w:space="0" w:color="auto"/>
              <w:right w:val="nil"/>
            </w:tcBorders>
          </w:tcPr>
          <w:p w14:paraId="041051CC" w14:textId="0725EF15" w:rsidR="008C6B6A" w:rsidRPr="00EC22D1" w:rsidRDefault="008C6B6A" w:rsidP="00EC22D1">
            <w:pPr>
              <w:pStyle w:val="Tabla"/>
            </w:pPr>
            <w:bookmarkStart w:id="89" w:name="_Toc414973941"/>
            <w:r w:rsidRPr="00EC22D1">
              <w:rPr>
                <w:b/>
              </w:rPr>
              <w:t>Tabla 3.1</w:t>
            </w:r>
            <w:r w:rsidRPr="00EC22D1">
              <w:t>: Mapeo entre características deseables a partir de la revisión de literatura y características que se implementarán en el sistema</w:t>
            </w:r>
            <w:bookmarkEnd w:id="89"/>
          </w:p>
        </w:tc>
      </w:tr>
      <w:tr w:rsidR="008C6B6A" w:rsidRPr="006024A1" w14:paraId="00706306" w14:textId="77777777" w:rsidTr="00EC22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left w:val="single" w:sz="4" w:space="0" w:color="auto"/>
              <w:bottom w:val="single" w:sz="4" w:space="0" w:color="auto"/>
              <w:right w:val="single" w:sz="4" w:space="0" w:color="auto"/>
            </w:tcBorders>
            <w:vAlign w:val="center"/>
          </w:tcPr>
          <w:p w14:paraId="11A796D0" w14:textId="77777777" w:rsidR="008C6B6A" w:rsidRPr="00FC3ECA" w:rsidRDefault="008C6B6A" w:rsidP="00EC22D1">
            <w:pPr>
              <w:pStyle w:val="NoSpacing"/>
              <w:spacing w:line="360" w:lineRule="auto"/>
              <w:jc w:val="center"/>
              <w:rPr>
                <w:rFonts w:ascii="Arial" w:hAnsi="Arial" w:cs="Arial"/>
              </w:rPr>
            </w:pPr>
            <w:r w:rsidRPr="00827325">
              <w:rPr>
                <w:rFonts w:ascii="Arial" w:hAnsi="Arial" w:cs="Arial"/>
              </w:rPr>
              <w:t>Características deseables a partir de revisi</w:t>
            </w:r>
            <w:r w:rsidRPr="00FC3ECA">
              <w:rPr>
                <w:rFonts w:ascii="Arial" w:hAnsi="Arial" w:cs="Arial"/>
              </w:rPr>
              <w:t>ón de literatura</w:t>
            </w:r>
          </w:p>
        </w:tc>
        <w:tc>
          <w:tcPr>
            <w:tcW w:w="4257" w:type="dxa"/>
            <w:tcBorders>
              <w:top w:val="single" w:sz="4" w:space="0" w:color="auto"/>
              <w:left w:val="single" w:sz="4" w:space="0" w:color="auto"/>
              <w:bottom w:val="single" w:sz="4" w:space="0" w:color="auto"/>
              <w:right w:val="single" w:sz="4" w:space="0" w:color="auto"/>
            </w:tcBorders>
            <w:vAlign w:val="center"/>
          </w:tcPr>
          <w:p w14:paraId="65517131" w14:textId="08311A59" w:rsidR="008C6B6A" w:rsidRPr="00827325" w:rsidRDefault="008C6B6A" w:rsidP="00EC22D1">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C3ECA">
              <w:rPr>
                <w:rFonts w:ascii="Arial" w:hAnsi="Arial" w:cs="Arial"/>
                <w:b/>
              </w:rPr>
              <w:t>Características básicas que se implementarán</w:t>
            </w:r>
          </w:p>
        </w:tc>
      </w:tr>
      <w:tr w:rsidR="008C6B6A" w:rsidRPr="00367225" w14:paraId="12D7EFCF"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auto"/>
            </w:tcBorders>
          </w:tcPr>
          <w:p w14:paraId="72937C7F" w14:textId="77777777" w:rsidR="008C6B6A" w:rsidRPr="00FC3ECA" w:rsidRDefault="008C6B6A" w:rsidP="00EC22D1">
            <w:pPr>
              <w:pStyle w:val="NoSpacing"/>
              <w:spacing w:line="276" w:lineRule="auto"/>
              <w:rPr>
                <w:rFonts w:ascii="Arial" w:hAnsi="Arial" w:cs="Arial"/>
                <w:b w:val="0"/>
              </w:rPr>
            </w:pPr>
            <w:r w:rsidRPr="00827325">
              <w:rPr>
                <w:rFonts w:ascii="Arial" w:hAnsi="Arial" w:cs="Arial"/>
                <w:b w:val="0"/>
                <w:sz w:val="24"/>
                <w:szCs w:val="24"/>
              </w:rPr>
              <w:t>Soporte Multi-Usuario</w:t>
            </w:r>
          </w:p>
        </w:tc>
        <w:tc>
          <w:tcPr>
            <w:tcW w:w="4257" w:type="dxa"/>
            <w:tcBorders>
              <w:top w:val="single" w:sz="4" w:space="0" w:color="auto"/>
            </w:tcBorders>
          </w:tcPr>
          <w:p w14:paraId="1F1C117F" w14:textId="77777777" w:rsidR="008C6B6A" w:rsidRPr="00FC3ECA" w:rsidRDefault="008C6B6A" w:rsidP="00EC22D1">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soportar múltiples estudiantes en paralelo</w:t>
            </w:r>
          </w:p>
        </w:tc>
      </w:tr>
      <w:tr w:rsidR="008C6B6A" w:rsidRPr="00367225" w14:paraId="34248222"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117944C" w14:textId="67BD9A2C" w:rsidR="008C6B6A" w:rsidRPr="00FC3ECA" w:rsidDel="004714EE" w:rsidRDefault="0071269C" w:rsidP="00EC22D1">
            <w:pPr>
              <w:pStyle w:val="NoSpacing"/>
              <w:spacing w:line="276" w:lineRule="auto"/>
              <w:rPr>
                <w:rFonts w:ascii="Arial" w:hAnsi="Arial" w:cs="Arial"/>
                <w:b w:val="0"/>
              </w:rPr>
            </w:pPr>
            <w:r>
              <w:rPr>
                <w:rFonts w:ascii="Arial" w:hAnsi="Arial" w:cs="Arial"/>
                <w:b w:val="0"/>
                <w:sz w:val="24"/>
                <w:szCs w:val="24"/>
              </w:rPr>
              <w:t>Colocación</w:t>
            </w:r>
            <w:r w:rsidR="008C6B6A" w:rsidRPr="00827325">
              <w:rPr>
                <w:rFonts w:ascii="Arial" w:hAnsi="Arial" w:cs="Arial"/>
                <w:b w:val="0"/>
                <w:sz w:val="24"/>
                <w:szCs w:val="24"/>
              </w:rPr>
              <w:t xml:space="preserve"> de usuarios</w:t>
            </w:r>
          </w:p>
        </w:tc>
        <w:tc>
          <w:tcPr>
            <w:tcW w:w="4257" w:type="dxa"/>
          </w:tcPr>
          <w:p w14:paraId="00A0CEA7" w14:textId="28EB9E71" w:rsidR="008C6B6A" w:rsidRPr="00FC3ECA" w:rsidRDefault="00072580" w:rsidP="00EC2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La posición de los usuarios no es restringida.</w:t>
            </w:r>
          </w:p>
        </w:tc>
      </w:tr>
      <w:tr w:rsidR="008C6B6A" w:rsidRPr="00367225" w14:paraId="29076470"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77A130CB" w14:textId="77777777" w:rsidR="008C6B6A" w:rsidRPr="00827325" w:rsidRDefault="008C6B6A" w:rsidP="00EC22D1">
            <w:pPr>
              <w:pStyle w:val="NoSpacing"/>
              <w:spacing w:line="276" w:lineRule="auto"/>
              <w:rPr>
                <w:rFonts w:ascii="Arial" w:hAnsi="Arial" w:cs="Arial"/>
                <w:b w:val="0"/>
              </w:rPr>
            </w:pPr>
            <w:r w:rsidRPr="00FC3ECA">
              <w:rPr>
                <w:rFonts w:ascii="Arial" w:hAnsi="Arial" w:cs="Arial"/>
                <w:b w:val="0"/>
              </w:rPr>
              <w:t>Tipo de interacción</w:t>
            </w:r>
          </w:p>
        </w:tc>
        <w:tc>
          <w:tcPr>
            <w:tcW w:w="4257" w:type="dxa"/>
          </w:tcPr>
          <w:p w14:paraId="7DD9D683" w14:textId="77777777" w:rsidR="008C6B6A" w:rsidRPr="00FC3ECA" w:rsidRDefault="008C6B6A" w:rsidP="00EC22D1">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deberá permitir usar una pluma al estudiante para interactuar con la mesa interactiva. El estudiante podrá dibujar trazos  para el reconocimiento de entidades y relaciones de un modelo lógico de base de datos.</w:t>
            </w:r>
          </w:p>
        </w:tc>
      </w:tr>
      <w:tr w:rsidR="008C6B6A" w:rsidRPr="00367225" w14:paraId="193B8908"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1BA4F87A" w14:textId="77777777" w:rsidR="008C6B6A" w:rsidRPr="00827325" w:rsidRDefault="008C6B6A" w:rsidP="00EC22D1">
            <w:pPr>
              <w:pStyle w:val="NoSpacing"/>
              <w:spacing w:line="276" w:lineRule="auto"/>
              <w:rPr>
                <w:rFonts w:ascii="Arial" w:hAnsi="Arial" w:cs="Arial"/>
                <w:b w:val="0"/>
              </w:rPr>
            </w:pPr>
            <w:r w:rsidRPr="00827325">
              <w:rPr>
                <w:rFonts w:ascii="Arial" w:hAnsi="Arial" w:cs="Arial"/>
                <w:b w:val="0"/>
                <w:sz w:val="24"/>
                <w:szCs w:val="24"/>
              </w:rPr>
              <w:t>Distinción de aportación individual</w:t>
            </w:r>
          </w:p>
        </w:tc>
        <w:tc>
          <w:tcPr>
            <w:tcW w:w="4257" w:type="dxa"/>
          </w:tcPr>
          <w:p w14:paraId="22DD275B" w14:textId="77777777" w:rsidR="008C6B6A" w:rsidRPr="00FC3ECA" w:rsidRDefault="008C6B6A" w:rsidP="00EC2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estudiante podrá diferenciar su aportación basado en un color que escoja previamente</w:t>
            </w:r>
            <w:r w:rsidRPr="00FC3ECA" w:rsidDel="004714EE">
              <w:rPr>
                <w:rFonts w:ascii="Arial" w:hAnsi="Arial" w:cs="Arial"/>
              </w:rPr>
              <w:t xml:space="preserve"> </w:t>
            </w:r>
          </w:p>
        </w:tc>
      </w:tr>
      <w:tr w:rsidR="008C6B6A" w:rsidRPr="00367225" w14:paraId="4B441F8D"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1C04A983" w14:textId="77777777" w:rsidR="008C6B6A" w:rsidRPr="00827325" w:rsidRDefault="008C6B6A" w:rsidP="00EC22D1">
            <w:pPr>
              <w:pStyle w:val="NoSpacing"/>
              <w:spacing w:line="276" w:lineRule="auto"/>
              <w:rPr>
                <w:rFonts w:ascii="Arial" w:hAnsi="Arial" w:cs="Arial"/>
                <w:b w:val="0"/>
              </w:rPr>
            </w:pPr>
            <w:r w:rsidRPr="00827325">
              <w:rPr>
                <w:rFonts w:ascii="Arial" w:hAnsi="Arial" w:cs="Arial"/>
                <w:b w:val="0"/>
                <w:sz w:val="24"/>
                <w:szCs w:val="24"/>
              </w:rPr>
              <w:t>Ingreso de información</w:t>
            </w:r>
          </w:p>
        </w:tc>
        <w:tc>
          <w:tcPr>
            <w:tcW w:w="4257" w:type="dxa"/>
          </w:tcPr>
          <w:p w14:paraId="79E7C381" w14:textId="77777777" w:rsidR="008C6B6A" w:rsidRPr="00FC3ECA" w:rsidRDefault="008C6B6A" w:rsidP="00EC22D1">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El estudiante podrá ingresar información a su modelo de base de datos a través de una tablet.</w:t>
            </w:r>
          </w:p>
        </w:tc>
      </w:tr>
      <w:tr w:rsidR="008C6B6A" w:rsidRPr="00367225" w14:paraId="082A0E13"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0F7B4F73" w14:textId="77777777" w:rsidR="008C6B6A" w:rsidRPr="00827325" w:rsidRDefault="008C6B6A" w:rsidP="00EC22D1">
            <w:pPr>
              <w:pStyle w:val="NoSpacing"/>
              <w:spacing w:line="276" w:lineRule="auto"/>
              <w:rPr>
                <w:rFonts w:ascii="Arial" w:hAnsi="Arial" w:cs="Arial"/>
                <w:b w:val="0"/>
              </w:rPr>
            </w:pPr>
            <w:r w:rsidRPr="00FC3ECA">
              <w:rPr>
                <w:rFonts w:ascii="Arial" w:hAnsi="Arial" w:cs="Arial"/>
                <w:b w:val="0"/>
              </w:rPr>
              <w:t>Monitoreo</w:t>
            </w:r>
          </w:p>
        </w:tc>
        <w:tc>
          <w:tcPr>
            <w:tcW w:w="4257" w:type="dxa"/>
          </w:tcPr>
          <w:p w14:paraId="08A39F7C" w14:textId="77777777" w:rsidR="008C6B6A" w:rsidRPr="00FC3ECA" w:rsidRDefault="008C6B6A" w:rsidP="00EC2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El sistema debe permitir al profesor conocer el estado del trabajo colaborativo en todo momento.</w:t>
            </w:r>
          </w:p>
        </w:tc>
      </w:tr>
      <w:tr w:rsidR="008C6B6A" w:rsidRPr="00367225" w14:paraId="0F94CC1D" w14:textId="77777777" w:rsidTr="00072580">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506AA0F4" w14:textId="77777777" w:rsidR="008C6B6A" w:rsidRPr="00827325" w:rsidRDefault="008C6B6A" w:rsidP="00EC22D1">
            <w:pPr>
              <w:pStyle w:val="NoSpacing"/>
              <w:spacing w:line="276" w:lineRule="auto"/>
              <w:rPr>
                <w:rFonts w:ascii="Arial" w:hAnsi="Arial" w:cs="Arial"/>
                <w:b w:val="0"/>
              </w:rPr>
            </w:pPr>
            <w:r w:rsidRPr="00FC3ECA">
              <w:rPr>
                <w:rFonts w:ascii="Arial" w:hAnsi="Arial" w:cs="Arial"/>
                <w:b w:val="0"/>
              </w:rPr>
              <w:t>Evaluación</w:t>
            </w:r>
          </w:p>
        </w:tc>
        <w:tc>
          <w:tcPr>
            <w:tcW w:w="4257" w:type="dxa"/>
          </w:tcPr>
          <w:p w14:paraId="25AD975F" w14:textId="77777777" w:rsidR="008C6B6A" w:rsidRPr="00FC3ECA" w:rsidRDefault="008C6B6A" w:rsidP="00EC22D1">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C3ECA">
              <w:rPr>
                <w:rFonts w:ascii="Arial" w:hAnsi="Arial" w:cs="Arial"/>
              </w:rPr>
              <w:t>La solución debe permitir almacenar el trabajo terminado al estudiante, para que posteriormente el profesor pueda evaluarlo.</w:t>
            </w:r>
          </w:p>
        </w:tc>
      </w:tr>
      <w:tr w:rsidR="008C6B6A" w:rsidRPr="00367225" w14:paraId="3EAA8D95" w14:textId="77777777" w:rsidTr="000725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5A673BA4" w14:textId="77777777" w:rsidR="008C6B6A" w:rsidRPr="00827325" w:rsidRDefault="008C6B6A" w:rsidP="00EC22D1">
            <w:pPr>
              <w:pStyle w:val="NoSpacing"/>
              <w:spacing w:line="276" w:lineRule="auto"/>
              <w:rPr>
                <w:rFonts w:ascii="Arial" w:hAnsi="Arial" w:cs="Arial"/>
                <w:b w:val="0"/>
              </w:rPr>
            </w:pPr>
            <w:r w:rsidRPr="00FC3ECA">
              <w:rPr>
                <w:rFonts w:ascii="Arial" w:hAnsi="Arial" w:cs="Arial"/>
                <w:b w:val="0"/>
              </w:rPr>
              <w:t>Tipo de tecnología multitouch.</w:t>
            </w:r>
          </w:p>
        </w:tc>
        <w:tc>
          <w:tcPr>
            <w:tcW w:w="4257" w:type="dxa"/>
          </w:tcPr>
          <w:p w14:paraId="4567EAE1" w14:textId="77777777" w:rsidR="008C6B6A" w:rsidRPr="00FC3ECA" w:rsidRDefault="008C6B6A" w:rsidP="00EC22D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3ECA">
              <w:rPr>
                <w:rFonts w:ascii="Arial" w:hAnsi="Arial" w:cs="Arial"/>
              </w:rPr>
              <w:t>La construcción de la superficie se realizará a través de un sistema de seguimiento óptico y un proyector.</w:t>
            </w:r>
          </w:p>
        </w:tc>
      </w:tr>
    </w:tbl>
    <w:p w14:paraId="300670C9" w14:textId="77777777" w:rsidR="008C6B6A" w:rsidRDefault="008C6B6A" w:rsidP="008C6B6A">
      <w:pPr>
        <w:pStyle w:val="Texto"/>
        <w:ind w:left="1416"/>
      </w:pPr>
    </w:p>
    <w:p w14:paraId="022198D4" w14:textId="39CDA93E" w:rsidR="008C6B6A" w:rsidRDefault="008C6B6A" w:rsidP="008C6B6A">
      <w:pPr>
        <w:pStyle w:val="Subtitulocapitulo"/>
        <w:ind w:left="792" w:hanging="432"/>
      </w:pPr>
      <w:bookmarkStart w:id="90" w:name="_Toc414964226"/>
      <w:r>
        <w:t>ANÁLISIS DE REQUERIMIENTOS</w:t>
      </w:r>
      <w:bookmarkEnd w:id="90"/>
    </w:p>
    <w:p w14:paraId="5DF0AD45" w14:textId="77777777" w:rsidR="008C6B6A" w:rsidRDefault="008C6B6A" w:rsidP="008C6B6A">
      <w:pPr>
        <w:pStyle w:val="Texto"/>
        <w:ind w:left="1416"/>
      </w:pPr>
      <w:r>
        <w:t xml:space="preserve">A partir de la Tabla 3.1 se plantean algunos requerimientos que serán incorporados en esta sección. Para ello, se utilizará los siguientes identificadores que permitan distinguir entre requerimientos funcionales, no funcionales para los dos tipos de usuarios del sistema. La Tabla 3.2 describe los identificadores. </w:t>
      </w:r>
    </w:p>
    <w:p w14:paraId="75340901" w14:textId="77777777" w:rsidR="008C6B6A" w:rsidRDefault="008C6B6A" w:rsidP="008C6B6A">
      <w:pPr>
        <w:pStyle w:val="Texto"/>
        <w:ind w:left="1416"/>
      </w:pPr>
    </w:p>
    <w:tbl>
      <w:tblPr>
        <w:tblStyle w:val="Tablanormal11"/>
        <w:tblW w:w="0" w:type="auto"/>
        <w:jc w:val="right"/>
        <w:tblLook w:val="04A0" w:firstRow="1" w:lastRow="0" w:firstColumn="1" w:lastColumn="0" w:noHBand="0" w:noVBand="1"/>
      </w:tblPr>
      <w:tblGrid>
        <w:gridCol w:w="2180"/>
        <w:gridCol w:w="3969"/>
      </w:tblGrid>
      <w:tr w:rsidR="008C6B6A" w:rsidRPr="002609FE" w14:paraId="0B3E1DB8" w14:textId="77777777" w:rsidTr="002C68EC">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684A7381" w14:textId="6B4D6110" w:rsidR="008C6B6A" w:rsidRPr="00EC22D1" w:rsidRDefault="008C6B6A" w:rsidP="00EC22D1">
            <w:pPr>
              <w:pStyle w:val="Tabla"/>
            </w:pPr>
            <w:bookmarkStart w:id="91" w:name="_Toc414973942"/>
            <w:r w:rsidRPr="00EC22D1">
              <w:rPr>
                <w:b/>
              </w:rPr>
              <w:t>Tabla 3.2</w:t>
            </w:r>
            <w:r w:rsidR="00EC22D1">
              <w:t xml:space="preserve">: </w:t>
            </w:r>
            <w:r w:rsidRPr="00EC22D1">
              <w:t>Identificadores de requerimientos de software utilizados</w:t>
            </w:r>
            <w:bookmarkEnd w:id="91"/>
            <w:r w:rsidRPr="00EC22D1">
              <w:t xml:space="preserve"> </w:t>
            </w:r>
          </w:p>
        </w:tc>
      </w:tr>
      <w:tr w:rsidR="008C6B6A" w:rsidRPr="002609FE" w14:paraId="704F194D"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6906C700" w14:textId="77777777" w:rsidR="008C6B6A" w:rsidRDefault="008C6B6A" w:rsidP="002C68EC">
            <w:pPr>
              <w:pStyle w:val="NoSpacing"/>
              <w:rPr>
                <w:rFonts w:ascii="Arial" w:hAnsi="Arial" w:cs="Arial"/>
              </w:rPr>
            </w:pPr>
          </w:p>
          <w:p w14:paraId="440D3CD1" w14:textId="77777777" w:rsidR="008C6B6A" w:rsidRDefault="008C6B6A" w:rsidP="002C68EC">
            <w:pPr>
              <w:pStyle w:val="NoSpacing"/>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4AE2F465" w14:textId="77777777" w:rsidR="008C6B6A" w:rsidRPr="002609FE" w:rsidRDefault="008C6B6A" w:rsidP="002C68EC">
            <w:pPr>
              <w:pStyle w:val="NoSpacing"/>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FC691B1" w14:textId="77777777" w:rsidR="008C6B6A" w:rsidRDefault="008C6B6A" w:rsidP="002C68EC">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7FD02CAE" w14:textId="77777777" w:rsidR="008C6B6A" w:rsidRPr="002609FE" w:rsidRDefault="008C6B6A" w:rsidP="002C68EC">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8C6B6A" w:rsidRPr="002609FE" w14:paraId="19C3FD33" w14:textId="77777777" w:rsidTr="002C68EC">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258A962F" w14:textId="77777777" w:rsidR="008C6B6A" w:rsidRPr="00EC22D1" w:rsidRDefault="008C6B6A" w:rsidP="002C68EC">
            <w:pPr>
              <w:pStyle w:val="NoSpacing"/>
              <w:spacing w:line="276" w:lineRule="auto"/>
              <w:rPr>
                <w:rFonts w:ascii="Arial" w:hAnsi="Arial" w:cs="Arial"/>
              </w:rPr>
            </w:pPr>
            <w:r w:rsidRPr="00EC22D1">
              <w:rPr>
                <w:rFonts w:ascii="Arial" w:hAnsi="Arial" w:cs="Arial"/>
                <w:color w:val="000000"/>
              </w:rPr>
              <w:t>RF</w:t>
            </w:r>
          </w:p>
        </w:tc>
        <w:tc>
          <w:tcPr>
            <w:tcW w:w="3969" w:type="dxa"/>
            <w:tcBorders>
              <w:top w:val="single" w:sz="4" w:space="0" w:color="auto"/>
            </w:tcBorders>
          </w:tcPr>
          <w:p w14:paraId="50B0629D" w14:textId="77777777" w:rsidR="008C6B6A" w:rsidRPr="00EC22D1" w:rsidRDefault="008C6B6A" w:rsidP="002C68EC">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C22D1">
              <w:rPr>
                <w:rFonts w:ascii="Arial" w:hAnsi="Arial" w:cs="Arial"/>
                <w:color w:val="000000"/>
              </w:rPr>
              <w:t>Requerimiento Funcional</w:t>
            </w:r>
          </w:p>
        </w:tc>
      </w:tr>
      <w:tr w:rsidR="008C6B6A" w:rsidRPr="002609FE" w14:paraId="1FDDD843"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0ED5510B" w14:textId="77777777" w:rsidR="008C6B6A" w:rsidRPr="00EC22D1" w:rsidRDefault="008C6B6A" w:rsidP="002C68EC">
            <w:pPr>
              <w:pStyle w:val="NoSpacing"/>
              <w:spacing w:line="276" w:lineRule="auto"/>
              <w:rPr>
                <w:rFonts w:ascii="Arial" w:hAnsi="Arial" w:cs="Arial"/>
              </w:rPr>
            </w:pPr>
            <w:r w:rsidRPr="00EC22D1">
              <w:rPr>
                <w:rFonts w:ascii="Arial" w:hAnsi="Arial" w:cs="Arial"/>
                <w:color w:val="000000"/>
              </w:rPr>
              <w:t>RNF</w:t>
            </w:r>
          </w:p>
        </w:tc>
        <w:tc>
          <w:tcPr>
            <w:tcW w:w="3969" w:type="dxa"/>
          </w:tcPr>
          <w:p w14:paraId="2892B95C" w14:textId="77777777" w:rsidR="008C6B6A" w:rsidRPr="00EC22D1" w:rsidRDefault="008C6B6A" w:rsidP="002C68E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C22D1">
              <w:rPr>
                <w:rFonts w:ascii="Arial" w:hAnsi="Arial" w:cs="Arial"/>
                <w:color w:val="000000"/>
              </w:rPr>
              <w:t>Requerimiento No Funcional</w:t>
            </w:r>
          </w:p>
        </w:tc>
      </w:tr>
      <w:tr w:rsidR="008C6B6A" w:rsidRPr="002609FE" w14:paraId="29AFCCE9" w14:textId="77777777" w:rsidTr="002C68EC">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1CBE5404" w14:textId="77777777" w:rsidR="008C6B6A" w:rsidRPr="00EC22D1" w:rsidRDefault="008C6B6A" w:rsidP="002C68EC">
            <w:pPr>
              <w:pStyle w:val="NoSpacing"/>
              <w:spacing w:line="276" w:lineRule="auto"/>
              <w:rPr>
                <w:rFonts w:ascii="Arial" w:hAnsi="Arial" w:cs="Arial"/>
              </w:rPr>
            </w:pPr>
            <w:r w:rsidRPr="00EC22D1">
              <w:rPr>
                <w:rFonts w:ascii="Arial" w:hAnsi="Arial" w:cs="Arial"/>
                <w:color w:val="000000"/>
              </w:rPr>
              <w:t>E</w:t>
            </w:r>
          </w:p>
        </w:tc>
        <w:tc>
          <w:tcPr>
            <w:tcW w:w="3969" w:type="dxa"/>
          </w:tcPr>
          <w:p w14:paraId="4CA9D07B" w14:textId="77777777" w:rsidR="008C6B6A" w:rsidRPr="00EC22D1" w:rsidRDefault="008C6B6A" w:rsidP="002C68EC">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C22D1">
              <w:rPr>
                <w:rFonts w:ascii="Arial" w:hAnsi="Arial" w:cs="Arial"/>
                <w:color w:val="000000"/>
              </w:rPr>
              <w:t>Estudiante</w:t>
            </w:r>
          </w:p>
        </w:tc>
      </w:tr>
      <w:tr w:rsidR="008C6B6A" w:rsidRPr="002609FE" w14:paraId="470296CA" w14:textId="77777777" w:rsidTr="002C68EC">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54D265" w14:textId="77777777" w:rsidR="008C6B6A" w:rsidRPr="00EC22D1" w:rsidRDefault="008C6B6A" w:rsidP="002C68EC">
            <w:pPr>
              <w:pStyle w:val="NoSpacing"/>
              <w:spacing w:line="276" w:lineRule="auto"/>
              <w:rPr>
                <w:rFonts w:ascii="Arial" w:hAnsi="Arial" w:cs="Arial"/>
              </w:rPr>
            </w:pPr>
            <w:r w:rsidRPr="00EC22D1">
              <w:rPr>
                <w:rFonts w:ascii="Arial" w:hAnsi="Arial" w:cs="Arial"/>
                <w:color w:val="000000"/>
              </w:rPr>
              <w:t>P</w:t>
            </w:r>
          </w:p>
        </w:tc>
        <w:tc>
          <w:tcPr>
            <w:tcW w:w="3969" w:type="dxa"/>
          </w:tcPr>
          <w:p w14:paraId="49185F08" w14:textId="77777777" w:rsidR="008C6B6A" w:rsidRPr="00EC22D1" w:rsidRDefault="008C6B6A" w:rsidP="002C68E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C22D1">
              <w:rPr>
                <w:rFonts w:ascii="Arial" w:hAnsi="Arial" w:cs="Arial"/>
                <w:color w:val="000000"/>
              </w:rPr>
              <w:t>Profesor</w:t>
            </w:r>
          </w:p>
        </w:tc>
      </w:tr>
    </w:tbl>
    <w:p w14:paraId="495F97E7" w14:textId="77777777" w:rsidR="008C6B6A" w:rsidRDefault="008C6B6A" w:rsidP="008C6B6A">
      <w:pPr>
        <w:pStyle w:val="Subtitulocapitulo"/>
        <w:numPr>
          <w:ilvl w:val="0"/>
          <w:numId w:val="0"/>
        </w:numPr>
        <w:ind w:left="792" w:hanging="432"/>
      </w:pPr>
    </w:p>
    <w:p w14:paraId="73534E8F" w14:textId="43732291" w:rsidR="008C6B6A" w:rsidRDefault="008C6B6A" w:rsidP="00FA5B69">
      <w:pPr>
        <w:pStyle w:val="Subtitulo2"/>
      </w:pPr>
      <w:bookmarkStart w:id="92" w:name="_Toc414964227"/>
      <w:r>
        <w:t>REQUERIMIENTOS FUNCIONALES</w:t>
      </w:r>
      <w:bookmarkEnd w:id="92"/>
    </w:p>
    <w:p w14:paraId="5DF9B564" w14:textId="77777777" w:rsidR="008C6B6A" w:rsidRDefault="008C6B6A" w:rsidP="008C6B6A">
      <w:pPr>
        <w:pStyle w:val="Texto"/>
        <w:numPr>
          <w:ilvl w:val="0"/>
          <w:numId w:val="14"/>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4FB09777" w14:textId="77777777" w:rsidR="008C6B6A" w:rsidRPr="00C9701F" w:rsidRDefault="008C6B6A" w:rsidP="008C6B6A">
      <w:pPr>
        <w:pStyle w:val="Texto"/>
        <w:numPr>
          <w:ilvl w:val="1"/>
          <w:numId w:val="14"/>
        </w:numPr>
      </w:pPr>
      <w:r w:rsidRPr="00C9701F">
        <w:rPr>
          <w:b/>
        </w:rPr>
        <w:t>Comentario</w:t>
      </w:r>
      <w:r>
        <w:t>:</w:t>
      </w:r>
      <w:r w:rsidRPr="00C9701F">
        <w:rPr>
          <w:color w:val="000000"/>
        </w:rPr>
        <w:t xml:space="preserve"> </w:t>
      </w:r>
      <w:r>
        <w:rPr>
          <w:color w:val="000000"/>
        </w:rPr>
        <w:t xml:space="preserve">Utilizando un trazo en forma de cuadrado, el sistema debe permitir reconocer la intención crear una nueva entidad al estudiante. </w:t>
      </w:r>
      <w:r w:rsidRPr="00066CD3">
        <w:rPr>
          <w:color w:val="000000"/>
        </w:rPr>
        <w:t>Para que</w:t>
      </w:r>
      <w:r>
        <w:rPr>
          <w:color w:val="000000"/>
        </w:rPr>
        <w:t xml:space="preserve"> la acción sea válida,</w:t>
      </w:r>
      <w:r w:rsidRPr="00066CD3">
        <w:rPr>
          <w:color w:val="000000"/>
        </w:rPr>
        <w:t xml:space="preserve"> el </w:t>
      </w:r>
      <w:r>
        <w:rPr>
          <w:color w:val="000000"/>
        </w:rPr>
        <w:t xml:space="preserve">rectángulo </w:t>
      </w:r>
      <w:r w:rsidRPr="00066CD3">
        <w:rPr>
          <w:color w:val="000000"/>
        </w:rPr>
        <w:t xml:space="preserve">deberá realizarse sin levantar la mano y debe </w:t>
      </w:r>
      <w:r w:rsidRPr="005B7C0A">
        <w:rPr>
          <w:color w:val="000000"/>
        </w:rPr>
        <w:t xml:space="preserve">tener </w:t>
      </w:r>
      <w:r>
        <w:rPr>
          <w:color w:val="000000"/>
        </w:rPr>
        <w:t>mayor</w:t>
      </w:r>
      <w:r w:rsidRPr="005B7C0A">
        <w:rPr>
          <w:color w:val="000000"/>
        </w:rPr>
        <w:t xml:space="preserve"> altura que anch</w:t>
      </w:r>
      <w:r>
        <w:rPr>
          <w:color w:val="000000"/>
        </w:rPr>
        <w:t>o</w:t>
      </w:r>
      <w:r w:rsidRPr="00066CD3">
        <w:rPr>
          <w:color w:val="000000"/>
        </w:rPr>
        <w:t>.</w:t>
      </w:r>
    </w:p>
    <w:p w14:paraId="44AF9DC7" w14:textId="77777777" w:rsidR="008C6B6A" w:rsidRPr="00C9701F" w:rsidRDefault="008C6B6A" w:rsidP="008C6B6A">
      <w:pPr>
        <w:pStyle w:val="Texto"/>
        <w:numPr>
          <w:ilvl w:val="0"/>
          <w:numId w:val="14"/>
        </w:numPr>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2044A433" w14:textId="77777777" w:rsidR="008C6B6A" w:rsidRPr="00C9701F" w:rsidRDefault="008C6B6A" w:rsidP="008C6B6A">
      <w:pPr>
        <w:pStyle w:val="Texto"/>
        <w:numPr>
          <w:ilvl w:val="1"/>
          <w:numId w:val="14"/>
        </w:numPr>
      </w:pPr>
      <w:r w:rsidRPr="00C9701F">
        <w:rPr>
          <w:b/>
          <w:color w:val="000000"/>
        </w:rPr>
        <w:t>Comentario:</w:t>
      </w:r>
      <w:r>
        <w:rPr>
          <w:color w:val="000000"/>
        </w:rPr>
        <w:t xml:space="preserve"> Realizando un trazo de línea sobre entidades, el sistema reconocerá la relación que el usuario desea crear.</w:t>
      </w:r>
    </w:p>
    <w:p w14:paraId="045C0841" w14:textId="77777777" w:rsidR="008C6B6A" w:rsidRPr="00305AB4" w:rsidRDefault="008C6B6A" w:rsidP="008C6B6A">
      <w:pPr>
        <w:pStyle w:val="Texto"/>
        <w:numPr>
          <w:ilvl w:val="0"/>
          <w:numId w:val="14"/>
        </w:numPr>
      </w:pPr>
      <w:r w:rsidRPr="00305AB4">
        <w:rPr>
          <w:b/>
          <w:color w:val="000000"/>
        </w:rPr>
        <w:t>RF-E-03:</w:t>
      </w:r>
      <w:r>
        <w:rPr>
          <w:color w:val="000000"/>
        </w:rPr>
        <w:t xml:space="preserve"> Se deberá poder m</w:t>
      </w:r>
      <w:r w:rsidRPr="00066CD3">
        <w:rPr>
          <w:color w:val="000000"/>
        </w:rPr>
        <w:t>odificar la</w:t>
      </w:r>
      <w:r>
        <w:rPr>
          <w:color w:val="000000"/>
        </w:rPr>
        <w:t xml:space="preserve"> información de las</w:t>
      </w:r>
      <w:r w:rsidRPr="00066CD3">
        <w:rPr>
          <w:color w:val="000000"/>
        </w:rPr>
        <w:t xml:space="preserve"> entidad</w:t>
      </w:r>
      <w:r>
        <w:rPr>
          <w:color w:val="000000"/>
        </w:rPr>
        <w:t>es</w:t>
      </w:r>
      <w:r w:rsidRPr="00066CD3">
        <w:rPr>
          <w:color w:val="000000"/>
        </w:rPr>
        <w:t xml:space="preserve"> en la superficie</w:t>
      </w:r>
      <w:r>
        <w:rPr>
          <w:color w:val="000000"/>
        </w:rPr>
        <w:t xml:space="preserve"> colaborativa utilizando un tablet.</w:t>
      </w:r>
    </w:p>
    <w:p w14:paraId="59B56347" w14:textId="77777777" w:rsidR="008C6B6A" w:rsidRPr="00305AB4" w:rsidRDefault="008C6B6A" w:rsidP="008C6B6A">
      <w:pPr>
        <w:pStyle w:val="Texto"/>
        <w:numPr>
          <w:ilvl w:val="1"/>
          <w:numId w:val="14"/>
        </w:numPr>
      </w:pPr>
      <w:r w:rsidRPr="00305AB4">
        <w:rPr>
          <w:b/>
          <w:color w:val="000000"/>
        </w:rPr>
        <w:t>Comentario:</w:t>
      </w:r>
      <w:r>
        <w:rPr>
          <w:color w:val="000000"/>
        </w:rPr>
        <w:t xml:space="preserve"> Utilizando su pluma, cada estudiante podrá seleccionar una entidad a través de un gesto de click. Esto mostrará la entidad seleccionada en la Tablet del estudiante que haya realizado la acción, pudiendo de esta manera cambiar el nombre de la entidad y agregar atributos. Los atributos pudieran tener propiedades de Primary Key, Foreign Key.</w:t>
      </w:r>
    </w:p>
    <w:p w14:paraId="1EAE8771" w14:textId="77777777" w:rsidR="008C6B6A" w:rsidRPr="00305AB4" w:rsidRDefault="008C6B6A" w:rsidP="008C6B6A">
      <w:pPr>
        <w:pStyle w:val="Texto"/>
        <w:numPr>
          <w:ilvl w:val="0"/>
          <w:numId w:val="14"/>
        </w:numPr>
      </w:pPr>
      <w:r w:rsidRPr="00305AB4">
        <w:rPr>
          <w:b/>
          <w:color w:val="000000"/>
        </w:rPr>
        <w:t>RF-E-04:</w:t>
      </w:r>
      <w:r>
        <w:rPr>
          <w:color w:val="000000"/>
        </w:rPr>
        <w:t xml:space="preserve"> El sistema debe permitir e</w:t>
      </w:r>
      <w:r w:rsidRPr="00066CD3">
        <w:rPr>
          <w:color w:val="000000"/>
        </w:rPr>
        <w:t xml:space="preserve">liminar </w:t>
      </w:r>
      <w:r>
        <w:rPr>
          <w:color w:val="000000"/>
        </w:rPr>
        <w:t>entidades o relaciones.</w:t>
      </w:r>
    </w:p>
    <w:p w14:paraId="288EBC10" w14:textId="77777777" w:rsidR="008C6B6A" w:rsidRPr="00E26D6F" w:rsidRDefault="008C6B6A" w:rsidP="008C6B6A">
      <w:pPr>
        <w:pStyle w:val="Texto"/>
        <w:numPr>
          <w:ilvl w:val="1"/>
          <w:numId w:val="14"/>
        </w:numPr>
      </w:pPr>
      <w:r w:rsidRPr="00305AB4">
        <w:rPr>
          <w:b/>
          <w:color w:val="000000"/>
        </w:rPr>
        <w:t>Comentario:</w:t>
      </w:r>
      <w:r>
        <w:rPr>
          <w:color w:val="000000"/>
        </w:rPr>
        <w:t xml:space="preserve"> En la superficie, utilizando su pluma, el estudiante seccionará un botón de eliminar, luego, deberá realiza un gesto de tachado para eliminar tanto entidades como relaciones</w:t>
      </w:r>
      <w:r w:rsidRPr="00066CD3">
        <w:rPr>
          <w:color w:val="000000"/>
        </w:rPr>
        <w:t>.</w:t>
      </w:r>
    </w:p>
    <w:p w14:paraId="06D18CA1" w14:textId="77777777" w:rsidR="008C6B6A" w:rsidRPr="0049318C" w:rsidRDefault="008C6B6A" w:rsidP="008C6B6A">
      <w:pPr>
        <w:pStyle w:val="Texto"/>
        <w:numPr>
          <w:ilvl w:val="0"/>
          <w:numId w:val="14"/>
        </w:numPr>
        <w:rPr>
          <w:b/>
        </w:rPr>
      </w:pPr>
      <w:r>
        <w:rPr>
          <w:b/>
          <w:color w:val="000000"/>
        </w:rPr>
        <w:t>RF-E</w:t>
      </w:r>
      <w:r w:rsidRPr="00E26D6F">
        <w:rPr>
          <w:b/>
          <w:color w:val="000000"/>
        </w:rPr>
        <w:t>-05:</w:t>
      </w:r>
      <w:r>
        <w:rPr>
          <w:color w:val="000000"/>
        </w:rPr>
        <w:t xml:space="preserve"> El sistema debe permitir modificar las cardinalidades de las relaciones en la superficie.</w:t>
      </w:r>
    </w:p>
    <w:p w14:paraId="300CB5A9" w14:textId="77777777" w:rsidR="008C6B6A" w:rsidRPr="00C9701F" w:rsidRDefault="008C6B6A" w:rsidP="008C6B6A">
      <w:pPr>
        <w:pStyle w:val="Texto"/>
        <w:numPr>
          <w:ilvl w:val="1"/>
          <w:numId w:val="14"/>
        </w:numPr>
      </w:pPr>
      <w:r w:rsidRPr="00C9701F">
        <w:rPr>
          <w:b/>
          <w:color w:val="000000"/>
        </w:rPr>
        <w:t>Comentario:</w:t>
      </w:r>
      <w:r>
        <w:rPr>
          <w:color w:val="000000"/>
        </w:rPr>
        <w:t xml:space="preserve"> Se debe poder escoger cualquier cardinalidad posible en las especificaciones de un modelo lógico de base de datos. Deberá cargar la cardinalidad de la relación a cambiar en la Tablet, con un gesto de click utilizando su pluma. Utilizando la tablet deberá poder escoger que tipo de cardinalidad deseada.</w:t>
      </w:r>
    </w:p>
    <w:p w14:paraId="72A1DE92" w14:textId="77777777" w:rsidR="008C6B6A" w:rsidRPr="00E26D6F" w:rsidRDefault="008C6B6A" w:rsidP="008C6B6A">
      <w:pPr>
        <w:pStyle w:val="Texto"/>
        <w:ind w:left="2265"/>
        <w:rPr>
          <w:b/>
        </w:rPr>
      </w:pPr>
    </w:p>
    <w:p w14:paraId="46E4807F" w14:textId="77777777" w:rsidR="008C6B6A" w:rsidRPr="0049318C" w:rsidRDefault="008C6B6A" w:rsidP="008C6B6A">
      <w:pPr>
        <w:pStyle w:val="Texto"/>
        <w:numPr>
          <w:ilvl w:val="0"/>
          <w:numId w:val="14"/>
        </w:numPr>
      </w:pPr>
      <w:r w:rsidRPr="0049318C">
        <w:rPr>
          <w:b/>
          <w:color w:val="000000"/>
        </w:rPr>
        <w:t>RF-E-06:</w:t>
      </w:r>
      <w:r>
        <w:rPr>
          <w:color w:val="000000"/>
        </w:rPr>
        <w:t xml:space="preserve"> El sistema debe permitir d</w:t>
      </w:r>
      <w:r w:rsidRPr="00066CD3">
        <w:rPr>
          <w:color w:val="000000"/>
        </w:rPr>
        <w:t xml:space="preserve">eshacer </w:t>
      </w:r>
      <w:r>
        <w:rPr>
          <w:color w:val="000000"/>
        </w:rPr>
        <w:t xml:space="preserve">cualquier </w:t>
      </w:r>
      <w:r w:rsidRPr="00066CD3">
        <w:rPr>
          <w:color w:val="000000"/>
        </w:rPr>
        <w:t>acción</w:t>
      </w:r>
      <w:r>
        <w:rPr>
          <w:color w:val="000000"/>
        </w:rPr>
        <w:t xml:space="preserve"> que haya realizado el estudiante.</w:t>
      </w:r>
    </w:p>
    <w:p w14:paraId="472272E9" w14:textId="77777777" w:rsidR="008C6B6A" w:rsidRPr="0045430B" w:rsidRDefault="008C6B6A" w:rsidP="008C6B6A">
      <w:pPr>
        <w:pStyle w:val="Texto"/>
        <w:numPr>
          <w:ilvl w:val="1"/>
          <w:numId w:val="14"/>
        </w:numPr>
      </w:pPr>
      <w:r w:rsidRPr="00CE4B80">
        <w:rPr>
          <w:b/>
          <w:color w:val="000000"/>
        </w:rPr>
        <w:t>Comentario:</w:t>
      </w:r>
      <w:r>
        <w:rPr>
          <w:color w:val="000000"/>
        </w:rPr>
        <w:t xml:space="preserve"> Sobre la superficie, presionando un </w:t>
      </w:r>
      <w:r w:rsidRPr="00066CD3">
        <w:rPr>
          <w:color w:val="000000"/>
        </w:rPr>
        <w:t xml:space="preserve"> botón </w:t>
      </w:r>
      <w:r>
        <w:rPr>
          <w:color w:val="000000"/>
        </w:rPr>
        <w:t>de D</w:t>
      </w:r>
      <w:r w:rsidRPr="00066CD3">
        <w:rPr>
          <w:color w:val="000000"/>
        </w:rPr>
        <w:t xml:space="preserve">eshacer, se </w:t>
      </w:r>
      <w:r>
        <w:rPr>
          <w:color w:val="000000"/>
        </w:rPr>
        <w:t>podrá restaurar un estado previo a la última acción del trabajo colaborativo</w:t>
      </w:r>
      <w:r w:rsidRPr="00066CD3">
        <w:rPr>
          <w:color w:val="000000"/>
        </w:rPr>
        <w:t>.</w:t>
      </w:r>
    </w:p>
    <w:p w14:paraId="0F9F2845" w14:textId="77777777" w:rsidR="008C6B6A" w:rsidRPr="0045430B" w:rsidRDefault="008C6B6A" w:rsidP="008C6B6A">
      <w:pPr>
        <w:pStyle w:val="Texto"/>
        <w:numPr>
          <w:ilvl w:val="0"/>
          <w:numId w:val="14"/>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67D88773" w14:textId="77777777" w:rsidR="008C6B6A" w:rsidRDefault="008C6B6A" w:rsidP="008C6B6A">
      <w:pPr>
        <w:pStyle w:val="Texto"/>
        <w:numPr>
          <w:ilvl w:val="1"/>
          <w:numId w:val="14"/>
        </w:numPr>
      </w:pPr>
      <w:r>
        <w:rPr>
          <w:b/>
          <w:color w:val="000000"/>
        </w:rPr>
        <w:t>Comentario:</w:t>
      </w:r>
      <w:r>
        <w:t xml:space="preserve"> Utilizando su pluma, cada estudiante podrá mover las entidades en cualquier posición de la superficie. Las relaciones que estés establecidas con la entidad a mover, deben adaptarse a cualquier posición que la entidad tenga.</w:t>
      </w:r>
    </w:p>
    <w:p w14:paraId="78D1434E" w14:textId="77777777" w:rsidR="008C6B6A" w:rsidRPr="0045430B" w:rsidRDefault="008C6B6A" w:rsidP="008C6B6A">
      <w:pPr>
        <w:pStyle w:val="Texto"/>
        <w:numPr>
          <w:ilvl w:val="0"/>
          <w:numId w:val="14"/>
        </w:numPr>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0F100332" w14:textId="77777777" w:rsidR="008C6B6A" w:rsidRDefault="008C6B6A" w:rsidP="008C6B6A">
      <w:pPr>
        <w:pStyle w:val="Texto"/>
        <w:numPr>
          <w:ilvl w:val="1"/>
          <w:numId w:val="14"/>
        </w:numPr>
      </w:pPr>
      <w:r>
        <w:rPr>
          <w:b/>
        </w:rPr>
        <w:t xml:space="preserve">Comentario: </w:t>
      </w:r>
      <w:r>
        <w:t>A través de un botón, el estudiante podrá guardar su trabajo colaborativo en cualquier momento haciendo click con su pluma. Se deberá poder permitir escoger el nombre del trabajo a guardar. Este archivo deberá contener todo el historial del proceso de creación del trabajo colaborativo.</w:t>
      </w:r>
    </w:p>
    <w:p w14:paraId="74575261" w14:textId="77777777" w:rsidR="008C6B6A" w:rsidRPr="0045430B" w:rsidRDefault="008C6B6A" w:rsidP="008C6B6A">
      <w:pPr>
        <w:pStyle w:val="Texto"/>
        <w:numPr>
          <w:ilvl w:val="0"/>
          <w:numId w:val="14"/>
        </w:numPr>
      </w:pPr>
      <w:r>
        <w:rPr>
          <w:b/>
        </w:rPr>
        <w:t>RF-</w:t>
      </w:r>
      <w:r w:rsidRPr="0045430B">
        <w:rPr>
          <w:b/>
        </w:rPr>
        <w:t>E-09:</w:t>
      </w:r>
      <w:r>
        <w:t xml:space="preserve"> El sistema debe permitir al estudiante autenticarse</w:t>
      </w:r>
      <w:r>
        <w:rPr>
          <w:color w:val="000000"/>
        </w:rPr>
        <w:t>.</w:t>
      </w:r>
    </w:p>
    <w:p w14:paraId="55003C70" w14:textId="77777777" w:rsidR="008C6B6A" w:rsidRDefault="008C6B6A" w:rsidP="008C6B6A">
      <w:pPr>
        <w:pStyle w:val="Texto"/>
        <w:numPr>
          <w:ilvl w:val="1"/>
          <w:numId w:val="14"/>
        </w:numPr>
      </w:pPr>
      <w:r>
        <w:rPr>
          <w:b/>
        </w:rPr>
        <w:t>Comentario</w:t>
      </w:r>
      <w:r w:rsidRPr="0045430B">
        <w:t>:</w:t>
      </w:r>
      <w:r>
        <w:t xml:space="preserve"> El estudiante deberá poder ingresar sus nombres completos y asociar su identidad a un color específico. El color que deberá escoger, será el color de la pluma que tenga en la sesión de trabajo colaborativo.</w:t>
      </w:r>
    </w:p>
    <w:p w14:paraId="051B6F6E" w14:textId="77777777" w:rsidR="008C6B6A" w:rsidRDefault="008C6B6A" w:rsidP="008C6B6A">
      <w:pPr>
        <w:pStyle w:val="Texto"/>
        <w:ind w:left="2265"/>
      </w:pPr>
    </w:p>
    <w:p w14:paraId="088E812B" w14:textId="77777777" w:rsidR="008C6B6A" w:rsidRPr="0045430B" w:rsidRDefault="008C6B6A" w:rsidP="008C6B6A">
      <w:pPr>
        <w:pStyle w:val="Texto"/>
        <w:numPr>
          <w:ilvl w:val="0"/>
          <w:numId w:val="14"/>
        </w:numPr>
      </w:pPr>
      <w:r>
        <w:rPr>
          <w:b/>
        </w:rPr>
        <w:t>RF-</w:t>
      </w:r>
      <w:r w:rsidRPr="0045430B">
        <w:rPr>
          <w:b/>
        </w:rPr>
        <w:t>E-</w:t>
      </w:r>
      <w:r>
        <w:rPr>
          <w:b/>
        </w:rPr>
        <w:t>10</w:t>
      </w:r>
      <w:r w:rsidRPr="0045430B">
        <w:rPr>
          <w:b/>
        </w:rPr>
        <w:t>:</w:t>
      </w:r>
      <w:r>
        <w:t xml:space="preserve"> El sistema debe permitir realizar todas las operaciones anteriormente mencionadas a varios estudiantes de manera simultánea</w:t>
      </w:r>
      <w:r>
        <w:rPr>
          <w:color w:val="000000"/>
        </w:rPr>
        <w:t>.</w:t>
      </w:r>
    </w:p>
    <w:p w14:paraId="5DFDF68E" w14:textId="77777777" w:rsidR="008C6B6A" w:rsidRDefault="008C6B6A" w:rsidP="008C6B6A">
      <w:pPr>
        <w:pStyle w:val="Texto"/>
        <w:numPr>
          <w:ilvl w:val="1"/>
          <w:numId w:val="14"/>
        </w:numPr>
      </w:pPr>
      <w:r>
        <w:rPr>
          <w:b/>
        </w:rPr>
        <w:t>Comentario</w:t>
      </w:r>
      <w:r w:rsidRPr="0045430B">
        <w:t>:</w:t>
      </w:r>
      <w:r>
        <w:t xml:space="preserve"> Este requerimiento refiere a la que debe proveer una interfaz multiouch.</w:t>
      </w:r>
    </w:p>
    <w:p w14:paraId="72E89EAB" w14:textId="77777777" w:rsidR="008C6B6A" w:rsidRDefault="008C6B6A" w:rsidP="008C6B6A">
      <w:pPr>
        <w:pStyle w:val="Texto"/>
        <w:ind w:left="2265"/>
      </w:pPr>
    </w:p>
    <w:p w14:paraId="611BF457" w14:textId="77777777" w:rsidR="008C6B6A" w:rsidRPr="00883E19" w:rsidRDefault="008C6B6A" w:rsidP="008C6B6A">
      <w:pPr>
        <w:pStyle w:val="Texto"/>
        <w:numPr>
          <w:ilvl w:val="0"/>
          <w:numId w:val="14"/>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08798EF1" w14:textId="77777777" w:rsidR="008C6B6A" w:rsidRDefault="008C6B6A" w:rsidP="008C6B6A">
      <w:pPr>
        <w:pStyle w:val="Texto"/>
        <w:ind w:left="1545"/>
      </w:pPr>
    </w:p>
    <w:p w14:paraId="3A6D6527" w14:textId="77777777" w:rsidR="008C6B6A" w:rsidRDefault="008C6B6A" w:rsidP="008C6B6A">
      <w:pPr>
        <w:pStyle w:val="Texto"/>
        <w:numPr>
          <w:ilvl w:val="0"/>
          <w:numId w:val="14"/>
        </w:numPr>
      </w:pPr>
      <w:r>
        <w:rPr>
          <w:b/>
        </w:rPr>
        <w:t>RF</w:t>
      </w:r>
      <w:r w:rsidRPr="00264C26">
        <w:rPr>
          <w:b/>
        </w:rPr>
        <w:t>-P-</w:t>
      </w:r>
      <w:r>
        <w:rPr>
          <w:b/>
        </w:rPr>
        <w:t>02</w:t>
      </w:r>
      <w:r w:rsidRPr="00264C26">
        <w:rPr>
          <w:b/>
        </w:rPr>
        <w:t>:</w:t>
      </w:r>
      <w:r>
        <w:t xml:space="preserve"> El sistema debe permitir visualizar el trabajo colaborativo guardado por los estudiantes a través de una aplicación web.</w:t>
      </w:r>
    </w:p>
    <w:p w14:paraId="11CE6C73" w14:textId="77777777" w:rsidR="008C6B6A" w:rsidRDefault="008C6B6A" w:rsidP="008C6B6A">
      <w:pPr>
        <w:pStyle w:val="Texto"/>
        <w:numPr>
          <w:ilvl w:val="1"/>
          <w:numId w:val="14"/>
        </w:numPr>
      </w:pPr>
      <w:r w:rsidRPr="00883E19">
        <w:rPr>
          <w:b/>
        </w:rPr>
        <w:t>Comentario</w:t>
      </w:r>
      <w:r w:rsidRPr="00883E19">
        <w:t xml:space="preserve">: </w:t>
      </w:r>
      <w:r>
        <w:t xml:space="preserve">Utilizando el archivo de trabajo colaborativo, provisto por los estudiantes, se deberá cargar la información asociada a la creación de una sesión de diseño. La aplicación web deberá permitir observar una animación del proceso de creación del trabajo colaborativo, en el que se observen todas las acciones realizadas. Se mostrarán los nombres de los estudiantes y sus aportaciones (entidades, relaciones, atributos) con un color único.  </w:t>
      </w:r>
    </w:p>
    <w:p w14:paraId="3723451B" w14:textId="77777777" w:rsidR="008C6B6A" w:rsidRPr="00883E19" w:rsidRDefault="008C6B6A" w:rsidP="008C6B6A">
      <w:pPr>
        <w:pStyle w:val="Texto"/>
        <w:numPr>
          <w:ilvl w:val="0"/>
          <w:numId w:val="14"/>
        </w:numPr>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5F1EE1AB" w14:textId="77777777" w:rsidR="008C6B6A" w:rsidRDefault="008C6B6A" w:rsidP="008C6B6A">
      <w:pPr>
        <w:pStyle w:val="Texto"/>
        <w:numPr>
          <w:ilvl w:val="1"/>
          <w:numId w:val="14"/>
        </w:numPr>
      </w:pPr>
      <w:r w:rsidRPr="00883E19">
        <w:rPr>
          <w:b/>
        </w:rPr>
        <w:t>Comentario:</w:t>
      </w:r>
      <w:r>
        <w:t xml:space="preserve"> En la aplicación web, las estadísticas mostradas deberán ser: Porcentaje de participación global, porcentaje de participación por acciones realizadas (crear, eliminar, modificar objetos), y número de acciones realizadas (crear, eliminar, modificar) clasificadas por entidades y relaciones.</w:t>
      </w:r>
    </w:p>
    <w:p w14:paraId="3EC43430" w14:textId="77777777" w:rsidR="008C6B6A" w:rsidRDefault="008C6B6A" w:rsidP="008C6B6A">
      <w:pPr>
        <w:pStyle w:val="Texto"/>
        <w:numPr>
          <w:ilvl w:val="0"/>
          <w:numId w:val="14"/>
        </w:numPr>
      </w:pPr>
      <w:r>
        <w:rPr>
          <w:b/>
        </w:rPr>
        <w:t>RF</w:t>
      </w:r>
      <w:r w:rsidRPr="00264C26">
        <w:rPr>
          <w:b/>
        </w:rPr>
        <w:t>-P-</w:t>
      </w:r>
      <w:r>
        <w:rPr>
          <w:b/>
        </w:rPr>
        <w:t>04</w:t>
      </w:r>
      <w:r w:rsidRPr="00264C26">
        <w:rPr>
          <w:b/>
        </w:rPr>
        <w:t>:</w:t>
      </w:r>
      <w:r>
        <w:t xml:space="preserve"> El sistema debe permitir monitorear varias sesiones de trabajo colaborativo al profesor en todo momento.</w:t>
      </w:r>
    </w:p>
    <w:p w14:paraId="0812F1D4" w14:textId="77777777" w:rsidR="008C6B6A" w:rsidRDefault="008C6B6A" w:rsidP="008C6B6A">
      <w:pPr>
        <w:pStyle w:val="Texto"/>
        <w:numPr>
          <w:ilvl w:val="1"/>
          <w:numId w:val="14"/>
        </w:numPr>
      </w:pPr>
      <w:r w:rsidRPr="00883E19">
        <w:rPr>
          <w:b/>
        </w:rPr>
        <w:t>Comentario</w:t>
      </w:r>
      <w:r w:rsidRPr="00883E19">
        <w:t xml:space="preserve">: </w:t>
      </w:r>
      <w:r>
        <w:t xml:space="preserve">Utilizando una aplicación web deberá permitir al profesor observar el estado actual del trabajo colaborativo de varios grupos que se encuentren en una sesión activa de trabajo colaborativo. Se mostrarán los nombres de los estudiantes y sus aportaciones (entidades, relaciones, atributos) con un color único para este. El profesor, previamente definirá numéricamente cuales es la cantidad mínima de Atributos, Entidades y Relaciones para posteriormente calcular numéricamente el porcentaje de avance de cada grupo. </w:t>
      </w:r>
    </w:p>
    <w:p w14:paraId="59D40411" w14:textId="77777777" w:rsidR="008C6B6A" w:rsidRDefault="008C6B6A" w:rsidP="008C6B6A">
      <w:pPr>
        <w:pStyle w:val="Texto"/>
        <w:ind w:left="2265"/>
      </w:pPr>
      <w:r>
        <w:t>Además cada estudiante tendrá un semáforo, el cual representará si está colaborando activamente o ha dejado de colaborar en el trabajo colaborativo en los últimos 5 minutos.</w:t>
      </w:r>
    </w:p>
    <w:p w14:paraId="35ACE6E7" w14:textId="77777777" w:rsidR="008C6B6A" w:rsidRPr="00883E19" w:rsidRDefault="008C6B6A" w:rsidP="008C6B6A">
      <w:pPr>
        <w:pStyle w:val="Texto"/>
        <w:numPr>
          <w:ilvl w:val="0"/>
          <w:numId w:val="14"/>
        </w:numPr>
      </w:pPr>
      <w:r>
        <w:rPr>
          <w:b/>
        </w:rPr>
        <w:t xml:space="preserve">RF-P-05: </w:t>
      </w:r>
      <w:r>
        <w:t>El sistema debe permitir  al profesor, v</w:t>
      </w:r>
      <w:r w:rsidRPr="00066CD3">
        <w:rPr>
          <w:color w:val="000000"/>
        </w:rPr>
        <w:t>isualizar estadísticas</w:t>
      </w:r>
      <w:r>
        <w:rPr>
          <w:color w:val="000000"/>
        </w:rPr>
        <w:t xml:space="preserve"> de participación</w:t>
      </w:r>
      <w:r w:rsidRPr="00066CD3">
        <w:rPr>
          <w:color w:val="000000"/>
        </w:rPr>
        <w:t xml:space="preserve"> </w:t>
      </w:r>
      <w:r>
        <w:rPr>
          <w:color w:val="000000"/>
        </w:rPr>
        <w:t>durante el monitoreo de grupos.</w:t>
      </w:r>
    </w:p>
    <w:p w14:paraId="452306E2" w14:textId="77777777" w:rsidR="008C6B6A" w:rsidRDefault="008C6B6A" w:rsidP="008C6B6A">
      <w:pPr>
        <w:pStyle w:val="Texto"/>
        <w:numPr>
          <w:ilvl w:val="1"/>
          <w:numId w:val="14"/>
        </w:numPr>
      </w:pPr>
      <w:r w:rsidRPr="00883E19">
        <w:rPr>
          <w:b/>
        </w:rPr>
        <w:t>Comentario:</w:t>
      </w:r>
      <w:r>
        <w:t xml:space="preserve"> En una aplicación web, las estadísticas mostradas deberán ser: Porcentaje de participación global, porcentaje de participación por acciones realizadas (crear, eliminar, modificar objetos), y número de acciones realizadas (crear, eliminar, modificar) clasificadas por entidades y relaciones.</w:t>
      </w:r>
    </w:p>
    <w:p w14:paraId="6BCBD335" w14:textId="77777777" w:rsidR="008C6B6A" w:rsidRDefault="008C6B6A" w:rsidP="008C6B6A">
      <w:pPr>
        <w:pStyle w:val="NombreCapitulo"/>
        <w:numPr>
          <w:ilvl w:val="0"/>
          <w:numId w:val="0"/>
        </w:numPr>
        <w:ind w:left="360" w:hanging="360"/>
      </w:pPr>
    </w:p>
    <w:p w14:paraId="0572808F" w14:textId="63C02E1D" w:rsidR="008C6B6A" w:rsidRDefault="008C6B6A" w:rsidP="00FA5B69">
      <w:pPr>
        <w:pStyle w:val="Subtitulo2"/>
      </w:pPr>
      <w:bookmarkStart w:id="93" w:name="_Toc414964228"/>
      <w:r>
        <w:t>REQUERIMIENTOS NO FUNCIONALES</w:t>
      </w:r>
      <w:bookmarkEnd w:id="93"/>
    </w:p>
    <w:p w14:paraId="14BA9B6F" w14:textId="77777777" w:rsidR="008C6B6A" w:rsidRDefault="008C6B6A" w:rsidP="008C6B6A">
      <w:pPr>
        <w:pStyle w:val="Texto"/>
        <w:numPr>
          <w:ilvl w:val="0"/>
          <w:numId w:val="15"/>
        </w:numPr>
      </w:pPr>
      <w:r>
        <w:rPr>
          <w:b/>
        </w:rPr>
        <w:t xml:space="preserve">RNF-01: </w:t>
      </w:r>
      <w:r w:rsidRPr="00633CAC">
        <w:t>El sistema debe ser robusto, es decir que debe recuperarse de manera inmediata en caso de ocurrir una caída del sistema.</w:t>
      </w:r>
    </w:p>
    <w:p w14:paraId="55E9AE9D" w14:textId="77777777" w:rsidR="008C6B6A" w:rsidRPr="00B501CE" w:rsidRDefault="008C6B6A" w:rsidP="008C6B6A">
      <w:pPr>
        <w:pStyle w:val="Texto"/>
        <w:numPr>
          <w:ilvl w:val="0"/>
          <w:numId w:val="15"/>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00DCAD35" w14:textId="77777777" w:rsidR="008C6B6A" w:rsidRDefault="008C6B6A" w:rsidP="008C6B6A">
      <w:pPr>
        <w:pStyle w:val="Texto"/>
        <w:numPr>
          <w:ilvl w:val="0"/>
          <w:numId w:val="15"/>
        </w:numPr>
      </w:pPr>
      <w:r w:rsidRPr="00B501CE">
        <w:rPr>
          <w:b/>
        </w:rPr>
        <w:t>RNF-03:</w:t>
      </w:r>
      <w:r>
        <w:t xml:space="preserve"> </w:t>
      </w:r>
      <w:r w:rsidRPr="006F7317">
        <w:t>El código del sistema deberá estar documentado de manera correcta de manera que debiera ser fácil de modificar</w:t>
      </w:r>
      <w:r>
        <w:t>.</w:t>
      </w:r>
    </w:p>
    <w:p w14:paraId="2CED7A82" w14:textId="77777777" w:rsidR="008C6B6A" w:rsidRPr="006F7317" w:rsidRDefault="008C6B6A" w:rsidP="008C6B6A">
      <w:pPr>
        <w:pStyle w:val="Texto"/>
        <w:numPr>
          <w:ilvl w:val="0"/>
          <w:numId w:val="15"/>
        </w:numPr>
      </w:pPr>
      <w:r>
        <w:rPr>
          <w:b/>
        </w:rPr>
        <w:t xml:space="preserve">RNF-04: </w:t>
      </w:r>
      <w:r>
        <w:t>El sistema debe asegurar la facilidad de uso. La duración del entrenamiento previo para usuarios inexpertos deberá  de  ser 20 minutos o menos.</w:t>
      </w:r>
    </w:p>
    <w:p w14:paraId="2D81A62B" w14:textId="77777777" w:rsidR="008C6B6A" w:rsidRDefault="008C6B6A" w:rsidP="008C6B6A">
      <w:pPr>
        <w:pStyle w:val="Texto"/>
        <w:numPr>
          <w:ilvl w:val="0"/>
          <w:numId w:val="15"/>
        </w:numPr>
      </w:pPr>
      <w:r w:rsidRPr="00920C4E">
        <w:rPr>
          <w:b/>
        </w:rPr>
        <w:t>RNF-05:</w:t>
      </w:r>
      <w:r>
        <w:t xml:space="preserve"> El sistema debe usar una cantidad mínima de recursos del computador.</w:t>
      </w:r>
    </w:p>
    <w:p w14:paraId="61D095E6" w14:textId="77777777" w:rsidR="008C6B6A" w:rsidRDefault="008C6B6A" w:rsidP="008C6B6A">
      <w:pPr>
        <w:pStyle w:val="Texto"/>
        <w:numPr>
          <w:ilvl w:val="0"/>
          <w:numId w:val="15"/>
        </w:numPr>
      </w:pPr>
      <w:r w:rsidRPr="00920C4E">
        <w:rPr>
          <w:b/>
        </w:rPr>
        <w:t>RNF-06:</w:t>
      </w:r>
      <w:r>
        <w:t xml:space="preserve"> El sistema debe ser portable. Se debe asegurar la facilidad de configuración para el despliegue de nuevas superficies colaborativas.</w:t>
      </w:r>
    </w:p>
    <w:p w14:paraId="1A138BAF" w14:textId="2DC54B73" w:rsidR="008C6B6A" w:rsidRDefault="008C6B6A" w:rsidP="008C6B6A">
      <w:pPr>
        <w:pStyle w:val="Texto"/>
        <w:numPr>
          <w:ilvl w:val="0"/>
          <w:numId w:val="15"/>
        </w:numPr>
      </w:pPr>
      <w:r>
        <w:rPr>
          <w:b/>
        </w:rPr>
        <w:t>RNF-</w:t>
      </w:r>
      <w:r>
        <w:t>07: El costo de construcción del sistema completo debe ser menor que el costo de las soluciones similares disponibles en e</w:t>
      </w:r>
      <w:r w:rsidR="0071269C">
        <w:t>l</w:t>
      </w:r>
      <w:r>
        <w:t xml:space="preserve"> mercado.</w:t>
      </w:r>
    </w:p>
    <w:p w14:paraId="7AE282C0" w14:textId="77777777" w:rsidR="008C6B6A" w:rsidRDefault="008C6B6A" w:rsidP="008C6B6A">
      <w:pPr>
        <w:pStyle w:val="Subtitulocapitulo"/>
        <w:numPr>
          <w:ilvl w:val="0"/>
          <w:numId w:val="0"/>
        </w:numPr>
      </w:pPr>
    </w:p>
    <w:p w14:paraId="5EBEF935" w14:textId="6402CD55" w:rsidR="008C6B6A" w:rsidRDefault="008C6B6A" w:rsidP="008C6B6A">
      <w:pPr>
        <w:pStyle w:val="Subtitulocapitulo"/>
        <w:ind w:left="792" w:hanging="432"/>
      </w:pPr>
      <w:bookmarkStart w:id="94" w:name="_Toc414964229"/>
      <w:r>
        <w:t>CASOS DE USO</w:t>
      </w:r>
      <w:bookmarkEnd w:id="94"/>
    </w:p>
    <w:p w14:paraId="5F6B5106" w14:textId="5551A80F" w:rsidR="008C6B6A" w:rsidRDefault="008C6B6A" w:rsidP="008C6B6A">
      <w:pPr>
        <w:pStyle w:val="Texto"/>
        <w:ind w:left="0"/>
      </w:pPr>
      <w:r>
        <w:t xml:space="preserve">A partir de los requerimientos identificados en la sección anterior, se describen aquí los casos de uso para los dos tipos de usuario. </w:t>
      </w:r>
    </w:p>
    <w:p w14:paraId="33104D2A" w14:textId="77777777" w:rsidR="008C6B6A" w:rsidRPr="00525F5D" w:rsidRDefault="008C6B6A" w:rsidP="008C6B6A">
      <w:pPr>
        <w:pStyle w:val="Texto"/>
        <w:ind w:left="1416"/>
        <w:rPr>
          <w:b/>
        </w:rPr>
      </w:pPr>
      <w:r w:rsidRPr="00525F5D">
        <w:rPr>
          <w:b/>
        </w:rPr>
        <w:t>Diagramas de casos de uso</w:t>
      </w:r>
    </w:p>
    <w:p w14:paraId="136D1303" w14:textId="77777777" w:rsidR="008C6B6A" w:rsidRDefault="008C6B6A" w:rsidP="008C6B6A">
      <w:pPr>
        <w:pStyle w:val="NormalWeb"/>
        <w:spacing w:before="0" w:beforeAutospacing="0" w:after="0" w:afterAutospacing="0"/>
        <w:jc w:val="center"/>
      </w:pPr>
    </w:p>
    <w:p w14:paraId="5A7F09E5" w14:textId="77777777" w:rsidR="008C6B6A" w:rsidRDefault="008C6B6A" w:rsidP="008C6B6A">
      <w:pPr>
        <w:pStyle w:val="NormalWeb"/>
        <w:spacing w:before="0" w:beforeAutospacing="0" w:after="0" w:afterAutospacing="0"/>
        <w:jc w:val="center"/>
      </w:pPr>
    </w:p>
    <w:p w14:paraId="56AB6BAF" w14:textId="77777777" w:rsidR="008C6B6A" w:rsidRDefault="008C6B6A" w:rsidP="008C6B6A">
      <w:pPr>
        <w:pStyle w:val="NormalWeb"/>
        <w:spacing w:before="0" w:beforeAutospacing="0" w:after="0" w:afterAutospacing="0"/>
        <w:jc w:val="right"/>
        <w:rPr>
          <w:noProof/>
        </w:rPr>
      </w:pPr>
    </w:p>
    <w:p w14:paraId="094EFC15" w14:textId="77777777" w:rsidR="008C6B6A" w:rsidRDefault="008C6B6A" w:rsidP="008C6B6A">
      <w:pPr>
        <w:pStyle w:val="NormalWeb"/>
        <w:spacing w:before="0" w:beforeAutospacing="0" w:after="0" w:afterAutospacing="0"/>
        <w:jc w:val="right"/>
      </w:pPr>
      <w:r>
        <w:rPr>
          <w:noProof/>
          <w:lang w:val="en-US" w:eastAsia="en-US"/>
        </w:rPr>
        <w:drawing>
          <wp:inline distT="0" distB="0" distL="0" distR="0" wp14:anchorId="3C1DC884" wp14:editId="5DA24AC4">
            <wp:extent cx="4979670" cy="344732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5695" cy="3451496"/>
                    </a:xfrm>
                    <a:prstGeom prst="rect">
                      <a:avLst/>
                    </a:prstGeom>
                  </pic:spPr>
                </pic:pic>
              </a:graphicData>
            </a:graphic>
          </wp:inline>
        </w:drawing>
      </w:r>
    </w:p>
    <w:p w14:paraId="36296D7F" w14:textId="166738EF" w:rsidR="008C6B6A" w:rsidRDefault="008C6B6A" w:rsidP="00606CBF">
      <w:pPr>
        <w:pStyle w:val="Figuras"/>
        <w:jc w:val="center"/>
      </w:pPr>
      <w:bookmarkStart w:id="95" w:name="_Toc414976441"/>
      <w:r>
        <w:rPr>
          <w:b/>
        </w:rPr>
        <w:t>Figura 3.1:</w:t>
      </w:r>
      <w:r>
        <w:t xml:space="preserve"> Diagrama de casos de uso del sistema</w:t>
      </w:r>
      <w:bookmarkEnd w:id="95"/>
    </w:p>
    <w:p w14:paraId="70E15630" w14:textId="77777777" w:rsidR="00067A73" w:rsidRDefault="00067A73" w:rsidP="008C6B6A">
      <w:pPr>
        <w:pStyle w:val="Texto"/>
      </w:pPr>
    </w:p>
    <w:p w14:paraId="6E5A7FFE" w14:textId="5C2DA4D3" w:rsidR="008C6B6A" w:rsidRPr="004139D1" w:rsidRDefault="008C6B6A" w:rsidP="008C6B6A">
      <w:pPr>
        <w:pStyle w:val="Texto"/>
      </w:pPr>
      <w:r w:rsidRPr="004139D1">
        <w:t>La figura 3.1 presenta el diagr</w:t>
      </w:r>
      <w:r w:rsidR="001C5EC1">
        <w:t>ama de casos de uso del sistema. E</w:t>
      </w:r>
      <w:r w:rsidRPr="004139D1">
        <w:t xml:space="preserve">n las siguientes sub-secciones se describe en detalle este diagrama. </w:t>
      </w:r>
    </w:p>
    <w:p w14:paraId="20ED31D4" w14:textId="77777777" w:rsidR="008C6B6A" w:rsidRDefault="008C6B6A" w:rsidP="008C6B6A">
      <w:pPr>
        <w:pStyle w:val="Texto"/>
        <w:rPr>
          <w:b/>
          <w:bCs/>
          <w:color w:val="000000"/>
        </w:rPr>
      </w:pPr>
    </w:p>
    <w:p w14:paraId="469D63EA" w14:textId="77777777" w:rsidR="008C6B6A" w:rsidRPr="00667201" w:rsidRDefault="008C6B6A" w:rsidP="008C6B6A">
      <w:pPr>
        <w:pStyle w:val="Texto"/>
      </w:pPr>
      <w:r w:rsidRPr="00667201">
        <w:rPr>
          <w:b/>
          <w:bCs/>
          <w:color w:val="000000"/>
        </w:rPr>
        <w:t xml:space="preserve">Actores </w:t>
      </w:r>
    </w:p>
    <w:p w14:paraId="1F0ECFF1" w14:textId="77777777" w:rsidR="008C6B6A" w:rsidRPr="00667201" w:rsidRDefault="008C6B6A" w:rsidP="008C6B6A">
      <w:pPr>
        <w:pStyle w:val="Texto"/>
        <w:ind w:left="1416"/>
        <w:rPr>
          <w:color w:val="000000"/>
        </w:rPr>
      </w:pPr>
      <w:r w:rsidRPr="00667201">
        <w:rPr>
          <w:b/>
          <w:bCs/>
          <w:color w:val="000000"/>
        </w:rPr>
        <w:t>Estudiante</w:t>
      </w:r>
      <w:r>
        <w:rPr>
          <w:color w:val="000000"/>
        </w:rPr>
        <w:t xml:space="preserve">.- </w:t>
      </w:r>
      <w:r w:rsidRPr="00667201">
        <w:rPr>
          <w:color w:val="000000"/>
        </w:rPr>
        <w:t>Una persona interesada en realizar modelos lógicos de bases de datos representados a través de diagramas entidad-relación. Esta persona puede realizar sus trabajos de manera individual o de manera colaborativa.</w:t>
      </w:r>
    </w:p>
    <w:p w14:paraId="164C126A" w14:textId="77777777" w:rsidR="008C6B6A" w:rsidRPr="00667201" w:rsidRDefault="008C6B6A" w:rsidP="008C6B6A">
      <w:pPr>
        <w:pStyle w:val="Texto"/>
        <w:ind w:left="1416"/>
        <w:rPr>
          <w:b/>
          <w:bCs/>
          <w:color w:val="000000"/>
        </w:rPr>
      </w:pPr>
      <w:r w:rsidRPr="00667201">
        <w:rPr>
          <w:b/>
          <w:bCs/>
          <w:color w:val="000000"/>
        </w:rPr>
        <w:t xml:space="preserve">Profesor.- </w:t>
      </w:r>
      <w:r w:rsidRPr="00667201">
        <w:rPr>
          <w:color w:val="000000"/>
        </w:rPr>
        <w:t>La persona interesada en que es</w:t>
      </w:r>
      <w:r>
        <w:rPr>
          <w:color w:val="000000"/>
        </w:rPr>
        <w:t>tudiantes realicen diagramas entidad-relación</w:t>
      </w:r>
      <w:r w:rsidRPr="00667201">
        <w:rPr>
          <w:color w:val="000000"/>
        </w:rPr>
        <w:t xml:space="preserve"> como parte de una tarea grupal en el aula de clases. Esta </w:t>
      </w:r>
      <w:r>
        <w:rPr>
          <w:color w:val="000000"/>
        </w:rPr>
        <w:t xml:space="preserve"> persona podría estar</w:t>
      </w:r>
      <w:r w:rsidRPr="00667201">
        <w:rPr>
          <w:color w:val="000000"/>
        </w:rPr>
        <w:t xml:space="preserve"> interesada en monitorear el avance del trabajo de </w:t>
      </w:r>
      <w:r>
        <w:rPr>
          <w:color w:val="000000"/>
        </w:rPr>
        <w:t>varios</w:t>
      </w:r>
      <w:r w:rsidRPr="00667201">
        <w:rPr>
          <w:color w:val="000000"/>
        </w:rPr>
        <w:t xml:space="preserve"> grupos, así como la revisión del trabajo finalizado. </w:t>
      </w:r>
    </w:p>
    <w:p w14:paraId="7F6B3961" w14:textId="77777777" w:rsidR="008C6B6A" w:rsidRDefault="008C6B6A" w:rsidP="008C6B6A">
      <w:pPr>
        <w:pStyle w:val="Texto"/>
      </w:pPr>
    </w:p>
    <w:p w14:paraId="4F854C60" w14:textId="77777777" w:rsidR="008C6B6A" w:rsidRPr="00D25799" w:rsidRDefault="008C6B6A" w:rsidP="008C6B6A">
      <w:pPr>
        <w:pStyle w:val="Texto"/>
        <w:rPr>
          <w:b/>
        </w:rPr>
      </w:pPr>
      <w:r w:rsidRPr="00D25799">
        <w:rPr>
          <w:b/>
          <w:color w:val="000000"/>
        </w:rPr>
        <w:t>Casos de Uso</w:t>
      </w:r>
    </w:p>
    <w:p w14:paraId="47CFEEBE" w14:textId="77777777" w:rsidR="008C6B6A" w:rsidRPr="00667201" w:rsidRDefault="008C6B6A" w:rsidP="008C6B6A">
      <w:pPr>
        <w:pStyle w:val="Texto"/>
      </w:pPr>
    </w:p>
    <w:p w14:paraId="0F06D022" w14:textId="77777777" w:rsidR="008C6B6A" w:rsidRPr="00667201" w:rsidRDefault="008C6B6A" w:rsidP="008C6B6A">
      <w:pPr>
        <w:pStyle w:val="Texto"/>
        <w:numPr>
          <w:ilvl w:val="0"/>
          <w:numId w:val="16"/>
        </w:numPr>
      </w:pPr>
      <w:r w:rsidRPr="00667201">
        <w:rPr>
          <w:b/>
          <w:bCs/>
          <w:color w:val="000000"/>
        </w:rPr>
        <w:t>Realizar trabajo grupal</w:t>
      </w:r>
      <w:r>
        <w:t xml:space="preserve">: </w:t>
      </w:r>
      <w:r w:rsidRPr="00667201">
        <w:rPr>
          <w:color w:val="000000"/>
        </w:rPr>
        <w:t xml:space="preserve">Varios estudiantes se autentican en el sistema y realizan un trabajo en el que elaboran un diagrama </w:t>
      </w:r>
      <w:r>
        <w:rPr>
          <w:color w:val="000000"/>
        </w:rPr>
        <w:t>entidad-relación</w:t>
      </w:r>
      <w:r w:rsidRPr="00667201">
        <w:rPr>
          <w:color w:val="000000"/>
        </w:rPr>
        <w:t xml:space="preserve"> sobre una superficie colaborativa.</w:t>
      </w:r>
    </w:p>
    <w:p w14:paraId="136B6B6A" w14:textId="77777777" w:rsidR="008C6B6A" w:rsidRPr="00667201" w:rsidRDefault="008C6B6A" w:rsidP="008C6B6A">
      <w:pPr>
        <w:pStyle w:val="Texto"/>
      </w:pPr>
    </w:p>
    <w:p w14:paraId="1B048ACA" w14:textId="77777777" w:rsidR="008C6B6A" w:rsidRPr="00667201" w:rsidRDefault="008C6B6A" w:rsidP="008C6B6A">
      <w:pPr>
        <w:pStyle w:val="Texto"/>
        <w:numPr>
          <w:ilvl w:val="0"/>
          <w:numId w:val="16"/>
        </w:numPr>
      </w:pPr>
      <w:r w:rsidRPr="00667201">
        <w:rPr>
          <w:b/>
          <w:bCs/>
          <w:color w:val="000000"/>
        </w:rPr>
        <w:t>Monitorear avance de tarea grupal</w:t>
      </w:r>
      <w:r>
        <w:t xml:space="preserve">: </w:t>
      </w:r>
      <w:r w:rsidRPr="00667201">
        <w:rPr>
          <w:color w:val="000000"/>
        </w:rPr>
        <w:t xml:space="preserve">Un profesor revisa el estado actual de la tarea de varios grupos que realizan </w:t>
      </w:r>
      <w:r>
        <w:rPr>
          <w:color w:val="000000"/>
        </w:rPr>
        <w:t>trabajos colaborativos de diagramas entidad-relación</w:t>
      </w:r>
      <w:r w:rsidRPr="00667201">
        <w:rPr>
          <w:color w:val="000000"/>
        </w:rPr>
        <w:t>.</w:t>
      </w:r>
    </w:p>
    <w:p w14:paraId="184D3396" w14:textId="77777777" w:rsidR="008C6B6A" w:rsidRPr="00667201" w:rsidRDefault="008C6B6A" w:rsidP="008C6B6A">
      <w:pPr>
        <w:pStyle w:val="Texto"/>
      </w:pPr>
    </w:p>
    <w:p w14:paraId="64C0D0EA" w14:textId="77777777" w:rsidR="008C6B6A" w:rsidRPr="00667201" w:rsidRDefault="008C6B6A" w:rsidP="008C6B6A">
      <w:pPr>
        <w:pStyle w:val="Texto"/>
        <w:numPr>
          <w:ilvl w:val="0"/>
          <w:numId w:val="16"/>
        </w:numPr>
      </w:pPr>
      <w:r w:rsidRPr="00667201">
        <w:rPr>
          <w:b/>
          <w:bCs/>
          <w:color w:val="000000"/>
        </w:rPr>
        <w:t>Revisar el trabajo final</w:t>
      </w:r>
      <w:r>
        <w:t xml:space="preserve">: </w:t>
      </w:r>
      <w:r w:rsidRPr="00667201">
        <w:rPr>
          <w:color w:val="000000"/>
        </w:rPr>
        <w:t>El profesor revisa el trabajo</w:t>
      </w:r>
      <w:r>
        <w:rPr>
          <w:color w:val="000000"/>
        </w:rPr>
        <w:t xml:space="preserve"> final de diseño de diagramas entidad-relación</w:t>
      </w:r>
      <w:r w:rsidRPr="00667201">
        <w:rPr>
          <w:color w:val="000000"/>
        </w:rPr>
        <w:t xml:space="preserve">, </w:t>
      </w:r>
      <w:r>
        <w:rPr>
          <w:color w:val="000000"/>
        </w:rPr>
        <w:t xml:space="preserve">utilizando </w:t>
      </w:r>
      <w:r w:rsidRPr="00667201">
        <w:rPr>
          <w:color w:val="000000"/>
        </w:rPr>
        <w:t xml:space="preserve">un archivo </w:t>
      </w:r>
      <w:r>
        <w:rPr>
          <w:color w:val="000000"/>
        </w:rPr>
        <w:t xml:space="preserve">provisto por </w:t>
      </w:r>
      <w:r w:rsidRPr="00667201">
        <w:rPr>
          <w:color w:val="000000"/>
        </w:rPr>
        <w:t>los estudiantes que participaron</w:t>
      </w:r>
      <w:r>
        <w:rPr>
          <w:color w:val="000000"/>
        </w:rPr>
        <w:t xml:space="preserve"> previamente</w:t>
      </w:r>
      <w:r w:rsidRPr="00667201">
        <w:rPr>
          <w:color w:val="000000"/>
        </w:rPr>
        <w:t xml:space="preserve"> </w:t>
      </w:r>
      <w:r>
        <w:rPr>
          <w:color w:val="000000"/>
        </w:rPr>
        <w:t>en un trabajo colaborativo de diseño</w:t>
      </w:r>
      <w:r w:rsidRPr="00667201">
        <w:rPr>
          <w:color w:val="000000"/>
        </w:rPr>
        <w:t>.</w:t>
      </w:r>
    </w:p>
    <w:p w14:paraId="541B8F87" w14:textId="77777777" w:rsidR="008C6B6A" w:rsidRPr="00667201" w:rsidRDefault="008C6B6A" w:rsidP="008C6B6A">
      <w:pPr>
        <w:pStyle w:val="Texto"/>
      </w:pPr>
    </w:p>
    <w:p w14:paraId="405E04CF" w14:textId="77777777" w:rsidR="008C6B6A" w:rsidRPr="00667201" w:rsidRDefault="008C6B6A" w:rsidP="008C6B6A">
      <w:pPr>
        <w:pStyle w:val="Texto"/>
      </w:pPr>
      <w:r w:rsidRPr="00667201">
        <w:rPr>
          <w:b/>
          <w:bCs/>
          <w:color w:val="000000"/>
        </w:rPr>
        <w:t>Escenarios</w:t>
      </w:r>
    </w:p>
    <w:p w14:paraId="71EB6013" w14:textId="77777777" w:rsidR="008C6B6A" w:rsidRPr="0014563C" w:rsidRDefault="008C6B6A" w:rsidP="008C6B6A">
      <w:pPr>
        <w:pStyle w:val="Texto"/>
        <w:numPr>
          <w:ilvl w:val="0"/>
          <w:numId w:val="20"/>
        </w:numPr>
        <w:rPr>
          <w:b/>
        </w:rPr>
      </w:pPr>
      <w:r w:rsidRPr="0014563C">
        <w:rPr>
          <w:b/>
          <w:color w:val="000000"/>
        </w:rPr>
        <w:t>Escenario 1</w:t>
      </w:r>
    </w:p>
    <w:p w14:paraId="6DD1A1CD" w14:textId="77777777" w:rsidR="008C6B6A" w:rsidRPr="00667201" w:rsidRDefault="008C6B6A" w:rsidP="008C6B6A">
      <w:pPr>
        <w:pStyle w:val="Texto"/>
        <w:ind w:left="1416"/>
      </w:pPr>
    </w:p>
    <w:p w14:paraId="1E391AB4" w14:textId="77777777" w:rsidR="008C6B6A" w:rsidRPr="00667201" w:rsidRDefault="008C6B6A" w:rsidP="008C6B6A">
      <w:pPr>
        <w:pStyle w:val="Texto"/>
        <w:ind w:left="1416"/>
      </w:pPr>
      <w:r w:rsidRPr="00667201">
        <w:rPr>
          <w:color w:val="000000"/>
        </w:rPr>
        <w:t>Estudi</w:t>
      </w:r>
      <w:r>
        <w:rPr>
          <w:color w:val="000000"/>
        </w:rPr>
        <w:t>antes realizan un diagrama entidad-relación</w:t>
      </w:r>
      <w:r w:rsidRPr="00667201">
        <w:rPr>
          <w:color w:val="000000"/>
        </w:rPr>
        <w:t xml:space="preserve"> a través de la superficie colaborativa</w:t>
      </w:r>
    </w:p>
    <w:p w14:paraId="0FC22E28" w14:textId="77777777" w:rsidR="008C6B6A" w:rsidRPr="00667201" w:rsidRDefault="008C6B6A" w:rsidP="008C6B6A">
      <w:pPr>
        <w:pStyle w:val="Texto"/>
        <w:ind w:left="1416"/>
      </w:pPr>
    </w:p>
    <w:p w14:paraId="277161F1" w14:textId="77777777" w:rsidR="008C6B6A" w:rsidRPr="00667201" w:rsidRDefault="008C6B6A" w:rsidP="008C6B6A">
      <w:pPr>
        <w:pStyle w:val="Texto"/>
        <w:ind w:left="1776"/>
      </w:pPr>
      <w:r w:rsidRPr="00667201">
        <w:rPr>
          <w:b/>
          <w:bCs/>
          <w:color w:val="000000"/>
        </w:rPr>
        <w:t>Precondiciones:</w:t>
      </w:r>
    </w:p>
    <w:p w14:paraId="43C710E0" w14:textId="77777777" w:rsidR="008C6B6A" w:rsidRPr="00667201" w:rsidRDefault="008C6B6A" w:rsidP="008C6B6A">
      <w:pPr>
        <w:pStyle w:val="Texto"/>
        <w:numPr>
          <w:ilvl w:val="0"/>
          <w:numId w:val="17"/>
        </w:numPr>
        <w:ind w:left="2496"/>
        <w:rPr>
          <w:color w:val="000000"/>
        </w:rPr>
      </w:pPr>
      <w:r>
        <w:rPr>
          <w:color w:val="000000"/>
        </w:rPr>
        <w:t xml:space="preserve">Uno </w:t>
      </w:r>
      <w:r w:rsidRPr="00667201">
        <w:rPr>
          <w:color w:val="000000"/>
        </w:rPr>
        <w:t>o varios estudiantes han cargado la interfaz de autenticación web del estudiante</w:t>
      </w:r>
      <w:r>
        <w:rPr>
          <w:color w:val="000000"/>
        </w:rPr>
        <w:t xml:space="preserve"> en su tablet</w:t>
      </w:r>
      <w:r w:rsidRPr="00667201">
        <w:rPr>
          <w:color w:val="000000"/>
        </w:rPr>
        <w:t>.</w:t>
      </w:r>
    </w:p>
    <w:p w14:paraId="46DF2F4D" w14:textId="77777777" w:rsidR="008C6B6A" w:rsidRPr="00667201" w:rsidRDefault="008C6B6A" w:rsidP="008C6B6A">
      <w:pPr>
        <w:pStyle w:val="Texto"/>
        <w:ind w:left="1776"/>
      </w:pPr>
    </w:p>
    <w:p w14:paraId="7B267336" w14:textId="77777777" w:rsidR="008C6B6A" w:rsidRPr="00667201" w:rsidRDefault="008C6B6A" w:rsidP="008C6B6A">
      <w:pPr>
        <w:pStyle w:val="Texto"/>
        <w:ind w:left="1776"/>
      </w:pPr>
      <w:r w:rsidRPr="00667201">
        <w:rPr>
          <w:b/>
          <w:bCs/>
          <w:color w:val="000000"/>
        </w:rPr>
        <w:t>Flujo de Eventos</w:t>
      </w:r>
    </w:p>
    <w:p w14:paraId="0D1EE172" w14:textId="77777777" w:rsidR="008C6B6A" w:rsidRPr="00667201" w:rsidRDefault="008C6B6A" w:rsidP="008C6B6A">
      <w:pPr>
        <w:pStyle w:val="Texto"/>
        <w:numPr>
          <w:ilvl w:val="0"/>
          <w:numId w:val="18"/>
        </w:numPr>
        <w:ind w:left="2496"/>
        <w:rPr>
          <w:color w:val="000000"/>
        </w:rPr>
      </w:pPr>
      <w:r w:rsidRPr="00667201">
        <w:rPr>
          <w:color w:val="000000"/>
        </w:rPr>
        <w:t>Los estudiantes se autentican</w:t>
      </w:r>
      <w:r>
        <w:rPr>
          <w:color w:val="000000"/>
        </w:rPr>
        <w:t xml:space="preserve"> ingresando su nombre y color de pluma que posee para interactuar con la superficie colaborativa</w:t>
      </w:r>
      <w:r w:rsidRPr="00667201">
        <w:rPr>
          <w:color w:val="000000"/>
        </w:rPr>
        <w:t>.</w:t>
      </w:r>
    </w:p>
    <w:p w14:paraId="74BB8B95" w14:textId="77777777" w:rsidR="008C6B6A" w:rsidRPr="00667201" w:rsidRDefault="008C6B6A" w:rsidP="008C6B6A">
      <w:pPr>
        <w:pStyle w:val="Texto"/>
        <w:numPr>
          <w:ilvl w:val="0"/>
          <w:numId w:val="18"/>
        </w:numPr>
        <w:ind w:left="2496"/>
        <w:rPr>
          <w:color w:val="000000"/>
        </w:rPr>
      </w:pPr>
      <w:r w:rsidRPr="00667201">
        <w:rPr>
          <w:color w:val="000000"/>
        </w:rPr>
        <w:t>Los estudiantes dibujan rectángulos que representan entidades y líneas que representan relaciones.</w:t>
      </w:r>
    </w:p>
    <w:p w14:paraId="59E6C3AC" w14:textId="77777777" w:rsidR="008C6B6A" w:rsidRPr="00667201" w:rsidRDefault="008C6B6A" w:rsidP="008C6B6A">
      <w:pPr>
        <w:pStyle w:val="Texto"/>
        <w:numPr>
          <w:ilvl w:val="0"/>
          <w:numId w:val="18"/>
        </w:numPr>
        <w:ind w:left="2496"/>
        <w:rPr>
          <w:color w:val="000000"/>
        </w:rPr>
      </w:pPr>
      <w:r w:rsidRPr="00667201">
        <w:rPr>
          <w:color w:val="000000"/>
        </w:rPr>
        <w:t>Los estudiantes editan, borran o mueven las entidades o relaciones en la superficie. La edición se realiza a través de la interfaz web.</w:t>
      </w:r>
    </w:p>
    <w:p w14:paraId="04ED70BC" w14:textId="77777777" w:rsidR="008C6B6A" w:rsidRPr="00667201" w:rsidRDefault="008C6B6A" w:rsidP="008C6B6A">
      <w:pPr>
        <w:pStyle w:val="Texto"/>
        <w:numPr>
          <w:ilvl w:val="0"/>
          <w:numId w:val="18"/>
        </w:numPr>
        <w:ind w:left="2496"/>
        <w:rPr>
          <w:color w:val="000000"/>
        </w:rPr>
      </w:pPr>
      <w:r w:rsidRPr="00667201">
        <w:rPr>
          <w:color w:val="000000"/>
        </w:rPr>
        <w:t>Los estudiantes guardan en un archivo del trabajo una vez terminado.</w:t>
      </w:r>
    </w:p>
    <w:p w14:paraId="240A8835" w14:textId="77777777" w:rsidR="008C6B6A" w:rsidRPr="00667201" w:rsidRDefault="008C6B6A" w:rsidP="008C6B6A">
      <w:pPr>
        <w:pStyle w:val="Texto"/>
        <w:ind w:left="1776"/>
      </w:pPr>
    </w:p>
    <w:p w14:paraId="43181DAA" w14:textId="77777777" w:rsidR="008C6B6A" w:rsidRPr="00667201" w:rsidRDefault="008C6B6A" w:rsidP="008C6B6A">
      <w:pPr>
        <w:pStyle w:val="Texto"/>
        <w:ind w:left="1776"/>
      </w:pPr>
      <w:r w:rsidRPr="00667201">
        <w:rPr>
          <w:b/>
          <w:bCs/>
          <w:color w:val="000000"/>
        </w:rPr>
        <w:t>Post</w:t>
      </w:r>
      <w:r>
        <w:rPr>
          <w:b/>
          <w:bCs/>
          <w:color w:val="000000"/>
        </w:rPr>
        <w:t>-</w:t>
      </w:r>
      <w:r w:rsidRPr="00667201">
        <w:rPr>
          <w:b/>
          <w:bCs/>
          <w:color w:val="000000"/>
        </w:rPr>
        <w:t>condiciones:</w:t>
      </w:r>
    </w:p>
    <w:p w14:paraId="0F36D662" w14:textId="77777777" w:rsidR="008C6B6A" w:rsidRDefault="008C6B6A" w:rsidP="008C6B6A">
      <w:pPr>
        <w:pStyle w:val="Texto"/>
        <w:ind w:left="1776"/>
        <w:rPr>
          <w:color w:val="000000"/>
        </w:rPr>
      </w:pPr>
      <w:r w:rsidRPr="00667201">
        <w:rPr>
          <w:color w:val="000000"/>
        </w:rPr>
        <w:t xml:space="preserve">Un archivo con extensión </w:t>
      </w:r>
      <w:r>
        <w:rPr>
          <w:color w:val="000000"/>
        </w:rPr>
        <w:t>.</w:t>
      </w:r>
      <w:r w:rsidRPr="00667201">
        <w:rPr>
          <w:color w:val="000000"/>
        </w:rPr>
        <w:t>scti que contiene toda la información del diagrama que se ha trabajado.</w:t>
      </w:r>
    </w:p>
    <w:p w14:paraId="45CB15FD" w14:textId="77777777" w:rsidR="008C6B6A" w:rsidRPr="00667201" w:rsidRDefault="008C6B6A" w:rsidP="008C6B6A">
      <w:pPr>
        <w:pStyle w:val="Texto"/>
        <w:ind w:left="1776"/>
        <w:rPr>
          <w:color w:val="000000"/>
        </w:rPr>
      </w:pPr>
    </w:p>
    <w:p w14:paraId="1B176115" w14:textId="77777777" w:rsidR="008C6B6A" w:rsidRPr="003E039D" w:rsidRDefault="008C6B6A" w:rsidP="008C6B6A">
      <w:pPr>
        <w:pStyle w:val="Texto"/>
        <w:numPr>
          <w:ilvl w:val="0"/>
          <w:numId w:val="20"/>
        </w:numPr>
        <w:rPr>
          <w:b/>
        </w:rPr>
      </w:pPr>
      <w:r w:rsidRPr="003E039D">
        <w:rPr>
          <w:b/>
          <w:color w:val="000000"/>
        </w:rPr>
        <w:t>Escenario 2</w:t>
      </w:r>
    </w:p>
    <w:p w14:paraId="6AF411C2" w14:textId="77777777" w:rsidR="008C6B6A" w:rsidRPr="00667201" w:rsidRDefault="008C6B6A" w:rsidP="008C6B6A">
      <w:pPr>
        <w:pStyle w:val="Texto"/>
      </w:pPr>
    </w:p>
    <w:p w14:paraId="305A22FC" w14:textId="77777777" w:rsidR="008C6B6A" w:rsidRPr="00667201" w:rsidRDefault="008C6B6A" w:rsidP="008C6B6A">
      <w:pPr>
        <w:pStyle w:val="Texto"/>
        <w:ind w:left="1185"/>
      </w:pPr>
      <w:r w:rsidRPr="00667201">
        <w:rPr>
          <w:color w:val="000000"/>
        </w:rPr>
        <w:t>El profesor monitorea el estado del avance de los trabajos grupales en el aula de clases.</w:t>
      </w:r>
    </w:p>
    <w:p w14:paraId="0CFCD96B" w14:textId="77777777" w:rsidR="008C6B6A" w:rsidRPr="00667201" w:rsidRDefault="008C6B6A" w:rsidP="008C6B6A">
      <w:pPr>
        <w:pStyle w:val="Texto"/>
        <w:ind w:left="1416" w:firstLine="591"/>
      </w:pPr>
      <w:r w:rsidRPr="00667201">
        <w:rPr>
          <w:b/>
          <w:bCs/>
          <w:color w:val="000000"/>
        </w:rPr>
        <w:t>Precondiciones:</w:t>
      </w:r>
    </w:p>
    <w:p w14:paraId="5B2D965E" w14:textId="77777777" w:rsidR="008C6B6A" w:rsidRPr="00667201" w:rsidRDefault="008C6B6A" w:rsidP="008C6B6A">
      <w:pPr>
        <w:pStyle w:val="Texto"/>
        <w:numPr>
          <w:ilvl w:val="0"/>
          <w:numId w:val="17"/>
        </w:numPr>
        <w:ind w:left="2727"/>
        <w:rPr>
          <w:color w:val="000000"/>
        </w:rPr>
      </w:pPr>
      <w:r w:rsidRPr="00667201">
        <w:rPr>
          <w:color w:val="000000"/>
        </w:rPr>
        <w:t>Los estudiantes se encuentran autenticados y realizando el trabajo grupal.</w:t>
      </w:r>
    </w:p>
    <w:p w14:paraId="7EEE6C56" w14:textId="77777777" w:rsidR="008C6B6A" w:rsidRPr="00667201" w:rsidRDefault="008C6B6A" w:rsidP="008C6B6A">
      <w:pPr>
        <w:pStyle w:val="Texto"/>
        <w:ind w:left="2007"/>
      </w:pPr>
      <w:r w:rsidRPr="00667201">
        <w:rPr>
          <w:b/>
          <w:bCs/>
          <w:color w:val="000000"/>
        </w:rPr>
        <w:t>Flujo de Eventos</w:t>
      </w:r>
    </w:p>
    <w:p w14:paraId="1BBF176E" w14:textId="77777777" w:rsidR="008C6B6A" w:rsidRPr="00667201" w:rsidRDefault="008C6B6A" w:rsidP="008C6B6A">
      <w:pPr>
        <w:pStyle w:val="Texto"/>
        <w:numPr>
          <w:ilvl w:val="0"/>
          <w:numId w:val="19"/>
        </w:numPr>
        <w:ind w:left="2727"/>
        <w:rPr>
          <w:color w:val="000000"/>
        </w:rPr>
      </w:pPr>
      <w:r w:rsidRPr="00667201">
        <w:rPr>
          <w:color w:val="000000"/>
        </w:rPr>
        <w:t xml:space="preserve">El profesor carga la aplicación web </w:t>
      </w:r>
      <w:r>
        <w:rPr>
          <w:color w:val="000000"/>
        </w:rPr>
        <w:t>de monitoreo de trabajos colaborativos</w:t>
      </w:r>
      <w:r w:rsidRPr="00667201">
        <w:rPr>
          <w:color w:val="000000"/>
        </w:rPr>
        <w:t>.</w:t>
      </w:r>
    </w:p>
    <w:p w14:paraId="0CF297ED" w14:textId="77777777" w:rsidR="008C6B6A" w:rsidRPr="00667201" w:rsidRDefault="008C6B6A" w:rsidP="008C6B6A">
      <w:pPr>
        <w:pStyle w:val="Texto"/>
        <w:numPr>
          <w:ilvl w:val="0"/>
          <w:numId w:val="19"/>
        </w:numPr>
        <w:ind w:left="2727"/>
        <w:rPr>
          <w:color w:val="000000"/>
        </w:rPr>
      </w:pPr>
      <w:r w:rsidRPr="00667201">
        <w:rPr>
          <w:color w:val="000000"/>
        </w:rPr>
        <w:t>El profesor ingresa el número de entidades, relaciones y atributos que debería tener el trabajo terminad</w:t>
      </w:r>
      <w:r>
        <w:rPr>
          <w:color w:val="000000"/>
        </w:rPr>
        <w:t>o. Esta información se utiliza</w:t>
      </w:r>
      <w:r w:rsidRPr="00667201">
        <w:rPr>
          <w:color w:val="000000"/>
        </w:rPr>
        <w:t xml:space="preserve"> para calcular el avance porcentual de los trabajos.</w:t>
      </w:r>
    </w:p>
    <w:p w14:paraId="51BB2514" w14:textId="77777777" w:rsidR="008C6B6A" w:rsidRPr="00667201" w:rsidRDefault="008C6B6A" w:rsidP="008C6B6A">
      <w:pPr>
        <w:pStyle w:val="Texto"/>
        <w:numPr>
          <w:ilvl w:val="0"/>
          <w:numId w:val="19"/>
        </w:numPr>
        <w:ind w:left="2727"/>
        <w:rPr>
          <w:color w:val="000000"/>
        </w:rPr>
      </w:pPr>
      <w:r w:rsidRPr="00667201">
        <w:rPr>
          <w:color w:val="000000"/>
        </w:rPr>
        <w:t xml:space="preserve">El profesor observa una captura y gráficos </w:t>
      </w:r>
      <w:r>
        <w:rPr>
          <w:color w:val="000000"/>
        </w:rPr>
        <w:t>cuantitativos</w:t>
      </w:r>
      <w:r w:rsidRPr="00667201">
        <w:rPr>
          <w:color w:val="000000"/>
        </w:rPr>
        <w:t xml:space="preserve"> de los trabajos grupales.</w:t>
      </w:r>
    </w:p>
    <w:p w14:paraId="138A6322" w14:textId="77777777" w:rsidR="008C6B6A" w:rsidRPr="00667201" w:rsidRDefault="008C6B6A" w:rsidP="008C6B6A">
      <w:pPr>
        <w:pStyle w:val="Texto"/>
        <w:numPr>
          <w:ilvl w:val="0"/>
          <w:numId w:val="19"/>
        </w:numPr>
        <w:ind w:left="2727"/>
        <w:rPr>
          <w:color w:val="000000"/>
        </w:rPr>
      </w:pPr>
      <w:r w:rsidRPr="00667201">
        <w:rPr>
          <w:color w:val="000000"/>
        </w:rPr>
        <w:t>El profesor observa semáforos cuyos colores (rojo, amarillo, verde) indican el nivel de actividad de cada uno de los estudiantes.</w:t>
      </w:r>
    </w:p>
    <w:p w14:paraId="3F09D449" w14:textId="77777777" w:rsidR="008C6B6A" w:rsidRPr="00667201" w:rsidRDefault="008C6B6A" w:rsidP="008C6B6A">
      <w:pPr>
        <w:pStyle w:val="Texto"/>
      </w:pPr>
    </w:p>
    <w:p w14:paraId="7721D28D" w14:textId="77777777" w:rsidR="008C6B6A" w:rsidRPr="0079786B" w:rsidRDefault="008C6B6A" w:rsidP="008C6B6A">
      <w:pPr>
        <w:pStyle w:val="Texto"/>
        <w:numPr>
          <w:ilvl w:val="0"/>
          <w:numId w:val="20"/>
        </w:numPr>
        <w:rPr>
          <w:b/>
        </w:rPr>
      </w:pPr>
      <w:r w:rsidRPr="0079786B">
        <w:rPr>
          <w:b/>
          <w:color w:val="000000"/>
        </w:rPr>
        <w:t>Escenario 3</w:t>
      </w:r>
    </w:p>
    <w:p w14:paraId="679769D9" w14:textId="77777777" w:rsidR="008C6B6A" w:rsidRPr="00667201" w:rsidRDefault="008C6B6A" w:rsidP="008C6B6A">
      <w:pPr>
        <w:pStyle w:val="Texto"/>
      </w:pPr>
    </w:p>
    <w:p w14:paraId="36C4A923" w14:textId="77777777" w:rsidR="008C6B6A" w:rsidRPr="00667201" w:rsidRDefault="008C6B6A" w:rsidP="008C6B6A">
      <w:pPr>
        <w:pStyle w:val="Texto"/>
        <w:ind w:firstLine="360"/>
      </w:pPr>
      <w:r w:rsidRPr="00667201">
        <w:rPr>
          <w:color w:val="000000"/>
        </w:rPr>
        <w:t>El profesor revisa el trabajo final de los estudiantes.</w:t>
      </w:r>
    </w:p>
    <w:p w14:paraId="31996E7F" w14:textId="77777777" w:rsidR="008C6B6A" w:rsidRPr="00667201" w:rsidRDefault="008C6B6A" w:rsidP="008C6B6A">
      <w:pPr>
        <w:pStyle w:val="Texto"/>
      </w:pPr>
    </w:p>
    <w:p w14:paraId="6630BC40" w14:textId="77777777" w:rsidR="008C6B6A" w:rsidRPr="00667201" w:rsidRDefault="008C6B6A" w:rsidP="008C6B6A">
      <w:pPr>
        <w:pStyle w:val="Texto"/>
      </w:pPr>
      <w:r w:rsidRPr="00667201">
        <w:rPr>
          <w:rStyle w:val="apple-tab-span"/>
          <w:color w:val="000000"/>
        </w:rPr>
        <w:tab/>
      </w:r>
      <w:r w:rsidRPr="00667201">
        <w:rPr>
          <w:b/>
          <w:bCs/>
          <w:color w:val="000000"/>
        </w:rPr>
        <w:t>Precondiciones:</w:t>
      </w:r>
    </w:p>
    <w:p w14:paraId="76B2D357" w14:textId="77777777" w:rsidR="008C6B6A" w:rsidRPr="00667201" w:rsidRDefault="008C6B6A" w:rsidP="008C6B6A">
      <w:pPr>
        <w:pStyle w:val="Texto"/>
        <w:ind w:left="1416"/>
        <w:rPr>
          <w:color w:val="000000"/>
        </w:rPr>
      </w:pPr>
      <w:r w:rsidRPr="00667201">
        <w:rPr>
          <w:color w:val="000000"/>
        </w:rPr>
        <w:t xml:space="preserve">El profesor cuenta con un archivo de extensión </w:t>
      </w:r>
      <w:r w:rsidRPr="004139D1">
        <w:rPr>
          <w:i/>
          <w:color w:val="000000"/>
        </w:rPr>
        <w:t>.scti</w:t>
      </w:r>
      <w:r w:rsidRPr="00667201">
        <w:rPr>
          <w:color w:val="000000"/>
        </w:rPr>
        <w:t xml:space="preserve"> para la revisión del trabajo grupal.</w:t>
      </w:r>
    </w:p>
    <w:p w14:paraId="4562A69E" w14:textId="77777777" w:rsidR="008C6B6A" w:rsidRPr="00667201" w:rsidRDefault="008C6B6A" w:rsidP="008C6B6A">
      <w:pPr>
        <w:pStyle w:val="Texto"/>
      </w:pPr>
    </w:p>
    <w:p w14:paraId="749ED888" w14:textId="77777777" w:rsidR="008C6B6A" w:rsidRPr="00667201" w:rsidRDefault="008C6B6A" w:rsidP="008C6B6A">
      <w:pPr>
        <w:pStyle w:val="Texto"/>
      </w:pPr>
      <w:r w:rsidRPr="00667201">
        <w:rPr>
          <w:rStyle w:val="apple-tab-span"/>
          <w:b/>
          <w:bCs/>
          <w:color w:val="000000"/>
        </w:rPr>
        <w:tab/>
      </w:r>
      <w:r w:rsidRPr="00667201">
        <w:rPr>
          <w:b/>
          <w:bCs/>
          <w:color w:val="000000"/>
        </w:rPr>
        <w:t>Flujo de Eventos</w:t>
      </w:r>
    </w:p>
    <w:p w14:paraId="0CE5D125" w14:textId="7686107A" w:rsidR="008C6B6A" w:rsidRPr="00667201" w:rsidRDefault="008C6B6A" w:rsidP="008C6B6A">
      <w:pPr>
        <w:pStyle w:val="Texto"/>
        <w:numPr>
          <w:ilvl w:val="0"/>
          <w:numId w:val="21"/>
        </w:numPr>
        <w:rPr>
          <w:color w:val="000000"/>
        </w:rPr>
      </w:pPr>
      <w:r w:rsidRPr="00667201">
        <w:rPr>
          <w:color w:val="000000"/>
        </w:rPr>
        <w:t xml:space="preserve">El profesor carga el archivo </w:t>
      </w:r>
      <w:r w:rsidR="00F84F3C">
        <w:rPr>
          <w:color w:val="000000"/>
        </w:rPr>
        <w:t>.</w:t>
      </w:r>
      <w:r w:rsidRPr="00F84F3C">
        <w:rPr>
          <w:i/>
          <w:color w:val="000000"/>
        </w:rPr>
        <w:t>scti</w:t>
      </w:r>
      <w:r w:rsidRPr="00667201">
        <w:rPr>
          <w:color w:val="000000"/>
        </w:rPr>
        <w:t xml:space="preserve"> para visualizar el trabajo grupal.</w:t>
      </w:r>
    </w:p>
    <w:p w14:paraId="6795361B" w14:textId="77777777" w:rsidR="008C6B6A" w:rsidRPr="00667201" w:rsidRDefault="008C6B6A" w:rsidP="008C6B6A">
      <w:pPr>
        <w:pStyle w:val="Texto"/>
        <w:numPr>
          <w:ilvl w:val="0"/>
          <w:numId w:val="21"/>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62499674" w14:textId="77777777" w:rsidR="008C6B6A" w:rsidRDefault="008C6B6A" w:rsidP="008C6B6A">
      <w:pPr>
        <w:pStyle w:val="Texto"/>
        <w:numPr>
          <w:ilvl w:val="0"/>
          <w:numId w:val="21"/>
        </w:numPr>
        <w:rPr>
          <w:color w:val="000000"/>
        </w:rPr>
      </w:pPr>
      <w:r w:rsidRPr="00667201">
        <w:rPr>
          <w:color w:val="000000"/>
        </w:rPr>
        <w:t xml:space="preserve">El profesor observa información </w:t>
      </w:r>
      <w:r>
        <w:rPr>
          <w:color w:val="000000"/>
        </w:rPr>
        <w:t>cuantitativa de las contribuciones de cada estudiante para</w:t>
      </w:r>
      <w:r w:rsidRPr="00667201">
        <w:rPr>
          <w:color w:val="000000"/>
        </w:rPr>
        <w:t xml:space="preserve"> la elaboración del diagrama.</w:t>
      </w:r>
    </w:p>
    <w:p w14:paraId="2D27055C" w14:textId="77777777" w:rsidR="001C5EC1" w:rsidRPr="00667201" w:rsidRDefault="001C5EC1" w:rsidP="001C5EC1">
      <w:pPr>
        <w:pStyle w:val="Texto"/>
        <w:ind w:left="2136"/>
        <w:rPr>
          <w:color w:val="000000"/>
        </w:rPr>
      </w:pPr>
    </w:p>
    <w:p w14:paraId="4D055936" w14:textId="0193A47B" w:rsidR="001C5EC1" w:rsidRDefault="001C5EC1" w:rsidP="001C5EC1">
      <w:pPr>
        <w:pStyle w:val="Subtitulocapitulo"/>
        <w:ind w:left="792" w:hanging="432"/>
      </w:pPr>
      <w:bookmarkStart w:id="96" w:name="_Toc414964230"/>
      <w:r>
        <w:t>DISEÑO LÓGICO Y FÍSICO DE LA SOLUCIÓN</w:t>
      </w:r>
      <w:bookmarkEnd w:id="96"/>
    </w:p>
    <w:p w14:paraId="406FFAF2" w14:textId="77777777" w:rsidR="002A58BD" w:rsidRDefault="002A58BD" w:rsidP="00FD1289">
      <w:pPr>
        <w:pStyle w:val="Texto"/>
        <w:ind w:left="0"/>
      </w:pPr>
    </w:p>
    <w:p w14:paraId="6303E593" w14:textId="0FB16780" w:rsidR="001C5EC1" w:rsidRDefault="001C5EC1" w:rsidP="001C5EC1">
      <w:pPr>
        <w:pStyle w:val="Texto"/>
        <w:ind w:left="1416"/>
      </w:pPr>
      <w:r>
        <w:t>Para el diseño lógico de la solución (ver figura 3.2), se puede considerar el siguiente ejemplo: Mientras un estudiante realiza un trazo con su pluma sobre la superficie donde se encuentra la proyección, un componente de rastreo recolecta información de la posición donde se ha hecho contacto. La información se envía hacia un componente gráfico, que reconoce qué tipo de acción se encuentra intentando realizar el estudiante a través de reconocimiento de trazos. En el caso de que la posición de la pluma apunte a un objeto en particular, por ejemplo una entidad, el cliente gráfico envía el objeto a una aplicación web que se encuentra cargada previamente en la tablet del estudiante. En este dispositivo, se ingresa información asociada al objeto seleccionado, por ejemplo, el nombre de una entidad, el cual luego es enviado de vuelta hacia el cliente gráfico para posteriormente actualizar su representación visual en la superficie</w:t>
      </w:r>
      <w:r w:rsidR="00F84F3C">
        <w:t>.</w:t>
      </w:r>
    </w:p>
    <w:p w14:paraId="103300C6" w14:textId="77777777" w:rsidR="00F84F3C" w:rsidRDefault="00F84F3C" w:rsidP="001C5EC1">
      <w:pPr>
        <w:pStyle w:val="Texto"/>
        <w:ind w:left="1416"/>
      </w:pPr>
    </w:p>
    <w:p w14:paraId="278B2FEA" w14:textId="77777777" w:rsidR="001C5EC1" w:rsidRDefault="001C5EC1" w:rsidP="00FA5B69">
      <w:pPr>
        <w:pStyle w:val="Texto"/>
      </w:pPr>
      <w:r>
        <w:rPr>
          <w:noProof/>
          <w:lang w:val="en-US" w:eastAsia="en-US"/>
        </w:rPr>
        <w:drawing>
          <wp:inline distT="0" distB="0" distL="0" distR="0" wp14:anchorId="75AB7241" wp14:editId="4D4B171B">
            <wp:extent cx="5255895" cy="217297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895" cy="2172970"/>
                    </a:xfrm>
                    <a:prstGeom prst="rect">
                      <a:avLst/>
                    </a:prstGeom>
                  </pic:spPr>
                </pic:pic>
              </a:graphicData>
            </a:graphic>
          </wp:inline>
        </w:drawing>
      </w:r>
    </w:p>
    <w:p w14:paraId="21B9F2FC" w14:textId="58A16C37" w:rsidR="001C5EC1" w:rsidRDefault="001C5EC1" w:rsidP="00606CBF">
      <w:pPr>
        <w:pStyle w:val="Figuras"/>
        <w:jc w:val="center"/>
      </w:pPr>
      <w:bookmarkStart w:id="97" w:name="_Toc414976442"/>
      <w:r>
        <w:rPr>
          <w:b/>
        </w:rPr>
        <w:t>Figura 3.2:</w:t>
      </w:r>
      <w:r>
        <w:t xml:space="preserve"> Diseño lógico del sistema propuesto.</w:t>
      </w:r>
      <w:bookmarkEnd w:id="97"/>
    </w:p>
    <w:p w14:paraId="4687CE58" w14:textId="77777777" w:rsidR="001C5EC1" w:rsidRDefault="001C5EC1" w:rsidP="00FD1289">
      <w:pPr>
        <w:pStyle w:val="Texto"/>
        <w:ind w:left="0"/>
      </w:pPr>
    </w:p>
    <w:p w14:paraId="1C28003A" w14:textId="77777777" w:rsidR="00972F87" w:rsidRDefault="00972F87" w:rsidP="00FC6815">
      <w:pPr>
        <w:pStyle w:val="Texto"/>
      </w:pPr>
    </w:p>
    <w:p w14:paraId="2C2835A4" w14:textId="76ED3451" w:rsidR="001C5EC1" w:rsidRDefault="001C5EC1" w:rsidP="001C5EC1">
      <w:pPr>
        <w:pStyle w:val="Texto"/>
        <w:ind w:left="1416"/>
      </w:pPr>
      <w:r>
        <w:t>La figura 3.3 muestra una vista superior del esquema físico para la construcción de la superficie colaborativa para los estudiantes. El proyector y cámara infrarroja, se encuentran ubicados a una altura mayor que la de los estudiantes. De esta manera, sobre la superficie, que puede ser una mesa común y corriente, se observa una proyección con la que los estudiantes pueden interactuar. Cada estudiante posee una pluma y una tablet como herramientas de trabajo. Las plumas son utilizadas para dibujar, borrar, seleccionar entidades y relaciones sobre la mesa. Cada una de éstas tiene un color distinto, que se lo asocia a un único estudiante. Este color se usa para diferenciar las entidades o relaciones de su autoría. Por otro lado, las tablets son utilizadas para ingresar información al diagrama colaborativo, como nombre de entidades, atributos, cardinalidad o nombre de relaciones.</w:t>
      </w:r>
    </w:p>
    <w:p w14:paraId="1D9EAC8C" w14:textId="77777777" w:rsidR="001C5EC1" w:rsidRDefault="001C5EC1" w:rsidP="008D0360">
      <w:pPr>
        <w:pStyle w:val="Texto"/>
        <w:jc w:val="center"/>
      </w:pPr>
      <w:r w:rsidRPr="00F767E9">
        <w:rPr>
          <w:noProof/>
          <w:lang w:val="en-US" w:eastAsia="en-US"/>
        </w:rPr>
        <w:drawing>
          <wp:inline distT="0" distB="0" distL="0" distR="0" wp14:anchorId="3225269F" wp14:editId="37E68DCB">
            <wp:extent cx="4319160" cy="3479470"/>
            <wp:effectExtent l="0" t="0" r="5715" b="0"/>
            <wp:docPr id="9" name="Imagen 9" descr="C:\Users\Roger\Downloads\Dibuj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ownloads\Dibujo sin título (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485" r="4414"/>
                    <a:stretch/>
                  </pic:blipFill>
                  <pic:spPr bwMode="auto">
                    <a:xfrm>
                      <a:off x="0" y="0"/>
                      <a:ext cx="4333496" cy="3491019"/>
                    </a:xfrm>
                    <a:prstGeom prst="rect">
                      <a:avLst/>
                    </a:prstGeom>
                    <a:noFill/>
                    <a:ln>
                      <a:noFill/>
                    </a:ln>
                    <a:extLst>
                      <a:ext uri="{53640926-AAD7-44d8-BBD7-CCE9431645EC}">
                        <a14:shadowObscured xmlns:a14="http://schemas.microsoft.com/office/drawing/2010/main"/>
                      </a:ext>
                    </a:extLst>
                  </pic:spPr>
                </pic:pic>
              </a:graphicData>
            </a:graphic>
          </wp:inline>
        </w:drawing>
      </w:r>
    </w:p>
    <w:p w14:paraId="6B4E33C6" w14:textId="603FE612" w:rsidR="001C5EC1" w:rsidRDefault="001C5EC1" w:rsidP="008D0360">
      <w:pPr>
        <w:pStyle w:val="Figuras"/>
        <w:ind w:left="567"/>
        <w:jc w:val="center"/>
      </w:pPr>
      <w:bookmarkStart w:id="98" w:name="_Toc414976443"/>
      <w:r>
        <w:rPr>
          <w:b/>
        </w:rPr>
        <w:t>Figura 3.3:</w:t>
      </w:r>
      <w:r>
        <w:t xml:space="preserve"> Esquema físico de la solución de su</w:t>
      </w:r>
      <w:r w:rsidR="00606CBF">
        <w:t>perficie colaborativa propuesta</w:t>
      </w:r>
      <w:bookmarkEnd w:id="98"/>
    </w:p>
    <w:p w14:paraId="4C9B00FD" w14:textId="77777777" w:rsidR="00685882" w:rsidRDefault="00685882" w:rsidP="00FC6815">
      <w:pPr>
        <w:pStyle w:val="Texto"/>
      </w:pPr>
    </w:p>
    <w:p w14:paraId="5A993CD5" w14:textId="77777777" w:rsidR="001C5EC1" w:rsidRDefault="001C5EC1" w:rsidP="00FC6815">
      <w:pPr>
        <w:pStyle w:val="Texto"/>
      </w:pPr>
    </w:p>
    <w:p w14:paraId="29214CC6" w14:textId="77777777" w:rsidR="001C5EC1" w:rsidRDefault="001C5EC1" w:rsidP="001C5EC1">
      <w:pPr>
        <w:pStyle w:val="Texto"/>
        <w:ind w:left="1416"/>
      </w:pPr>
      <w:r>
        <w:t>En cuanto a la participación del profesor, se ha considerado el uso de una aplicación web que le permita realizar el proceso de monitoreo y evaluación del trabajo colaborativo. De esta forma, el profesor puede orquestar las sesiones de trabajo dentro del mismo lugar físico o inclusive remotamente.</w:t>
      </w:r>
    </w:p>
    <w:p w14:paraId="43BF9E1B" w14:textId="77777777" w:rsidR="001C5EC1" w:rsidRDefault="001C5EC1" w:rsidP="00FC6815">
      <w:pPr>
        <w:pStyle w:val="Texto"/>
      </w:pPr>
    </w:p>
    <w:p w14:paraId="67B72C40" w14:textId="77777777" w:rsidR="001C5EC1" w:rsidRDefault="001C5EC1" w:rsidP="001C5EC1">
      <w:pPr>
        <w:pStyle w:val="Texto"/>
      </w:pPr>
    </w:p>
    <w:p w14:paraId="792981D7" w14:textId="77777777" w:rsidR="001C5EC1" w:rsidRDefault="001C5EC1" w:rsidP="001C5EC1">
      <w:pPr>
        <w:pStyle w:val="Texto"/>
      </w:pPr>
    </w:p>
    <w:p w14:paraId="48671934" w14:textId="562A4AA8" w:rsidR="001C5EC1" w:rsidRDefault="001C5EC1" w:rsidP="001C5EC1">
      <w:pPr>
        <w:pStyle w:val="Subtitulocapitulo"/>
        <w:ind w:left="792" w:hanging="432"/>
      </w:pPr>
      <w:bookmarkStart w:id="99" w:name="_Toc414964231"/>
      <w:r>
        <w:t>COMPONENTES DE LA SOLUCIÓN</w:t>
      </w:r>
      <w:bookmarkEnd w:id="99"/>
    </w:p>
    <w:p w14:paraId="363EC2B9" w14:textId="77777777" w:rsidR="001C5EC1" w:rsidRDefault="001C5EC1" w:rsidP="001C5EC1">
      <w:pPr>
        <w:pStyle w:val="Texto"/>
        <w:ind w:left="1416"/>
      </w:pPr>
      <w:r>
        <w:t xml:space="preserve">Se ha diseñado 3 componentes con bajo acoplamiento para el desarrollo de software que permitirá la construcción de la solución. En la figura 3.4 se muestra un gráfico de estos componentes y las interfaces que proveen y necesitan. El componente de captura de movimiento o también denominado Servidor de rastreo permite conocer la posición de  las plumas de los estudiantes en todo momento,  para determinar su interacción con la superficie proyectada. El componente de visualización y control colaborativo  o Cliente Gráfico, se encarga de la representación visual de los objetos en la superficie colaborativa, además de ser el encargado del reconocimiento de los trazos que realizan los estudiantes. El componente de autenticación y Control individual o aplicación Web permite a los estudiantes autenticarse e ingresar información al trabajo colaborativo. Este mismo componente se utiliza para proveer la interfaz de monitoreo y evaluación del profesor. </w:t>
      </w:r>
    </w:p>
    <w:p w14:paraId="20C0FD17" w14:textId="77777777" w:rsidR="001C5EC1" w:rsidRDefault="001C5EC1" w:rsidP="00377B10">
      <w:pPr>
        <w:pStyle w:val="Texto"/>
        <w:jc w:val="center"/>
      </w:pPr>
      <w:r>
        <w:rPr>
          <w:noProof/>
          <w:lang w:val="en-US" w:eastAsia="en-US"/>
        </w:rPr>
        <w:drawing>
          <wp:inline distT="0" distB="0" distL="0" distR="0" wp14:anchorId="4345F9CF" wp14:editId="6E8D4F77">
            <wp:extent cx="5255895" cy="282067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5895" cy="2820670"/>
                    </a:xfrm>
                    <a:prstGeom prst="rect">
                      <a:avLst/>
                    </a:prstGeom>
                  </pic:spPr>
                </pic:pic>
              </a:graphicData>
            </a:graphic>
          </wp:inline>
        </w:drawing>
      </w:r>
    </w:p>
    <w:p w14:paraId="26BA1294" w14:textId="77777777" w:rsidR="001C5EC1" w:rsidRDefault="001C5EC1" w:rsidP="008D0360">
      <w:pPr>
        <w:pStyle w:val="Figuras"/>
        <w:jc w:val="center"/>
      </w:pPr>
      <w:bookmarkStart w:id="100" w:name="_Toc414976444"/>
      <w:r>
        <w:rPr>
          <w:b/>
        </w:rPr>
        <w:t>Figura 3.4:</w:t>
      </w:r>
      <w:r>
        <w:t xml:space="preserve"> Diagrama de componentes de la solución propuesta.</w:t>
      </w:r>
      <w:bookmarkEnd w:id="100"/>
    </w:p>
    <w:p w14:paraId="4B678C96" w14:textId="77777777" w:rsidR="001C5EC1" w:rsidRDefault="001C5EC1" w:rsidP="001C5EC1">
      <w:pPr>
        <w:pStyle w:val="NombreCapitulo"/>
        <w:numPr>
          <w:ilvl w:val="0"/>
          <w:numId w:val="0"/>
        </w:numPr>
        <w:ind w:left="360" w:hanging="360"/>
      </w:pPr>
    </w:p>
    <w:p w14:paraId="5E8921A5" w14:textId="77777777" w:rsidR="001C5EC1" w:rsidRDefault="001C5EC1" w:rsidP="001C5EC1">
      <w:pPr>
        <w:pStyle w:val="ListParagraph"/>
      </w:pPr>
    </w:p>
    <w:p w14:paraId="4DDC97E6" w14:textId="77777777" w:rsidR="001C5EC1" w:rsidRDefault="001C5EC1" w:rsidP="001C5EC1">
      <w:pPr>
        <w:pStyle w:val="Subtitulocapitulo"/>
        <w:numPr>
          <w:ilvl w:val="0"/>
          <w:numId w:val="0"/>
        </w:numPr>
        <w:ind w:left="792"/>
      </w:pPr>
    </w:p>
    <w:p w14:paraId="22BC2E0B" w14:textId="4A2EDD5D" w:rsidR="001C5EC1" w:rsidRDefault="001C5EC1" w:rsidP="00FA5B69">
      <w:pPr>
        <w:pStyle w:val="Subtitulo2"/>
      </w:pPr>
      <w:bookmarkStart w:id="101" w:name="_Toc414964232"/>
      <w:r>
        <w:t>COMPONENTE DE CAPTURA DE MOVIMIENTO</w:t>
      </w:r>
      <w:bookmarkEnd w:id="101"/>
    </w:p>
    <w:p w14:paraId="283F2D85" w14:textId="77777777" w:rsidR="001C5EC1" w:rsidRDefault="001C5EC1" w:rsidP="001C5EC1">
      <w:pPr>
        <w:pStyle w:val="Texto"/>
        <w:ind w:left="2124"/>
      </w:pPr>
      <w:r>
        <w:t>Este componente utiliza la información provista por el hardware de seguimiento óptico, para poder conocer si existe una posible interacción de las plumas de los estudiantes con la superficie interactiva. Este debe incluir la capacidad de procesar la lectura simultánea de posición de varias plumas en paralelo, pues de esta manera se soportará la interacción multitouch con la superficie.</w:t>
      </w:r>
    </w:p>
    <w:p w14:paraId="1AC212C6" w14:textId="77777777" w:rsidR="001C5EC1" w:rsidRDefault="001C5EC1" w:rsidP="001C5EC1">
      <w:pPr>
        <w:pStyle w:val="Texto"/>
        <w:ind w:left="2124"/>
      </w:pPr>
      <w:r>
        <w:t xml:space="preserve">El hardware que hemos considerado provee dos tipos de información que se puede utilizar: posición en 3 dimensiones (espacial) y orientación. La superficie colaborativa está representada por un plano en 2 dimensiones sobre una mesa, por lo que en necesario realizar un mapeo de 3 a 2 dimensiones a través de cálculos algebraicos. </w:t>
      </w:r>
    </w:p>
    <w:p w14:paraId="2256E609" w14:textId="77777777" w:rsidR="001C5EC1" w:rsidRDefault="001C5EC1" w:rsidP="001C5EC1">
      <w:pPr>
        <w:pStyle w:val="Subtitulocapitulo"/>
        <w:numPr>
          <w:ilvl w:val="0"/>
          <w:numId w:val="0"/>
        </w:numPr>
        <w:ind w:left="1224"/>
      </w:pPr>
    </w:p>
    <w:p w14:paraId="7AC3B245" w14:textId="5F242AF7" w:rsidR="001C5EC1" w:rsidRDefault="001C5EC1" w:rsidP="00FA5B69">
      <w:pPr>
        <w:pStyle w:val="Subtitulo2"/>
      </w:pPr>
      <w:bookmarkStart w:id="102" w:name="_Toc414964233"/>
      <w:r>
        <w:t>COMPONENTE DE VISUALIZACIÓN Y CONTROL COLABORATIVO</w:t>
      </w:r>
      <w:bookmarkEnd w:id="102"/>
    </w:p>
    <w:p w14:paraId="409AFA73" w14:textId="77777777" w:rsidR="001C5EC1" w:rsidRDefault="001C5EC1" w:rsidP="001C5EC1">
      <w:pPr>
        <w:pStyle w:val="Texto"/>
        <w:ind w:left="2124"/>
      </w:pPr>
    </w:p>
    <w:p w14:paraId="66A51E45" w14:textId="77777777" w:rsidR="001C5EC1" w:rsidRDefault="001C5EC1" w:rsidP="001C5EC1">
      <w:pPr>
        <w:pStyle w:val="Texto"/>
        <w:ind w:left="2124"/>
      </w:pPr>
      <w:r>
        <w:t>Este componente es el núcleo central del sistema, pues es el único que posee la información real de todo el trabajo colaborativo. Este componente utiliza la representación de clases que se observa en la figura 3.5.</w:t>
      </w:r>
    </w:p>
    <w:p w14:paraId="1486F183" w14:textId="678720B8" w:rsidR="001C5EC1" w:rsidRDefault="001C5EC1" w:rsidP="001C5EC1">
      <w:pPr>
        <w:pStyle w:val="Texto"/>
        <w:ind w:left="2124"/>
      </w:pPr>
      <w:r>
        <w:t xml:space="preserve">  </w:t>
      </w:r>
    </w:p>
    <w:p w14:paraId="17EBD901" w14:textId="77777777" w:rsidR="001C5EC1" w:rsidRDefault="001C5EC1" w:rsidP="00FA5B69">
      <w:pPr>
        <w:pStyle w:val="Texto"/>
      </w:pPr>
      <w:r>
        <w:rPr>
          <w:noProof/>
          <w:lang w:val="en-US" w:eastAsia="en-US"/>
        </w:rPr>
        <w:drawing>
          <wp:inline distT="0" distB="0" distL="0" distR="0" wp14:anchorId="3E2E7D32" wp14:editId="1885AF79">
            <wp:extent cx="5255895" cy="2264410"/>
            <wp:effectExtent l="0" t="0" r="190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5895" cy="2264410"/>
                    </a:xfrm>
                    <a:prstGeom prst="rect">
                      <a:avLst/>
                    </a:prstGeom>
                  </pic:spPr>
                </pic:pic>
              </a:graphicData>
            </a:graphic>
          </wp:inline>
        </w:drawing>
      </w:r>
    </w:p>
    <w:p w14:paraId="4DF0A77F" w14:textId="77777777" w:rsidR="001C5EC1" w:rsidRDefault="001C5EC1" w:rsidP="008D0360">
      <w:pPr>
        <w:pStyle w:val="Figuras"/>
        <w:jc w:val="center"/>
      </w:pPr>
      <w:bookmarkStart w:id="103" w:name="_Toc414976445"/>
      <w:r>
        <w:rPr>
          <w:b/>
        </w:rPr>
        <w:t>Figura 3.5:</w:t>
      </w:r>
      <w:r>
        <w:t xml:space="preserve"> Modelo de clases utilizadas por el componente de visualización y control colaborativo.</w:t>
      </w:r>
      <w:bookmarkEnd w:id="103"/>
    </w:p>
    <w:p w14:paraId="24568C74" w14:textId="77777777" w:rsidR="001C5EC1" w:rsidRDefault="001C5EC1" w:rsidP="001C5EC1">
      <w:pPr>
        <w:pStyle w:val="Texto"/>
        <w:ind w:left="2124"/>
      </w:pPr>
    </w:p>
    <w:p w14:paraId="27570566" w14:textId="77777777" w:rsidR="001C5EC1" w:rsidRDefault="001C5EC1" w:rsidP="001C5EC1">
      <w:pPr>
        <w:pStyle w:val="Texto"/>
        <w:ind w:left="2124"/>
      </w:pPr>
      <w:r>
        <w:t xml:space="preserve">El componente se encarga, además,  de la representación visual  de la información de la superficie colaborativa. También presta la funcionalidad de soportar la elaboración conjunta de diagramas Entidad-Relación con múltiples usuarios. </w:t>
      </w:r>
    </w:p>
    <w:p w14:paraId="5076E9ED" w14:textId="77777777" w:rsidR="001C5EC1" w:rsidRDefault="001C5EC1" w:rsidP="001C5EC1">
      <w:pPr>
        <w:pStyle w:val="Texto"/>
        <w:ind w:left="2124"/>
      </w:pPr>
      <w:r>
        <w:t>Los eventos táctiles son recibidos a través de la interface que  expone el servidor de rastreo, se analizan a fin de determinar acciones mediante el reconocimiento de trazos elaborados por los estudiantes (ver figura 3.6). Por ejemplo, si se ha dibujado un trazo con forma de rectángulo, este componente se encargará de dibujar una nueva entidad.</w:t>
      </w:r>
    </w:p>
    <w:p w14:paraId="7CF91B0F" w14:textId="77777777" w:rsidR="001C5EC1" w:rsidRDefault="001C5EC1" w:rsidP="001C5EC1">
      <w:pPr>
        <w:pStyle w:val="Texto"/>
        <w:ind w:left="2124"/>
      </w:pPr>
      <w:r>
        <w:t xml:space="preserve">Este componente también utiliza la interface provista por la aplicación web, de donde recibe información que los estudiantes ingresan a través de sus dispositivos móviles. </w:t>
      </w:r>
    </w:p>
    <w:p w14:paraId="7B901937" w14:textId="77777777" w:rsidR="001C5EC1" w:rsidRDefault="001C5EC1" w:rsidP="001C5EC1">
      <w:pPr>
        <w:pStyle w:val="Texto"/>
      </w:pPr>
    </w:p>
    <w:p w14:paraId="62243C1A" w14:textId="77777777" w:rsidR="001C5EC1" w:rsidRDefault="001C5EC1" w:rsidP="00377B10">
      <w:pPr>
        <w:pStyle w:val="Texto"/>
      </w:pPr>
      <w:r>
        <w:rPr>
          <w:noProof/>
          <w:lang w:val="en-US" w:eastAsia="en-US"/>
        </w:rPr>
        <w:drawing>
          <wp:inline distT="0" distB="0" distL="0" distR="0" wp14:anchorId="5BA9734C" wp14:editId="0EB9093F">
            <wp:extent cx="5255895" cy="337629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5895" cy="3376295"/>
                    </a:xfrm>
                    <a:prstGeom prst="rect">
                      <a:avLst/>
                    </a:prstGeom>
                  </pic:spPr>
                </pic:pic>
              </a:graphicData>
            </a:graphic>
          </wp:inline>
        </w:drawing>
      </w:r>
    </w:p>
    <w:p w14:paraId="2322ABA8" w14:textId="77777777" w:rsidR="001C5EC1" w:rsidRDefault="001C5EC1" w:rsidP="008D0360">
      <w:pPr>
        <w:pStyle w:val="Figuras"/>
        <w:jc w:val="center"/>
      </w:pPr>
      <w:bookmarkStart w:id="104" w:name="_Toc414976446"/>
      <w:r>
        <w:rPr>
          <w:b/>
        </w:rPr>
        <w:t>Figura 3.6:</w:t>
      </w:r>
      <w:r>
        <w:t xml:space="preserve"> Diagrama secuencia para la autenticación y realización de trazos sobre la superficie colaborativa del estudiante.</w:t>
      </w:r>
      <w:bookmarkEnd w:id="104"/>
    </w:p>
    <w:p w14:paraId="04200954" w14:textId="77777777" w:rsidR="001C5EC1" w:rsidRDefault="001C5EC1" w:rsidP="001C5EC1">
      <w:pPr>
        <w:pStyle w:val="Subtitulocapitulo"/>
        <w:numPr>
          <w:ilvl w:val="0"/>
          <w:numId w:val="0"/>
        </w:numPr>
        <w:ind w:left="1224"/>
      </w:pPr>
    </w:p>
    <w:p w14:paraId="5C127EF5" w14:textId="77777777" w:rsidR="001C5EC1" w:rsidRDefault="001C5EC1" w:rsidP="001C5EC1">
      <w:pPr>
        <w:pStyle w:val="ListParagraph"/>
      </w:pPr>
    </w:p>
    <w:p w14:paraId="4C9D539F" w14:textId="77777777" w:rsidR="001C5EC1" w:rsidRDefault="001C5EC1" w:rsidP="001C5EC1">
      <w:pPr>
        <w:pStyle w:val="Subtitulocapitulo"/>
        <w:numPr>
          <w:ilvl w:val="0"/>
          <w:numId w:val="0"/>
        </w:numPr>
        <w:ind w:left="792"/>
      </w:pPr>
    </w:p>
    <w:p w14:paraId="4A9DD3B4" w14:textId="2720C7CC" w:rsidR="001C5EC1" w:rsidRDefault="001C5EC1" w:rsidP="00FA5B69">
      <w:pPr>
        <w:pStyle w:val="Subtitulo2"/>
      </w:pPr>
      <w:bookmarkStart w:id="105" w:name="_Toc414964234"/>
      <w:r>
        <w:t>COMPONENTE DE AUTENTICACIÓN Y CONTROL INDIVIDUAL</w:t>
      </w:r>
      <w:bookmarkEnd w:id="105"/>
    </w:p>
    <w:p w14:paraId="23CF6B2C" w14:textId="77777777" w:rsidR="001C5EC1" w:rsidRDefault="001C5EC1" w:rsidP="001C5EC1">
      <w:pPr>
        <w:pStyle w:val="Texto"/>
        <w:ind w:left="1533"/>
      </w:pPr>
      <w:r>
        <w:t xml:space="preserve">El propósito de este componente es, por un lado proveer autenticación y un medio de alimentación de información a los diagramas colaborativos que realizan los estudiantes; y por otro lado el de proveer las facilidades a los profesores para la el monitoreo y el proceso de evaluación de los trabajos colaborativos. </w:t>
      </w:r>
    </w:p>
    <w:p w14:paraId="674F3519" w14:textId="77777777" w:rsidR="001C5EC1" w:rsidRDefault="001C5EC1" w:rsidP="001C5EC1">
      <w:pPr>
        <w:pStyle w:val="Texto"/>
        <w:ind w:left="1533"/>
      </w:pPr>
      <w:r>
        <w:t>Este componente se lo ha diseñado para ser desplegado en un ambiente web, con el propósito de que puede ser utilizado tanto como en dispositivos móviles, como en computadores personales. En la figura 3.7 se representa el proceso de actualización  de la información de un objeto de la superficie colaborativa (por ejemplo una entidad).</w:t>
      </w:r>
    </w:p>
    <w:p w14:paraId="64B4F02C" w14:textId="77777777" w:rsidR="001C5EC1" w:rsidRDefault="001C5EC1" w:rsidP="001C5EC1">
      <w:pPr>
        <w:pStyle w:val="NombreCapitulo"/>
        <w:numPr>
          <w:ilvl w:val="0"/>
          <w:numId w:val="0"/>
        </w:numPr>
        <w:ind w:left="360" w:hanging="360"/>
      </w:pPr>
    </w:p>
    <w:p w14:paraId="0C6EBE00" w14:textId="77777777" w:rsidR="001C5EC1" w:rsidRDefault="001C5EC1" w:rsidP="001C5EC1">
      <w:pPr>
        <w:pStyle w:val="NombreCapitulo"/>
        <w:numPr>
          <w:ilvl w:val="0"/>
          <w:numId w:val="0"/>
        </w:numPr>
        <w:ind w:left="360" w:hanging="360"/>
      </w:pPr>
    </w:p>
    <w:p w14:paraId="0F7BBCB3" w14:textId="77777777" w:rsidR="001C5EC1" w:rsidRDefault="001C5EC1" w:rsidP="001C5EC1">
      <w:pPr>
        <w:pStyle w:val="Texto"/>
        <w:ind w:left="0"/>
        <w:rPr>
          <w:b/>
          <w:sz w:val="16"/>
          <w:szCs w:val="16"/>
        </w:rPr>
      </w:pPr>
    </w:p>
    <w:p w14:paraId="1902E96F" w14:textId="77777777" w:rsidR="001C5EC1" w:rsidRDefault="001C5EC1" w:rsidP="00377B10">
      <w:pPr>
        <w:pStyle w:val="Texto"/>
      </w:pPr>
      <w:r w:rsidRPr="00377B10">
        <w:rPr>
          <w:noProof/>
          <w:lang w:val="en-US" w:eastAsia="en-US"/>
        </w:rPr>
        <w:drawing>
          <wp:inline distT="0" distB="0" distL="0" distR="0" wp14:anchorId="6BA4792C" wp14:editId="1FC96B2C">
            <wp:extent cx="5255895" cy="3180715"/>
            <wp:effectExtent l="0" t="0" r="190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5895" cy="3180715"/>
                    </a:xfrm>
                    <a:prstGeom prst="rect">
                      <a:avLst/>
                    </a:prstGeom>
                  </pic:spPr>
                </pic:pic>
              </a:graphicData>
            </a:graphic>
          </wp:inline>
        </w:drawing>
      </w:r>
    </w:p>
    <w:p w14:paraId="1FC208F7" w14:textId="77777777" w:rsidR="001C5EC1" w:rsidRDefault="001C5EC1" w:rsidP="008D0360">
      <w:pPr>
        <w:pStyle w:val="Figuras"/>
        <w:jc w:val="center"/>
      </w:pPr>
      <w:bookmarkStart w:id="106" w:name="_Toc414976447"/>
      <w:r>
        <w:rPr>
          <w:b/>
        </w:rPr>
        <w:t>Figura 3.7:</w:t>
      </w:r>
      <w:r>
        <w:t xml:space="preserve"> Diagrama secuencia de la edición de objetos sobre la superficie colaborativa</w:t>
      </w:r>
      <w:bookmarkEnd w:id="106"/>
    </w:p>
    <w:p w14:paraId="71DEA3B3" w14:textId="77777777" w:rsidR="001C5EC1" w:rsidRDefault="001C5EC1" w:rsidP="001C5EC1">
      <w:pPr>
        <w:pStyle w:val="NombreCapitulo"/>
        <w:numPr>
          <w:ilvl w:val="0"/>
          <w:numId w:val="0"/>
        </w:numPr>
        <w:ind w:left="360" w:hanging="360"/>
      </w:pPr>
    </w:p>
    <w:p w14:paraId="053AFE2C" w14:textId="77777777" w:rsidR="001C5EC1" w:rsidRDefault="001C5EC1" w:rsidP="001C5EC1">
      <w:pPr>
        <w:pStyle w:val="NombreCapitulo"/>
        <w:numPr>
          <w:ilvl w:val="0"/>
          <w:numId w:val="0"/>
        </w:numPr>
        <w:ind w:left="360" w:hanging="360"/>
      </w:pPr>
    </w:p>
    <w:p w14:paraId="43358014" w14:textId="236299DF" w:rsidR="001C5EC1" w:rsidRDefault="001C5EC1" w:rsidP="001C5EC1">
      <w:pPr>
        <w:pStyle w:val="Subtitulocapitulo"/>
        <w:ind w:left="792" w:hanging="432"/>
      </w:pPr>
      <w:bookmarkStart w:id="107" w:name="_Toc414964235"/>
      <w:r>
        <w:t>DISEÑO DE LA INTERACCIÓN</w:t>
      </w:r>
      <w:bookmarkEnd w:id="107"/>
    </w:p>
    <w:p w14:paraId="767F4B8A" w14:textId="77777777" w:rsidR="001C5EC1" w:rsidRDefault="001C5EC1" w:rsidP="001C5EC1">
      <w:pPr>
        <w:pStyle w:val="Texto"/>
        <w:ind w:left="1416"/>
      </w:pPr>
      <w:r>
        <w:t xml:space="preserve">La interacción que se propone en este trabajo se basa en objetos tangibles, principalmente por proveer al estudiante de una interfaz más natural para el proceso de diseño de un modelo de datos. Por esto, en las recomendaciones de diseño se solicita el uso de plumas, específicamente con marcas infrarrojas, para dibujar sobre la superficie interactiva. </w:t>
      </w:r>
    </w:p>
    <w:p w14:paraId="0C81E9E4" w14:textId="77777777" w:rsidR="001C5EC1" w:rsidRDefault="001C5EC1" w:rsidP="001C5EC1">
      <w:pPr>
        <w:pStyle w:val="Texto"/>
        <w:ind w:left="1416"/>
      </w:pPr>
      <w:r>
        <w:t>Utilizar una pluma como dispositivo de entrada representa algunos desafíos de implementación como se ha mencionado anteriormente. Uno de estos desafíos, es proporcionar la retroalimentación adecuada para mantener concordancia con los objetos reales. Esto significa que la pluma que utiliza el estudiante, debe “rayar” la superficie, tal como lo haría una pluma común y corriente, además de hacerlo con el color asociado que esta posea.</w:t>
      </w:r>
    </w:p>
    <w:p w14:paraId="6EF693EF" w14:textId="77777777" w:rsidR="001C5EC1" w:rsidRDefault="001C5EC1" w:rsidP="001C5EC1">
      <w:pPr>
        <w:pStyle w:val="Texto"/>
        <w:ind w:left="1416"/>
      </w:pPr>
      <w:r>
        <w:t xml:space="preserve">En la figura 3.8 se observa la interacción diseñada para el trazado de entidades. En la primera parte el estudiante dibuja un cuadrado que se va pintando del color correspondiente a la pluma. Una vez reconocido el trazo, en su lugar se dibuja una entidad del mismo color. </w:t>
      </w:r>
    </w:p>
    <w:p w14:paraId="04963C4D" w14:textId="77777777" w:rsidR="001C5EC1" w:rsidRDefault="001C5EC1" w:rsidP="001C5EC1">
      <w:pPr>
        <w:pStyle w:val="Texto"/>
        <w:ind w:left="1416"/>
      </w:pPr>
    </w:p>
    <w:p w14:paraId="12940ED9" w14:textId="77777777" w:rsidR="001C5EC1" w:rsidRDefault="001C5EC1" w:rsidP="001C5EC1">
      <w:pPr>
        <w:pStyle w:val="Texto"/>
        <w:ind w:left="1416"/>
        <w:jc w:val="left"/>
      </w:pPr>
      <w:r>
        <w:rPr>
          <w:noProof/>
          <w:lang w:val="en-US" w:eastAsia="en-US"/>
        </w:rPr>
        <w:drawing>
          <wp:inline distT="0" distB="0" distL="0" distR="0" wp14:anchorId="0D2136E7" wp14:editId="4E43ED12">
            <wp:extent cx="4707248" cy="2305050"/>
            <wp:effectExtent l="19050" t="19050" r="17780"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8098" r="3267"/>
                    <a:stretch/>
                  </pic:blipFill>
                  <pic:spPr bwMode="auto">
                    <a:xfrm>
                      <a:off x="0" y="0"/>
                      <a:ext cx="4712178" cy="230746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50A4923" w14:textId="77777777" w:rsidR="001C5EC1" w:rsidRDefault="001C5EC1" w:rsidP="008D0360">
      <w:pPr>
        <w:pStyle w:val="Figuras"/>
        <w:jc w:val="center"/>
      </w:pPr>
      <w:bookmarkStart w:id="108" w:name="_Toc414976448"/>
      <w:r>
        <w:rPr>
          <w:b/>
        </w:rPr>
        <w:t xml:space="preserve">Figura 3.8: </w:t>
      </w:r>
      <w:r>
        <w:t>Interacción con pluma sobre la superficie colaborativa para la creación de entidades</w:t>
      </w:r>
      <w:bookmarkEnd w:id="108"/>
    </w:p>
    <w:p w14:paraId="06A4A74C" w14:textId="77777777" w:rsidR="001C5EC1" w:rsidRDefault="001C5EC1" w:rsidP="001C5EC1">
      <w:pPr>
        <w:pStyle w:val="Texto"/>
        <w:ind w:left="1416"/>
      </w:pPr>
    </w:p>
    <w:p w14:paraId="75B2D171" w14:textId="77777777" w:rsidR="001C5EC1" w:rsidRDefault="001C5EC1" w:rsidP="001C5EC1">
      <w:pPr>
        <w:pStyle w:val="Texto"/>
        <w:ind w:left="1416"/>
      </w:pPr>
      <w:r>
        <w:t>Para la edición de un objeto, se propone realizar un gesto de toque o click utilizando la pluma. Por ejemplo, cuando el estudiante  desee agregar un atributo a una entidad, éste deberá tocarla con la pluma, para posteriormente ingresar el texto del atributo en su tablet.</w:t>
      </w:r>
    </w:p>
    <w:p w14:paraId="6819DD26" w14:textId="77777777" w:rsidR="001C5EC1" w:rsidRDefault="001C5EC1" w:rsidP="001C5EC1">
      <w:pPr>
        <w:pStyle w:val="Texto"/>
        <w:ind w:left="1416"/>
      </w:pPr>
      <w:r>
        <w:t>Existen otras funciones que debe proveer la superficie colaborativa, como la posibilidad de eliminar, deshacer la última acción de un objeto y guardar el trabajo finalizado. Para esto se propone la creación de un menú permanente sobre la superficie en el cual los estudiantes deberán dar un click con sus plumas para llamar a sus funciones.</w:t>
      </w:r>
    </w:p>
    <w:p w14:paraId="66ABCBD2" w14:textId="77777777" w:rsidR="001C5EC1" w:rsidRPr="002A58BD" w:rsidRDefault="001C5EC1" w:rsidP="00FC6815">
      <w:pPr>
        <w:pStyle w:val="Texto"/>
      </w:pPr>
    </w:p>
    <w:p w14:paraId="46C6EEE6" w14:textId="77777777" w:rsidR="00B334F1" w:rsidRDefault="00B334F1" w:rsidP="00FC6815">
      <w:pPr>
        <w:pStyle w:val="Texto"/>
      </w:pPr>
    </w:p>
    <w:p w14:paraId="117FFF39" w14:textId="77777777" w:rsidR="00AC4B2D" w:rsidRDefault="00AC4B2D" w:rsidP="00FC6815">
      <w:pPr>
        <w:pStyle w:val="Texto"/>
      </w:pPr>
    </w:p>
    <w:p w14:paraId="16711D5F" w14:textId="77777777" w:rsidR="00AC4B2D" w:rsidRDefault="00AC4B2D" w:rsidP="00AC4B2D">
      <w:pPr>
        <w:pStyle w:val="NombreCapitulo"/>
        <w:numPr>
          <w:ilvl w:val="0"/>
          <w:numId w:val="0"/>
        </w:numPr>
        <w:ind w:left="360" w:hanging="360"/>
      </w:pPr>
    </w:p>
    <w:p w14:paraId="0C8078FE" w14:textId="0A7CC5F9" w:rsidR="00AC4B2D" w:rsidRPr="00E80913" w:rsidRDefault="00AC4B2D" w:rsidP="00AC4B2D">
      <w:pPr>
        <w:pStyle w:val="Subtitulocapitulo"/>
        <w:ind w:left="792" w:hanging="432"/>
      </w:pPr>
      <w:bookmarkStart w:id="109" w:name="_Toc414964236"/>
      <w:r>
        <w:t>DISEÑO DE EXPERIMENTOS Y PRUEBAS</w:t>
      </w:r>
      <w:bookmarkEnd w:id="109"/>
    </w:p>
    <w:p w14:paraId="37AE5395" w14:textId="77777777" w:rsidR="00AC4B2D" w:rsidRDefault="00AC4B2D" w:rsidP="00AC4B2D">
      <w:pPr>
        <w:spacing w:line="240" w:lineRule="auto"/>
        <w:jc w:val="both"/>
        <w:rPr>
          <w:rFonts w:eastAsia="Times New Roman" w:cs="Arial"/>
          <w:b/>
          <w:szCs w:val="24"/>
          <w:lang w:eastAsia="es-EC"/>
        </w:rPr>
      </w:pPr>
    </w:p>
    <w:p w14:paraId="6A7EF478" w14:textId="77777777" w:rsidR="0050039C" w:rsidRDefault="0050039C" w:rsidP="0050039C">
      <w:pPr>
        <w:pStyle w:val="Texto"/>
        <w:ind w:left="1416"/>
      </w:pPr>
      <w:r>
        <w:t xml:space="preserve">Para el presente estudio se realizó: una prueba de sistema que tiene como objetivo verificar el sistema propuesto considerando buenas prácticas ingeniería de software; una prueba de usabilidad de la solución; y, finalmente el experimento correspondiente para responder las preguntas de investigación.  </w:t>
      </w:r>
    </w:p>
    <w:p w14:paraId="2375A20C" w14:textId="77777777" w:rsidR="0050039C" w:rsidRDefault="0050039C" w:rsidP="0050039C">
      <w:pPr>
        <w:spacing w:line="240" w:lineRule="auto"/>
        <w:jc w:val="both"/>
        <w:rPr>
          <w:rFonts w:eastAsia="Times New Roman" w:cs="Arial"/>
          <w:b/>
          <w:szCs w:val="24"/>
          <w:lang w:eastAsia="es-EC"/>
        </w:rPr>
      </w:pPr>
    </w:p>
    <w:p w14:paraId="72D662E6" w14:textId="77777777" w:rsidR="0050039C" w:rsidRDefault="0050039C" w:rsidP="0050039C">
      <w:pPr>
        <w:pStyle w:val="Texto"/>
        <w:ind w:firstLine="591"/>
        <w:rPr>
          <w:b/>
        </w:rPr>
      </w:pPr>
      <w:r w:rsidRPr="00A53BA2">
        <w:rPr>
          <w:b/>
        </w:rPr>
        <w:t>Pruebas de Software</w:t>
      </w:r>
    </w:p>
    <w:p w14:paraId="259D08C4" w14:textId="77777777" w:rsidR="0050039C" w:rsidRPr="00605522" w:rsidRDefault="0050039C" w:rsidP="0050039C">
      <w:pPr>
        <w:pStyle w:val="Texto"/>
        <w:ind w:left="1416"/>
      </w:pPr>
      <w:r>
        <w:t xml:space="preserve">Los casos de prueba de software, fueron diseñados considerando un enfoque de caja negra y en concordancia al estándar IEEE </w:t>
      </w:r>
      <w:r w:rsidRPr="00B77A10">
        <w:t>829-1998</w:t>
      </w:r>
      <w:r>
        <w:t>. El documento de pruebas que contiene estos casos de pruebas se encuentra ubicado en el Anexo A.</w:t>
      </w:r>
    </w:p>
    <w:p w14:paraId="146620BF" w14:textId="77777777" w:rsidR="0050039C" w:rsidRDefault="0050039C" w:rsidP="0050039C">
      <w:pPr>
        <w:pStyle w:val="Texto"/>
        <w:rPr>
          <w:b/>
        </w:rPr>
      </w:pPr>
    </w:p>
    <w:p w14:paraId="2D02F530" w14:textId="77777777" w:rsidR="0050039C" w:rsidRPr="00A53BA2" w:rsidRDefault="0050039C" w:rsidP="0050039C">
      <w:pPr>
        <w:pStyle w:val="Texto"/>
        <w:ind w:left="1416"/>
        <w:rPr>
          <w:b/>
        </w:rPr>
      </w:pPr>
      <w:r w:rsidRPr="00A53BA2">
        <w:rPr>
          <w:b/>
        </w:rPr>
        <w:t>Diseño del Experimento</w:t>
      </w:r>
      <w:r>
        <w:rPr>
          <w:b/>
        </w:rPr>
        <w:t xml:space="preserve"> y Prueba de Usabilidad</w:t>
      </w:r>
    </w:p>
    <w:p w14:paraId="6584F5F2" w14:textId="77777777" w:rsidR="0050039C" w:rsidRDefault="0050039C" w:rsidP="0050039C">
      <w:pPr>
        <w:pStyle w:val="Texto"/>
        <w:ind w:left="1416"/>
      </w:pPr>
      <w:r>
        <w:t xml:space="preserve">Para este estudio se seleccionó 10 profesores del área de computación de la Escuela Superior Politécnica del Litoral que han estado relacionados con la enseñanza y/o evaluación de modelamiento de datos a lo largo de su trayectoria profesional. Además se contó con 30  estudiantes del curso de Sistemas de Bases de Datos I correspondientes al segundo término 2014-2015 de esta misma institución, los mismos que correspondieron a la  totalidad de la población que tomó este tipo de cursos en el área de ingeniería en ciencias computacionales en el período mencionado. Se organizaron dos grupos de experimentos, un grupo asociado a profesores y otro asociado a estudiantes. </w:t>
      </w:r>
    </w:p>
    <w:p w14:paraId="38DC3801" w14:textId="77777777" w:rsidR="0050039C" w:rsidRDefault="0050039C" w:rsidP="0050039C">
      <w:pPr>
        <w:pStyle w:val="Texto"/>
        <w:ind w:left="1416"/>
      </w:pPr>
    </w:p>
    <w:p w14:paraId="735D5833" w14:textId="77777777" w:rsidR="0050039C" w:rsidRDefault="0050039C" w:rsidP="0050039C">
      <w:pPr>
        <w:pStyle w:val="Texto"/>
        <w:ind w:left="1416"/>
      </w:pPr>
      <w:r>
        <w:t>Las variables tomadas en cuenta en la experimentación, así como su definición conceptual y operacional, se detallan en la tabla 3.3  junto con su escala de medición.</w:t>
      </w:r>
    </w:p>
    <w:p w14:paraId="5F0D9490" w14:textId="77777777" w:rsidR="0050039C" w:rsidRDefault="0050039C" w:rsidP="0050039C">
      <w:pPr>
        <w:pStyle w:val="Texto"/>
        <w:ind w:left="1416"/>
      </w:pPr>
    </w:p>
    <w:tbl>
      <w:tblPr>
        <w:tblStyle w:val="Tablanormal11"/>
        <w:tblW w:w="8277" w:type="dxa"/>
        <w:jc w:val="center"/>
        <w:tblLook w:val="04A0" w:firstRow="1" w:lastRow="0" w:firstColumn="1" w:lastColumn="0" w:noHBand="0" w:noVBand="1"/>
      </w:tblPr>
      <w:tblGrid>
        <w:gridCol w:w="2410"/>
        <w:gridCol w:w="3686"/>
        <w:gridCol w:w="2181"/>
      </w:tblGrid>
      <w:tr w:rsidR="0050039C" w:rsidRPr="00367225" w14:paraId="26CA545C" w14:textId="77777777" w:rsidTr="00B44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77" w:type="dxa"/>
            <w:gridSpan w:val="3"/>
            <w:tcBorders>
              <w:top w:val="nil"/>
              <w:left w:val="nil"/>
              <w:bottom w:val="single" w:sz="4" w:space="0" w:color="auto"/>
              <w:right w:val="nil"/>
            </w:tcBorders>
          </w:tcPr>
          <w:p w14:paraId="270931DB" w14:textId="43D9092F" w:rsidR="0050039C" w:rsidRPr="00EC22D1" w:rsidRDefault="0050039C" w:rsidP="00EC22D1">
            <w:pPr>
              <w:pStyle w:val="Tabla"/>
            </w:pPr>
            <w:bookmarkStart w:id="110" w:name="_Toc414973943"/>
            <w:r w:rsidRPr="00EC22D1">
              <w:rPr>
                <w:b/>
              </w:rPr>
              <w:t>Tabla 3.3</w:t>
            </w:r>
            <w:r w:rsidR="00EC22D1">
              <w:t>:</w:t>
            </w:r>
            <w:r w:rsidRPr="00EC22D1">
              <w:t xml:space="preserve"> Definición conceptual y operacional de las variables de estudio.</w:t>
            </w:r>
            <w:bookmarkEnd w:id="110"/>
          </w:p>
        </w:tc>
      </w:tr>
      <w:tr w:rsidR="0050039C" w:rsidRPr="006024A1" w14:paraId="1D9CFB7D" w14:textId="77777777" w:rsidTr="00EC22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vAlign w:val="center"/>
          </w:tcPr>
          <w:p w14:paraId="3B1310EF" w14:textId="77777777" w:rsidR="0050039C" w:rsidRPr="006024A1" w:rsidRDefault="0050039C" w:rsidP="00EC22D1">
            <w:pPr>
              <w:pStyle w:val="NoSpacing"/>
              <w:spacing w:line="360" w:lineRule="auto"/>
              <w:jc w:val="center"/>
              <w:rPr>
                <w:rFonts w:ascii="Arial" w:hAnsi="Arial" w:cs="Arial"/>
              </w:rPr>
            </w:pPr>
            <w:r>
              <w:rPr>
                <w:rFonts w:ascii="Arial" w:hAnsi="Arial" w:cs="Arial"/>
              </w:rPr>
              <w:t>Variable de estudio</w:t>
            </w:r>
          </w:p>
        </w:tc>
        <w:tc>
          <w:tcPr>
            <w:tcW w:w="3686" w:type="dxa"/>
            <w:tcBorders>
              <w:top w:val="single" w:sz="4" w:space="0" w:color="auto"/>
              <w:left w:val="single" w:sz="4" w:space="0" w:color="auto"/>
              <w:bottom w:val="single" w:sz="4" w:space="0" w:color="auto"/>
              <w:right w:val="single" w:sz="4" w:space="0" w:color="auto"/>
            </w:tcBorders>
            <w:vAlign w:val="center"/>
          </w:tcPr>
          <w:p w14:paraId="657D6D8D" w14:textId="77777777" w:rsidR="0050039C" w:rsidRPr="006024A1" w:rsidRDefault="0050039C" w:rsidP="00EC22D1">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Definición conceptual</w:t>
            </w:r>
          </w:p>
        </w:tc>
        <w:tc>
          <w:tcPr>
            <w:tcW w:w="2181" w:type="dxa"/>
            <w:tcBorders>
              <w:top w:val="single" w:sz="4" w:space="0" w:color="auto"/>
              <w:left w:val="single" w:sz="4" w:space="0" w:color="auto"/>
              <w:bottom w:val="single" w:sz="4" w:space="0" w:color="auto"/>
              <w:right w:val="single" w:sz="4" w:space="0" w:color="auto"/>
            </w:tcBorders>
            <w:vAlign w:val="center"/>
          </w:tcPr>
          <w:p w14:paraId="17E09410" w14:textId="77777777" w:rsidR="0050039C" w:rsidRDefault="0050039C" w:rsidP="00EC22D1">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Definición operacional y escala de medición</w:t>
            </w:r>
          </w:p>
        </w:tc>
      </w:tr>
      <w:tr w:rsidR="0050039C" w:rsidRPr="00367225" w14:paraId="17E0C7D2" w14:textId="77777777" w:rsidTr="00B445A7">
        <w:trPr>
          <w:jc w:val="cent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tcPr>
          <w:p w14:paraId="2A689D70" w14:textId="77777777" w:rsidR="0050039C" w:rsidRPr="00FD1FEE" w:rsidRDefault="0050039C" w:rsidP="00B445A7">
            <w:pPr>
              <w:pStyle w:val="NoSpacing"/>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individual</w:t>
            </w:r>
          </w:p>
        </w:tc>
        <w:tc>
          <w:tcPr>
            <w:tcW w:w="3686" w:type="dxa"/>
            <w:tcBorders>
              <w:top w:val="single" w:sz="4" w:space="0" w:color="auto"/>
            </w:tcBorders>
          </w:tcPr>
          <w:p w14:paraId="0A6C9FEB" w14:textId="77777777" w:rsidR="0050039C" w:rsidRPr="00FD1FEE" w:rsidRDefault="0050039C"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deba asignar una calificación individual acorde a la cantidad de trabajo que aportan los alumnos en la evaluación de un trabajo colaborativo de modelado de datos</w:t>
            </w:r>
          </w:p>
        </w:tc>
        <w:tc>
          <w:tcPr>
            <w:tcW w:w="2181" w:type="dxa"/>
            <w:tcBorders>
              <w:top w:val="single" w:sz="4" w:space="0" w:color="auto"/>
            </w:tcBorders>
          </w:tcPr>
          <w:p w14:paraId="043F9FC4" w14:textId="77777777" w:rsidR="0050039C" w:rsidRPr="00FD1FEE" w:rsidRDefault="0050039C"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Esta variable se mide a través de una encuesta y un ítem en una escala Likert de 5 puntos. Donde 1 representa Muy difícil y 5 representa Muy Fácil </w:t>
            </w:r>
          </w:p>
        </w:tc>
      </w:tr>
      <w:tr w:rsidR="0050039C" w:rsidRPr="00367225" w14:paraId="2760207D" w14:textId="77777777" w:rsidTr="00B44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55E7DCF" w14:textId="77777777" w:rsidR="0050039C" w:rsidRPr="00FD1FEE" w:rsidRDefault="0050039C" w:rsidP="00B445A7">
            <w:pPr>
              <w:pStyle w:val="NoSpacing"/>
              <w:spacing w:line="360" w:lineRule="auto"/>
              <w:rPr>
                <w:rFonts w:ascii="Arial" w:hAnsi="Arial" w:cs="Arial"/>
                <w:b w:val="0"/>
              </w:rPr>
            </w:pPr>
            <w:r w:rsidRPr="00FD1FEE">
              <w:rPr>
                <w:rFonts w:ascii="Arial" w:hAnsi="Arial" w:cs="Arial"/>
                <w:b w:val="0"/>
              </w:rPr>
              <w:t xml:space="preserve">Percepción de </w:t>
            </w:r>
            <w:r w:rsidRPr="00FD1FEE">
              <w:rPr>
                <w:rStyle w:val="TextoCar"/>
                <w:rFonts w:eastAsiaTheme="minorHAnsi"/>
                <w:b w:val="0"/>
                <w:sz w:val="22"/>
                <w:szCs w:val="22"/>
              </w:rPr>
              <w:t>facilidad de asignar una calificación grupal</w:t>
            </w:r>
            <w:r w:rsidRPr="00FD1FEE">
              <w:rPr>
                <w:rFonts w:ascii="Arial" w:hAnsi="Arial" w:cs="Arial"/>
                <w:b w:val="0"/>
                <w:color w:val="000000"/>
              </w:rPr>
              <w:t xml:space="preserve"> </w:t>
            </w:r>
          </w:p>
        </w:tc>
        <w:tc>
          <w:tcPr>
            <w:tcW w:w="3686" w:type="dxa"/>
          </w:tcPr>
          <w:p w14:paraId="350D42B8" w14:textId="77777777" w:rsidR="0050039C" w:rsidRPr="00FD1FEE" w:rsidRDefault="0050039C"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color w:val="000000"/>
              </w:rPr>
              <w:t>Refiere a la f</w:t>
            </w:r>
            <w:r w:rsidRPr="00FD1FEE">
              <w:rPr>
                <w:rFonts w:ascii="Arial" w:hAnsi="Arial" w:cs="Arial"/>
                <w:color w:val="000000"/>
              </w:rPr>
              <w:t xml:space="preserve">acilidad </w:t>
            </w:r>
            <w:r>
              <w:rPr>
                <w:rFonts w:ascii="Arial" w:hAnsi="Arial" w:cs="Arial"/>
                <w:color w:val="000000"/>
              </w:rPr>
              <w:t xml:space="preserve"> que observa el profesor al  utilizar la herramienta considerada, cuando este desea asignar una calificación grupal en la evaluación de un trabajo colaborativo de modelado de datos</w:t>
            </w:r>
          </w:p>
        </w:tc>
        <w:tc>
          <w:tcPr>
            <w:tcW w:w="2181" w:type="dxa"/>
          </w:tcPr>
          <w:p w14:paraId="58C5627C" w14:textId="77777777" w:rsidR="0050039C" w:rsidRPr="00FD1FEE" w:rsidRDefault="0050039C"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Muy difícil y 5 representa Muy Fácil.</w:t>
            </w:r>
          </w:p>
        </w:tc>
      </w:tr>
      <w:tr w:rsidR="0050039C" w:rsidRPr="00367225" w14:paraId="6717E641" w14:textId="77777777" w:rsidTr="00B445A7">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DCB3567" w14:textId="77777777" w:rsidR="0050039C" w:rsidRPr="00FD1FEE" w:rsidRDefault="0050039C" w:rsidP="00B445A7">
            <w:pPr>
              <w:pStyle w:val="NoSpacing"/>
              <w:spacing w:line="360" w:lineRule="auto"/>
              <w:rPr>
                <w:rFonts w:ascii="Arial" w:hAnsi="Arial" w:cs="Arial"/>
                <w:b w:val="0"/>
              </w:rPr>
            </w:pPr>
            <w:r w:rsidRPr="00FD1FEE">
              <w:rPr>
                <w:rFonts w:ascii="Arial" w:hAnsi="Arial" w:cs="Arial"/>
                <w:b w:val="0"/>
              </w:rPr>
              <w:t>Percepción en relación a la equidad de carga de trabajo</w:t>
            </w:r>
          </w:p>
        </w:tc>
        <w:tc>
          <w:tcPr>
            <w:tcW w:w="3686" w:type="dxa"/>
          </w:tcPr>
          <w:p w14:paraId="67CC69A9" w14:textId="77777777" w:rsidR="0050039C" w:rsidRPr="00FD1FEE" w:rsidRDefault="0050039C"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color w:val="000000"/>
              </w:rPr>
              <w:t>Refiere a cuan equitativo es el esfuerzo de trabajo invertido por los alumnos que integran un grupo que realizan trabajos colaborativos de modelado de datos.</w:t>
            </w:r>
          </w:p>
        </w:tc>
        <w:tc>
          <w:tcPr>
            <w:tcW w:w="2181" w:type="dxa"/>
          </w:tcPr>
          <w:p w14:paraId="27FE6FE8" w14:textId="77777777" w:rsidR="0050039C" w:rsidRPr="00FD1FEE" w:rsidRDefault="0050039C"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Nada equitativo y 5 representa Muy Equitativo.</w:t>
            </w:r>
          </w:p>
        </w:tc>
      </w:tr>
      <w:tr w:rsidR="0050039C" w:rsidRPr="00367225" w14:paraId="4729A594" w14:textId="77777777" w:rsidTr="00B44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AE936B0" w14:textId="77777777" w:rsidR="0050039C" w:rsidRPr="00E06B67" w:rsidRDefault="0050039C" w:rsidP="00B445A7">
            <w:pPr>
              <w:pStyle w:val="NoSpacing"/>
              <w:spacing w:line="360" w:lineRule="auto"/>
              <w:rPr>
                <w:rFonts w:ascii="Arial" w:hAnsi="Arial" w:cs="Arial"/>
                <w:b w:val="0"/>
              </w:rPr>
            </w:pPr>
            <w:r>
              <w:rPr>
                <w:rFonts w:ascii="Arial" w:hAnsi="Arial" w:cs="Arial"/>
                <w:b w:val="0"/>
              </w:rPr>
              <w:t>Conformidad con</w:t>
            </w:r>
            <w:r w:rsidRPr="00E06B67">
              <w:rPr>
                <w:rFonts w:ascii="Arial" w:hAnsi="Arial" w:cs="Arial"/>
                <w:b w:val="0"/>
              </w:rPr>
              <w:t xml:space="preserve"> calificación individual</w:t>
            </w:r>
          </w:p>
        </w:tc>
        <w:tc>
          <w:tcPr>
            <w:tcW w:w="3686" w:type="dxa"/>
          </w:tcPr>
          <w:p w14:paraId="7FE3C710" w14:textId="77777777" w:rsidR="0050039C" w:rsidRDefault="0050039C"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individual asignada por un profesor, cuando ha realizado un trabajo de modelamiento de datos colaborativo.</w:t>
            </w:r>
          </w:p>
        </w:tc>
        <w:tc>
          <w:tcPr>
            <w:tcW w:w="2181" w:type="dxa"/>
          </w:tcPr>
          <w:p w14:paraId="6058BBCE" w14:textId="77777777" w:rsidR="0050039C" w:rsidRDefault="0050039C"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50039C" w:rsidRPr="00367225" w14:paraId="46553F9B" w14:textId="77777777" w:rsidTr="00B445A7">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23C1ED25" w14:textId="77777777" w:rsidR="0050039C" w:rsidRPr="00E06B67" w:rsidRDefault="0050039C" w:rsidP="00B445A7">
            <w:pPr>
              <w:pStyle w:val="NoSpacing"/>
              <w:spacing w:line="360" w:lineRule="auto"/>
              <w:rPr>
                <w:rFonts w:ascii="Arial" w:hAnsi="Arial" w:cs="Arial"/>
                <w:b w:val="0"/>
              </w:rPr>
            </w:pPr>
            <w:r>
              <w:rPr>
                <w:rFonts w:ascii="Arial" w:hAnsi="Arial" w:cs="Arial"/>
                <w:b w:val="0"/>
              </w:rPr>
              <w:t>Conformidad con</w:t>
            </w:r>
            <w:r w:rsidRPr="00E06B67">
              <w:rPr>
                <w:rFonts w:ascii="Arial" w:hAnsi="Arial" w:cs="Arial"/>
                <w:b w:val="0"/>
              </w:rPr>
              <w:t xml:space="preserve"> calificación grupal</w:t>
            </w:r>
          </w:p>
        </w:tc>
        <w:tc>
          <w:tcPr>
            <w:tcW w:w="3686" w:type="dxa"/>
          </w:tcPr>
          <w:p w14:paraId="61B357C4" w14:textId="77777777" w:rsidR="0050039C" w:rsidRDefault="0050039C"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Refiere a la conformidad que muestra el estudiante con la calificación grupal asignada por un profesor, cuando ha realizado un trabajo colaborativo de modelamiento de datos.</w:t>
            </w:r>
          </w:p>
        </w:tc>
        <w:tc>
          <w:tcPr>
            <w:tcW w:w="2181" w:type="dxa"/>
          </w:tcPr>
          <w:p w14:paraId="383AE44D" w14:textId="77777777" w:rsidR="0050039C" w:rsidRDefault="0050039C"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 inconformidad y 5 representa Total conformidad.</w:t>
            </w:r>
          </w:p>
        </w:tc>
      </w:tr>
      <w:tr w:rsidR="0050039C" w:rsidRPr="00367225" w14:paraId="68B30DE2" w14:textId="77777777" w:rsidTr="00B44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4F75EAC9" w14:textId="77777777" w:rsidR="0050039C" w:rsidRDefault="0050039C" w:rsidP="00B445A7">
            <w:pPr>
              <w:pStyle w:val="NoSpacing"/>
              <w:spacing w:line="360" w:lineRule="auto"/>
              <w:rPr>
                <w:rFonts w:ascii="Arial" w:hAnsi="Arial" w:cs="Arial"/>
                <w:b w:val="0"/>
              </w:rPr>
            </w:pPr>
            <w:r>
              <w:rPr>
                <w:rFonts w:ascii="Arial" w:hAnsi="Arial" w:cs="Arial"/>
                <w:b w:val="0"/>
              </w:rPr>
              <w:t>C</w:t>
            </w:r>
            <w:r w:rsidRPr="004139D1">
              <w:rPr>
                <w:rFonts w:ascii="Arial" w:hAnsi="Arial" w:cs="Arial"/>
                <w:b w:val="0"/>
              </w:rPr>
              <w:t>apacidad  de herramientas  para reflejar aporte real</w:t>
            </w:r>
          </w:p>
        </w:tc>
        <w:tc>
          <w:tcPr>
            <w:tcW w:w="3686" w:type="dxa"/>
          </w:tcPr>
          <w:p w14:paraId="79BCF3D0" w14:textId="77777777" w:rsidR="0050039C" w:rsidRDefault="0050039C"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Refiere a la percepción que el estudiante tiene en cuanto a la capacidad de la  herramienta que utiliza para reflejar sus contribuciones reales, cuando ha realizado un trabajo colaborativo de modelamiento de datos. </w:t>
            </w:r>
          </w:p>
        </w:tc>
        <w:tc>
          <w:tcPr>
            <w:tcW w:w="2181" w:type="dxa"/>
          </w:tcPr>
          <w:p w14:paraId="60E267C0" w14:textId="77777777" w:rsidR="0050039C" w:rsidRDefault="0050039C" w:rsidP="00B445A7">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 variable se mide a través de una encuesta y un ítem en una escala Likert de 5 puntos. Donde 1 representa totalmente alejado de la realidad y 5 totalmente cercano a la realidad.</w:t>
            </w:r>
          </w:p>
        </w:tc>
      </w:tr>
      <w:tr w:rsidR="0050039C" w:rsidRPr="00367225" w14:paraId="0DC7B937" w14:textId="77777777" w:rsidTr="00B445A7">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8288ED6" w14:textId="77777777" w:rsidR="0050039C" w:rsidRPr="00E06B67" w:rsidRDefault="0050039C" w:rsidP="00B445A7">
            <w:pPr>
              <w:pStyle w:val="NoSpacing"/>
              <w:spacing w:line="360" w:lineRule="auto"/>
              <w:rPr>
                <w:rFonts w:ascii="Arial" w:hAnsi="Arial" w:cs="Arial"/>
                <w:b w:val="0"/>
              </w:rPr>
            </w:pPr>
            <w:r>
              <w:rPr>
                <w:rFonts w:ascii="Arial" w:hAnsi="Arial" w:cs="Arial"/>
                <w:b w:val="0"/>
              </w:rPr>
              <w:t>Utilización de superficie colaborativa</w:t>
            </w:r>
          </w:p>
        </w:tc>
        <w:tc>
          <w:tcPr>
            <w:tcW w:w="3686" w:type="dxa"/>
          </w:tcPr>
          <w:p w14:paraId="06FC8BA0" w14:textId="77777777" w:rsidR="0050039C" w:rsidRDefault="0050039C" w:rsidP="00B445A7">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xml:space="preserve">Representa la utilización de la superficie colaborativa en el experimento o la utilización de herramientas tradicionales. </w:t>
            </w:r>
          </w:p>
        </w:tc>
        <w:tc>
          <w:tcPr>
            <w:tcW w:w="2181" w:type="dxa"/>
            <w:vAlign w:val="center"/>
          </w:tcPr>
          <w:p w14:paraId="21853179" w14:textId="77777777" w:rsidR="0050039C" w:rsidRDefault="0050039C" w:rsidP="00B445A7">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Adopta dos valores posibles, ausencia y presencia de la variable y se la controla durante los experimentos.</w:t>
            </w:r>
          </w:p>
        </w:tc>
      </w:tr>
    </w:tbl>
    <w:p w14:paraId="421926AE" w14:textId="77777777" w:rsidR="0050039C" w:rsidRDefault="0050039C" w:rsidP="0050039C">
      <w:pPr>
        <w:pStyle w:val="Texto"/>
        <w:ind w:left="1416"/>
      </w:pPr>
    </w:p>
    <w:p w14:paraId="59EDC7C9" w14:textId="77777777" w:rsidR="0050039C" w:rsidRDefault="0050039C" w:rsidP="0050039C">
      <w:pPr>
        <w:pStyle w:val="Texto"/>
        <w:ind w:left="1416"/>
      </w:pPr>
    </w:p>
    <w:p w14:paraId="12165D6A" w14:textId="32A6780D" w:rsidR="0050039C" w:rsidRDefault="0050039C" w:rsidP="0050039C">
      <w:pPr>
        <w:pStyle w:val="Texto"/>
        <w:ind w:left="1416"/>
      </w:pPr>
      <w:r>
        <w:t xml:space="preserve">Para el diseño de la experimentación con profesores se adoptó un diseño </w:t>
      </w:r>
      <w:r w:rsidRPr="005313F2">
        <w:t>pre</w:t>
      </w:r>
      <w:r>
        <w:t xml:space="preserve"> prueba –</w:t>
      </w:r>
      <w:r w:rsidRPr="005313F2">
        <w:t>post</w:t>
      </w:r>
      <w:r>
        <w:t xml:space="preserve"> prueba</w:t>
      </w:r>
      <w:r w:rsidRPr="005313F2">
        <w:t xml:space="preserve"> </w:t>
      </w:r>
      <w:r w:rsidR="008D0360">
        <w:t>(ver figura 3.9</w:t>
      </w:r>
      <w:r>
        <w:t>). Esto con el objetivo de conocer cómo se afectó su percepción en</w:t>
      </w:r>
      <w:r w:rsidRPr="005313F2">
        <w:t xml:space="preserve"> relación</w:t>
      </w:r>
      <w:r>
        <w:t xml:space="preserve"> las variables de</w:t>
      </w:r>
      <w:r w:rsidRPr="005313F2">
        <w:t xml:space="preserve"> equidad de carga de trabajo y a la facilidad de asignar una calificación individual y grupal en tareas de modelado de datos</w:t>
      </w:r>
      <w:r>
        <w:t xml:space="preserve"> con la utilización de la herramienta propuesta. </w:t>
      </w:r>
    </w:p>
    <w:tbl>
      <w:tblPr>
        <w:tblStyle w:val="TableGrid"/>
        <w:tblW w:w="0" w:type="auto"/>
        <w:jc w:val="center"/>
        <w:tblLook w:val="04A0" w:firstRow="1" w:lastRow="0" w:firstColumn="1" w:lastColumn="0" w:noHBand="0" w:noVBand="1"/>
      </w:tblPr>
      <w:tblGrid>
        <w:gridCol w:w="5949"/>
      </w:tblGrid>
      <w:tr w:rsidR="0050039C" w14:paraId="4A584D53" w14:textId="77777777" w:rsidTr="008D0360">
        <w:trPr>
          <w:jc w:val="center"/>
        </w:trPr>
        <w:tc>
          <w:tcPr>
            <w:tcW w:w="5949" w:type="dxa"/>
            <w:tcBorders>
              <w:bottom w:val="single" w:sz="4" w:space="0" w:color="auto"/>
            </w:tcBorders>
          </w:tcPr>
          <w:p w14:paraId="7F0A547D" w14:textId="77777777" w:rsidR="0050039C" w:rsidRPr="00371DC4" w:rsidRDefault="00490A94" w:rsidP="00B445A7">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1</m:t>
                    </m:r>
                  </m:sub>
                </m:sSub>
                <m:r>
                  <w:rPr>
                    <w:rFonts w:ascii="Cambria Math" w:hAnsi="Cambria Math"/>
                    <w:sz w:val="40"/>
                    <w:szCs w:val="40"/>
                  </w:rPr>
                  <m:t xml:space="preserve"> →   χ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2</m:t>
                    </m:r>
                  </m:sub>
                </m:sSub>
              </m:oMath>
            </m:oMathPara>
          </w:p>
        </w:tc>
      </w:tr>
      <w:tr w:rsidR="0050039C" w:rsidRPr="008D0360" w14:paraId="3E1A4A8E" w14:textId="77777777" w:rsidTr="008D0360">
        <w:trPr>
          <w:jc w:val="center"/>
        </w:trPr>
        <w:tc>
          <w:tcPr>
            <w:tcW w:w="5949" w:type="dxa"/>
            <w:tcBorders>
              <w:bottom w:val="single" w:sz="4" w:space="0" w:color="auto"/>
            </w:tcBorders>
          </w:tcPr>
          <w:p w14:paraId="389B4431" w14:textId="77777777" w:rsidR="0050039C" w:rsidRPr="008D0360" w:rsidRDefault="0050039C" w:rsidP="00B445A7">
            <w:pPr>
              <w:pStyle w:val="Texto"/>
              <w:spacing w:line="240" w:lineRule="auto"/>
              <w:ind w:left="0"/>
              <w:rPr>
                <w:b/>
                <w:sz w:val="20"/>
                <w:szCs w:val="20"/>
              </w:rPr>
            </w:pPr>
            <w:r w:rsidRPr="008D0360">
              <w:rPr>
                <w:b/>
                <w:sz w:val="20"/>
                <w:szCs w:val="20"/>
              </w:rPr>
              <w:t>X:</w:t>
            </w:r>
            <w:r w:rsidRPr="008D0360">
              <w:rPr>
                <w:sz w:val="20"/>
                <w:szCs w:val="20"/>
              </w:rPr>
              <w:t xml:space="preserve"> Monitoreo y evaluación utilizando la herramienta propuesta </w:t>
            </w:r>
            <w:r w:rsidRPr="008D0360">
              <w:rPr>
                <w:b/>
                <w:sz w:val="20"/>
                <w:szCs w:val="20"/>
              </w:rPr>
              <w:t xml:space="preserve"> </w:t>
            </w:r>
          </w:p>
          <w:p w14:paraId="3793D9E0" w14:textId="08A574D0" w:rsidR="0050039C" w:rsidRPr="008D0360" w:rsidRDefault="0050039C" w:rsidP="008D0360">
            <w:pPr>
              <w:pStyle w:val="Texto"/>
              <w:tabs>
                <w:tab w:val="left" w:pos="5367"/>
              </w:tabs>
              <w:spacing w:line="240" w:lineRule="auto"/>
              <w:ind w:left="0"/>
              <w:rPr>
                <w:sz w:val="20"/>
                <w:szCs w:val="20"/>
              </w:rPr>
            </w:pPr>
            <w:r w:rsidRPr="008D0360">
              <w:rPr>
                <w:b/>
                <w:sz w:val="20"/>
                <w:szCs w:val="20"/>
              </w:rPr>
              <w:t>O:</w:t>
            </w:r>
            <w:r w:rsidRPr="008D0360">
              <w:rPr>
                <w:sz w:val="20"/>
                <w:szCs w:val="20"/>
              </w:rPr>
              <w:t xml:space="preserve"> Observación</w:t>
            </w:r>
            <w:r w:rsidR="008D0360" w:rsidRPr="008D0360">
              <w:rPr>
                <w:sz w:val="20"/>
                <w:szCs w:val="20"/>
              </w:rPr>
              <w:tab/>
            </w:r>
          </w:p>
        </w:tc>
      </w:tr>
      <w:tr w:rsidR="0050039C" w14:paraId="5753B0A8" w14:textId="77777777" w:rsidTr="008D0360">
        <w:trPr>
          <w:jc w:val="center"/>
        </w:trPr>
        <w:tc>
          <w:tcPr>
            <w:tcW w:w="5949" w:type="dxa"/>
            <w:tcBorders>
              <w:top w:val="single" w:sz="4" w:space="0" w:color="auto"/>
              <w:left w:val="nil"/>
              <w:bottom w:val="nil"/>
              <w:right w:val="nil"/>
            </w:tcBorders>
          </w:tcPr>
          <w:p w14:paraId="7D054BBF" w14:textId="77777777" w:rsidR="008D0360" w:rsidRDefault="008D0360" w:rsidP="008D0360">
            <w:pPr>
              <w:pStyle w:val="Figuras"/>
              <w:spacing w:line="276" w:lineRule="auto"/>
            </w:pPr>
          </w:p>
          <w:p w14:paraId="67D7A7F8" w14:textId="68107E72" w:rsidR="0050039C" w:rsidRDefault="008D0360" w:rsidP="008D0360">
            <w:pPr>
              <w:pStyle w:val="Figuras"/>
              <w:spacing w:line="276" w:lineRule="auto"/>
              <w:ind w:left="0"/>
            </w:pPr>
            <w:bookmarkStart w:id="111" w:name="_Toc414976449"/>
            <w:r>
              <w:rPr>
                <w:b/>
              </w:rPr>
              <w:t>Figura 3.9</w:t>
            </w:r>
            <w:r w:rsidR="0050039C" w:rsidRPr="000F018B">
              <w:t>:</w:t>
            </w:r>
            <w:r w:rsidR="0050039C">
              <w:t xml:space="preserve"> </w:t>
            </w:r>
            <w:r w:rsidR="0050039C" w:rsidRPr="000F018B">
              <w:t xml:space="preserve">Diseño </w:t>
            </w:r>
            <w:r w:rsidR="0050039C">
              <w:t>de experimentación con profesores</w:t>
            </w:r>
            <w:bookmarkEnd w:id="111"/>
          </w:p>
        </w:tc>
      </w:tr>
    </w:tbl>
    <w:p w14:paraId="4F37D2D3" w14:textId="77777777" w:rsidR="008D0360" w:rsidRDefault="008D0360" w:rsidP="0050039C">
      <w:pPr>
        <w:pStyle w:val="Texto"/>
        <w:ind w:left="1416"/>
      </w:pPr>
    </w:p>
    <w:p w14:paraId="40ACF586" w14:textId="77777777" w:rsidR="0050039C" w:rsidRDefault="0050039C" w:rsidP="0050039C">
      <w:pPr>
        <w:pStyle w:val="Texto"/>
        <w:ind w:left="1416"/>
      </w:pPr>
      <w:r>
        <w:t>Para llevar acabo esto, en primer lugar se realizó una observación en la que se midieron las variables indicadas, esta medición se la hizo usando un  formulario de encuesta que se aplicó a los profesores  (ver anexo C). Posteriormente, se condujo una sesión de trabajo que consistió en la participación de los profesores en el monitoreo y evaluación de una sesión de trabajo colaborativo, con la versión final de la solución. En el que se solicitó a  2 grupos de estudiantes que participen en la realización de un diagrama de modelado datos. Los profesores a través de la interfaz web de la solución, pudieron monitorear y evaluar las sesiones de trabajo. Una vez finalizada la experimentación, se realizó una segunda observación en la que  se volvió a medir las mismas variables, utilizando un formulario (Ver anexo D) que contiene ítems comunes a los que se usaron en la pre-prueba.</w:t>
      </w:r>
    </w:p>
    <w:p w14:paraId="4653DD03" w14:textId="77777777" w:rsidR="0050039C" w:rsidRDefault="0050039C" w:rsidP="0050039C">
      <w:pPr>
        <w:pStyle w:val="Texto"/>
        <w:ind w:left="1416"/>
      </w:pPr>
    </w:p>
    <w:p w14:paraId="1A5292EF" w14:textId="55F41006" w:rsidR="0050039C" w:rsidRDefault="0050039C" w:rsidP="0050039C">
      <w:pPr>
        <w:pStyle w:val="Texto"/>
        <w:ind w:left="1416"/>
      </w:pPr>
      <w:r>
        <w:t>Para el diseño del experimento que considera a los estudiantes, se utilizó un esquema pre-test-post-test con grupo de control para los dos experimentos que se ejecutaron, como se observa en la figura 3.1</w:t>
      </w:r>
      <w:r w:rsidR="008D0360">
        <w:t>0</w:t>
      </w:r>
      <w:r>
        <w:t xml:space="preserve">. Las pre-observaciones para el experimento 1 y 2 se las hizo de forma simultánea antes de cada experimentación.  Algunos participantes en condición experimental del experimento 1 no volvieron a participar en esa condición en el experimento 2. Mientras que unos participantes del grupo de control del experimento 1, formaron parte de la condición experimental en el experimento 2. Para el experimento 1 las variables medidas fueron: </w:t>
      </w:r>
      <w:r w:rsidRPr="005313F2">
        <w:t>percepción en relación a la equidad de la carga de trabajo</w:t>
      </w:r>
      <w:r>
        <w:t xml:space="preserve">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xml:space="preserve">. Para el experimento 2 las variables medidas fueron: </w:t>
      </w:r>
      <w:r w:rsidRPr="005313F2">
        <w:t>percepción en relación a la 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En el caso de la experimentación 1, se midió exclusivamente las variables indicadas por cuanto se disponía de un primer prototipo de la herramienta que aún no contaba con todas las funcionalidades implementadas de la solución final. Debido a esto el profesor no pudo proveer las calificaciones individuales y grupales, por lo que no se pudo realizar la medición de las variables asociadas a conformidad de calificaciones individuales y grupales.</w:t>
      </w:r>
    </w:p>
    <w:p w14:paraId="6CDBA24E" w14:textId="77777777" w:rsidR="0050039C" w:rsidRDefault="0050039C" w:rsidP="0050039C">
      <w:pPr>
        <w:pStyle w:val="Texto"/>
        <w:ind w:left="1416"/>
        <w:rPr>
          <w:rStyle w:val="TextoCar"/>
        </w:rPr>
      </w:pPr>
      <w:r>
        <w:t xml:space="preserve">Los grupos de control y experimental se conformaron aleatoriamente para cada observación. Los estudiantes fueron asignados a grupos de trabajo en los que participaron </w:t>
      </w:r>
      <w:r>
        <w:rPr>
          <w:rStyle w:val="TextoCar"/>
        </w:rPr>
        <w:t>3 a 4 estudiantes escogidos al azar. Los estudiantes asignados al grupo experimental participaron utilizando la superficie colaborativa. Los estudiantes en el grupo de control participaron utilizando herramientas tradicionales, las cuales fueron: marcadores de colores, papelógrafo  y stikerts; o la herramienta web LucidChart. A los estudiantes que utilizaron marcadores, papelógrafo y stikerts se les requirió utilizar stikerts y marcadores de colores únicos. A los que utilizaron la herramienta web se les requirió utilizar fuentes y figuras de un color específico. Todo esto con el fin de poder distinguir sus aportaciones.</w:t>
      </w:r>
    </w:p>
    <w:p w14:paraId="40EE6F1D" w14:textId="77777777" w:rsidR="0050039C" w:rsidRDefault="0050039C" w:rsidP="0050039C">
      <w:pPr>
        <w:pStyle w:val="Texto"/>
        <w:ind w:left="1416"/>
      </w:pPr>
    </w:p>
    <w:p w14:paraId="16299137" w14:textId="77777777" w:rsidR="0050039C" w:rsidRDefault="0050039C" w:rsidP="0050039C">
      <w:pPr>
        <w:pStyle w:val="Texto"/>
        <w:ind w:left="1416"/>
      </w:pPr>
    </w:p>
    <w:p w14:paraId="53B4B11D" w14:textId="77777777" w:rsidR="0050039C" w:rsidRDefault="0050039C" w:rsidP="0050039C">
      <w:pPr>
        <w:pStyle w:val="Texto"/>
        <w:ind w:left="1416"/>
      </w:pPr>
    </w:p>
    <w:tbl>
      <w:tblPr>
        <w:tblStyle w:val="TableGrid"/>
        <w:tblW w:w="0" w:type="auto"/>
        <w:tblLook w:val="04A0" w:firstRow="1" w:lastRow="0" w:firstColumn="1" w:lastColumn="0" w:noHBand="0" w:noVBand="1"/>
      </w:tblPr>
      <w:tblGrid>
        <w:gridCol w:w="8493"/>
      </w:tblGrid>
      <w:tr w:rsidR="0050039C" w14:paraId="6028BE5F" w14:textId="77777777" w:rsidTr="008D0360">
        <w:tc>
          <w:tcPr>
            <w:tcW w:w="8873" w:type="dxa"/>
            <w:tcBorders>
              <w:bottom w:val="single" w:sz="4" w:space="0" w:color="auto"/>
            </w:tcBorders>
          </w:tcPr>
          <w:p w14:paraId="55FB7FF9" w14:textId="77777777" w:rsidR="0050039C" w:rsidRPr="000072F2" w:rsidRDefault="0050039C" w:rsidP="00B445A7">
            <w:pPr>
              <w:pStyle w:val="Texto"/>
              <w:ind w:left="0"/>
              <w:rPr>
                <w:sz w:val="40"/>
                <w:szCs w:val="40"/>
              </w:rPr>
            </w:pPr>
            <m:oMathPara>
              <m:oMath>
                <m:r>
                  <w:rPr>
                    <w:rFonts w:ascii="Cambria Math" w:hAnsi="Cambria Math"/>
                    <w:sz w:val="40"/>
                    <w:szCs w:val="40"/>
                  </w:rPr>
                  <m:t>R</m:t>
                </m:r>
                <m:sSub>
                  <m:sSubPr>
                    <m:ctrlPr>
                      <w:rPr>
                        <w:rFonts w:ascii="Cambria Math" w:hAnsi="Cambria Math"/>
                        <w:i/>
                        <w:sz w:val="40"/>
                        <w:szCs w:val="40"/>
                      </w:rPr>
                    </m:ctrlPr>
                  </m:sSubPr>
                  <m:e>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 O</m:t>
                    </m:r>
                  </m:e>
                  <m:sub>
                    <m:r>
                      <w:rPr>
                        <w:rFonts w:ascii="Cambria Math" w:hAnsi="Cambria Math"/>
                        <w:sz w:val="40"/>
                        <w:szCs w:val="40"/>
                      </w:rPr>
                      <m:t>1</m:t>
                    </m:r>
                  </m:sub>
                </m:sSub>
                <m:r>
                  <w:rPr>
                    <w:rFonts w:ascii="Cambria Math" w:hAnsi="Cambria Math"/>
                    <w:sz w:val="40"/>
                    <w:szCs w:val="40"/>
                  </w:rPr>
                  <m:t xml:space="preserve"> → χ1→</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3</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5</m:t>
                    </m:r>
                  </m:sub>
                </m:sSub>
                <m:r>
                  <w:rPr>
                    <w:rFonts w:ascii="Cambria Math" w:hAnsi="Cambria Math"/>
                    <w:sz w:val="40"/>
                    <w:szCs w:val="40"/>
                  </w:rPr>
                  <m:t>→χ2→</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7</m:t>
                    </m:r>
                  </m:sub>
                </m:sSub>
              </m:oMath>
            </m:oMathPara>
          </w:p>
          <w:p w14:paraId="2C695684" w14:textId="77777777" w:rsidR="0050039C" w:rsidRPr="009D620E" w:rsidRDefault="00490A94" w:rsidP="00B445A7">
            <w:pPr>
              <w:pStyle w:val="Texto"/>
              <w:ind w:left="0"/>
              <w:rPr>
                <w:sz w:val="40"/>
                <w:szCs w:val="40"/>
              </w:rPr>
            </w:pPr>
            <m:oMathPara>
              <m:oMath>
                <m:sSub>
                  <m:sSubPr>
                    <m:ctrlPr>
                      <w:rPr>
                        <w:rFonts w:ascii="Cambria Math" w:hAnsi="Cambria Math"/>
                        <w:i/>
                        <w:sz w:val="40"/>
                        <w:szCs w:val="40"/>
                      </w:rPr>
                    </m:ctrlPr>
                  </m:sSubPr>
                  <m:e>
                    <m:r>
                      <w:rPr>
                        <w:rFonts w:ascii="Cambria Math" w:hAnsi="Cambria Math"/>
                        <w:sz w:val="40"/>
                        <w:szCs w:val="40"/>
                      </w:rPr>
                      <m:t>R</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 O</m:t>
                    </m:r>
                  </m:e>
                  <m:sub>
                    <m:r>
                      <w:rPr>
                        <w:rFonts w:ascii="Cambria Math" w:hAnsi="Cambria Math"/>
                        <w:sz w:val="40"/>
                        <w:szCs w:val="40"/>
                      </w:rPr>
                      <m:t xml:space="preserve">2 </m:t>
                    </m:r>
                  </m:sub>
                </m:sSub>
                <m:r>
                  <w:rPr>
                    <w:rFonts w:ascii="Cambria Math" w:hAnsi="Cambria Math"/>
                    <w:sz w:val="40"/>
                    <w:szCs w:val="40"/>
                  </w:rPr>
                  <m:t>→ -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RG</m:t>
                    </m:r>
                  </m:e>
                  <m:sub>
                    <m:r>
                      <w:rPr>
                        <w:rFonts w:ascii="Cambria Math" w:hAnsi="Cambria Math"/>
                        <w:sz w:val="40"/>
                        <w:szCs w:val="40"/>
                      </w:rPr>
                      <m:t>4</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6</m:t>
                    </m:r>
                  </m:sub>
                </m:sSub>
                <m:r>
                  <w:rPr>
                    <w:rFonts w:ascii="Cambria Math" w:hAnsi="Cambria Math"/>
                    <w:sz w:val="40"/>
                    <w:szCs w:val="40"/>
                  </w:rPr>
                  <m:t>→-  →</m:t>
                </m:r>
                <m:sSub>
                  <m:sSubPr>
                    <m:ctrlPr>
                      <w:rPr>
                        <w:rFonts w:ascii="Cambria Math" w:hAnsi="Cambria Math"/>
                        <w:i/>
                        <w:sz w:val="40"/>
                        <w:szCs w:val="40"/>
                      </w:rPr>
                    </m:ctrlPr>
                  </m:sSubPr>
                  <m:e>
                    <m:r>
                      <w:rPr>
                        <w:rFonts w:ascii="Cambria Math" w:hAnsi="Cambria Math"/>
                        <w:sz w:val="40"/>
                        <w:szCs w:val="40"/>
                      </w:rPr>
                      <m:t>O</m:t>
                    </m:r>
                  </m:e>
                  <m:sub>
                    <m:r>
                      <w:rPr>
                        <w:rFonts w:ascii="Cambria Math" w:hAnsi="Cambria Math"/>
                        <w:sz w:val="40"/>
                        <w:szCs w:val="40"/>
                      </w:rPr>
                      <m:t>8</m:t>
                    </m:r>
                  </m:sub>
                </m:sSub>
              </m:oMath>
            </m:oMathPara>
          </w:p>
        </w:tc>
      </w:tr>
      <w:tr w:rsidR="0050039C" w14:paraId="6E6679DB" w14:textId="77777777" w:rsidTr="008D0360">
        <w:tc>
          <w:tcPr>
            <w:tcW w:w="8873" w:type="dxa"/>
            <w:tcBorders>
              <w:bottom w:val="single" w:sz="4" w:space="0" w:color="auto"/>
            </w:tcBorders>
          </w:tcPr>
          <w:p w14:paraId="161C3A1A" w14:textId="77777777" w:rsidR="0050039C" w:rsidRDefault="0050039C" w:rsidP="00B445A7">
            <w:pPr>
              <w:pStyle w:val="Texto"/>
              <w:spacing w:line="240" w:lineRule="auto"/>
              <w:ind w:left="0"/>
              <w:jc w:val="center"/>
              <w:rPr>
                <w:b/>
                <w:sz w:val="18"/>
                <w:szCs w:val="18"/>
              </w:rPr>
            </w:pPr>
            <w:r w:rsidRPr="00371DC4">
              <w:rPr>
                <w:b/>
                <w:sz w:val="18"/>
                <w:szCs w:val="18"/>
              </w:rPr>
              <w:t>X:</w:t>
            </w:r>
            <w:r>
              <w:rPr>
                <w:sz w:val="18"/>
                <w:szCs w:val="18"/>
              </w:rPr>
              <w:t xml:space="preserve"> Utilización de la superficie colaborativa</w:t>
            </w:r>
          </w:p>
          <w:p w14:paraId="53EDA706" w14:textId="223041B6" w:rsidR="0050039C" w:rsidRDefault="008D0360" w:rsidP="008D0360">
            <w:pPr>
              <w:pStyle w:val="Texto"/>
              <w:tabs>
                <w:tab w:val="center" w:pos="4025"/>
                <w:tab w:val="left" w:pos="5442"/>
              </w:tabs>
              <w:spacing w:line="240" w:lineRule="auto"/>
              <w:ind w:left="0"/>
              <w:jc w:val="left"/>
              <w:rPr>
                <w:sz w:val="18"/>
                <w:szCs w:val="18"/>
              </w:rPr>
            </w:pPr>
            <w:r>
              <w:rPr>
                <w:b/>
                <w:sz w:val="18"/>
                <w:szCs w:val="18"/>
              </w:rPr>
              <w:tab/>
            </w:r>
            <w:r w:rsidR="0050039C" w:rsidRPr="00371DC4">
              <w:rPr>
                <w:b/>
                <w:sz w:val="18"/>
                <w:szCs w:val="18"/>
              </w:rPr>
              <w:t>O:</w:t>
            </w:r>
            <w:r w:rsidR="0050039C">
              <w:rPr>
                <w:sz w:val="18"/>
                <w:szCs w:val="18"/>
              </w:rPr>
              <w:t xml:space="preserve"> Observación</w:t>
            </w:r>
            <w:r>
              <w:rPr>
                <w:sz w:val="18"/>
                <w:szCs w:val="18"/>
              </w:rPr>
              <w:tab/>
            </w:r>
          </w:p>
          <w:p w14:paraId="5F2D7821" w14:textId="77777777" w:rsidR="0050039C" w:rsidRPr="00266627" w:rsidRDefault="0050039C" w:rsidP="00B445A7">
            <w:pPr>
              <w:pStyle w:val="Texto"/>
              <w:spacing w:line="240" w:lineRule="auto"/>
              <w:ind w:left="0"/>
              <w:jc w:val="center"/>
              <w:rPr>
                <w:sz w:val="18"/>
                <w:szCs w:val="18"/>
              </w:rPr>
            </w:pPr>
            <w:r>
              <w:rPr>
                <w:sz w:val="18"/>
                <w:szCs w:val="18"/>
              </w:rPr>
              <w:t>RG1: Grupo de experimentación. RG2: Grupo de control</w:t>
            </w:r>
          </w:p>
        </w:tc>
      </w:tr>
      <w:tr w:rsidR="0050039C" w14:paraId="55505121" w14:textId="77777777" w:rsidTr="008D0360">
        <w:trPr>
          <w:trHeight w:val="821"/>
        </w:trPr>
        <w:tc>
          <w:tcPr>
            <w:tcW w:w="8873" w:type="dxa"/>
            <w:tcBorders>
              <w:top w:val="single" w:sz="4" w:space="0" w:color="auto"/>
              <w:left w:val="nil"/>
              <w:bottom w:val="nil"/>
              <w:right w:val="nil"/>
            </w:tcBorders>
          </w:tcPr>
          <w:p w14:paraId="6C5DA7AA" w14:textId="77777777" w:rsidR="0050039C" w:rsidRDefault="0050039C" w:rsidP="00B445A7">
            <w:pPr>
              <w:pStyle w:val="NombreCapitulo"/>
              <w:numPr>
                <w:ilvl w:val="0"/>
                <w:numId w:val="0"/>
              </w:numPr>
              <w:ind w:left="360" w:hanging="360"/>
              <w:jc w:val="center"/>
              <w:rPr>
                <w:sz w:val="16"/>
                <w:szCs w:val="16"/>
              </w:rPr>
            </w:pPr>
          </w:p>
          <w:p w14:paraId="5FF60E2E" w14:textId="1A1BD207" w:rsidR="0050039C" w:rsidRPr="000F018B" w:rsidRDefault="0050039C" w:rsidP="008D0360">
            <w:pPr>
              <w:pStyle w:val="Figuras"/>
            </w:pPr>
            <w:bookmarkStart w:id="112" w:name="_Toc414976450"/>
            <w:r w:rsidRPr="008D0360">
              <w:rPr>
                <w:b/>
              </w:rPr>
              <w:t>Figura 3.1</w:t>
            </w:r>
            <w:r w:rsidR="008D0360">
              <w:rPr>
                <w:b/>
              </w:rPr>
              <w:t>0</w:t>
            </w:r>
            <w:r w:rsidRPr="008D0360">
              <w:rPr>
                <w:b/>
              </w:rPr>
              <w:t>:</w:t>
            </w:r>
            <w:r>
              <w:t xml:space="preserve"> </w:t>
            </w:r>
            <w:r w:rsidRPr="000F018B">
              <w:t xml:space="preserve">Diseño </w:t>
            </w:r>
            <w:r>
              <w:t>de experimentación con alumnos.</w:t>
            </w:r>
            <w:bookmarkEnd w:id="112"/>
          </w:p>
          <w:p w14:paraId="7D8AEA6D" w14:textId="77777777" w:rsidR="0050039C" w:rsidRDefault="0050039C" w:rsidP="00B445A7">
            <w:pPr>
              <w:pStyle w:val="Texto"/>
              <w:ind w:left="0"/>
            </w:pPr>
          </w:p>
        </w:tc>
      </w:tr>
    </w:tbl>
    <w:p w14:paraId="054550CF" w14:textId="77777777" w:rsidR="0050039C" w:rsidRDefault="0050039C" w:rsidP="0050039C">
      <w:pPr>
        <w:pStyle w:val="Texto"/>
        <w:ind w:left="1416"/>
        <w:rPr>
          <w:rStyle w:val="TextoCar"/>
        </w:rPr>
      </w:pPr>
      <w:r>
        <w:rPr>
          <w:rStyle w:val="TextoCar"/>
        </w:rPr>
        <w:t>Para la determinación de las observaciones 1, 2</w:t>
      </w:r>
      <w:r>
        <w:t xml:space="preserve">, 5 y 6 se midieron las variables: </w:t>
      </w:r>
      <w:r w:rsidRPr="005313F2">
        <w:t>percepción en relación a la equidad de la carga de trabajo</w:t>
      </w:r>
      <w:r>
        <w:t>,</w:t>
      </w:r>
      <w:r w:rsidRPr="005313F2">
        <w:t xml:space="preserve">  </w:t>
      </w:r>
      <w:r>
        <w:t>conformidad de</w:t>
      </w:r>
      <w:r w:rsidRPr="005313F2">
        <w:t xml:space="preserve"> calificaciones individuales y grupales obtenidas</w:t>
      </w:r>
      <w:r>
        <w:t>, y c</w:t>
      </w:r>
      <w:r w:rsidRPr="004139D1">
        <w:t>apacidad  de herramientas que utiliza  para reflejar el aporte real</w:t>
      </w:r>
      <w:r>
        <w:rPr>
          <w:b/>
        </w:rPr>
        <w:t xml:space="preserve"> </w:t>
      </w:r>
      <w:r w:rsidRPr="005313F2">
        <w:t xml:space="preserve">en </w:t>
      </w:r>
      <w:r>
        <w:t xml:space="preserve">trabajos colaborativos </w:t>
      </w:r>
      <w:r w:rsidRPr="005313F2">
        <w:t>de modelado de datos</w:t>
      </w:r>
      <w:r>
        <w:t>. Esta medición se la hizo usando un  formulario de encuesta que se aplicó a los estudiantes (ver anexo E)</w:t>
      </w:r>
      <w:r>
        <w:rPr>
          <w:rStyle w:val="TextoCar"/>
        </w:rPr>
        <w:t>. Luego de esto  se reunió a los estudiantes durante una sesión de clase regular y se les expuso las funciones del sistema como una forma de familiarizarse con la herramienta. Finalizado esto, se les requirió la realización de la prueba de usabilidad individual que se observa en el anexo B.</w:t>
      </w:r>
    </w:p>
    <w:p w14:paraId="4F39C54D" w14:textId="77777777" w:rsidR="0050039C" w:rsidRDefault="0050039C" w:rsidP="0050039C">
      <w:pPr>
        <w:pStyle w:val="Texto"/>
        <w:ind w:left="1416"/>
      </w:pPr>
      <w:r>
        <w:rPr>
          <w:rStyle w:val="TextoCar"/>
        </w:rPr>
        <w:t xml:space="preserve">Una vez finalizada la sesión introductoria mencionada, se procedió a realizar el experimento 1, que consistió en </w:t>
      </w:r>
      <w:r>
        <w:t>una sesión de trabajo colaborativo en la que los alumnos realizaron un trabajo de modelado de datos. En esta sesión se requería a los grupos de alumnos que provean un modelo lógico de diagramas entidad-relación para un mismo problema provisto por el profesor. El profesor asignó aleatoriamente a los equipos de trabajo a los grupos experimental y de control. Un total de 11 estudiantes integraron el grupo experimental y 11 el grupo de control. El grupo de control utilizó, marcadores, y stickers para realizar la tarea, el producto final debían incluirse en un solo papelógrafo. El grupo experimental utilizó el prototipo 1 de la solución final; esta versión incluyó todas las funcionalidades de la superficie colaborativa de los estudiantes a excepción del semáforo que indica cuán activa es la participación de cada estudiante en la superficie colaborativa. Finalizada la sesión los estudiantes procedieron a llenar el formulario de encuesta de post-test  (ANEXO F) para determinar las observaciones 3 y 4.</w:t>
      </w:r>
    </w:p>
    <w:p w14:paraId="766EDF15" w14:textId="76530C56" w:rsidR="00AC4B2D" w:rsidRDefault="0050039C" w:rsidP="0050039C">
      <w:pPr>
        <w:pStyle w:val="Texto"/>
      </w:pPr>
      <w:r>
        <w:t>El experimento 2 se llevó a cabo 7 semanas posteriores a la experimentación 1. Un total de 10 estudiantes integraron el nuevo grupo experimental y 12 el grupo de control. Nuevamente la tarea que debían realizar los estudiantes era un modelado de datos bajos las condiciones de elaboración anteriormente mencionadas. Los estudiantes fueron asignados aleatoriamente a cada condición (experimental y no experimental). En esta ocasión el prototipo 2 ya incluía la funcionalidad que mostraba el semáforo indicador cuán activa es la participación en la superficie colaborativa. Una vez finalizada la sesión, el profesor evaluó  las contribuciones individuales y el trabajo finalizado para  comunicar una nota individual y grupal a los alumnos participantes. Con esta información receptada por los alumnos, se procedió a aplicar el formulario de encuesta que se observa en el anexo G que contiene las mismas variables consideradas en el pre-test, con el fin de determinar las observaciones 7 y 8 de las post  prueba.</w:t>
      </w:r>
    </w:p>
    <w:p w14:paraId="7DE9AAEB" w14:textId="77777777" w:rsidR="0073361D" w:rsidRDefault="0073361D" w:rsidP="00986658">
      <w:pPr>
        <w:pStyle w:val="NumeroCapitulo"/>
        <w:sectPr w:rsidR="0073361D" w:rsidSect="0093665A">
          <w:headerReference w:type="first" r:id="rId31"/>
          <w:pgSz w:w="11906" w:h="16838"/>
          <w:pgMar w:top="2268" w:right="1361" w:bottom="2268" w:left="2268" w:header="709" w:footer="709" w:gutter="0"/>
          <w:cols w:space="708"/>
          <w:titlePg/>
          <w:docGrid w:linePitch="360"/>
        </w:sectPr>
      </w:pPr>
    </w:p>
    <w:p w14:paraId="7D16F093" w14:textId="669BB132" w:rsidR="00986658" w:rsidRDefault="00986658" w:rsidP="00C3600F">
      <w:pPr>
        <w:pStyle w:val="NumeroCapitulo"/>
        <w:spacing w:line="240" w:lineRule="auto"/>
      </w:pPr>
    </w:p>
    <w:p w14:paraId="74184131" w14:textId="77777777" w:rsidR="00986658" w:rsidRDefault="00986658" w:rsidP="00C3600F">
      <w:pPr>
        <w:pStyle w:val="NumeroCapitulo"/>
        <w:spacing w:line="240" w:lineRule="auto"/>
      </w:pPr>
    </w:p>
    <w:p w14:paraId="6189F680" w14:textId="77777777" w:rsidR="00986658" w:rsidRDefault="00986658" w:rsidP="00C3600F">
      <w:pPr>
        <w:pStyle w:val="NumeroCapitulo"/>
        <w:spacing w:line="240" w:lineRule="auto"/>
      </w:pPr>
    </w:p>
    <w:p w14:paraId="04C27687" w14:textId="77777777" w:rsidR="00986658" w:rsidRDefault="00986658" w:rsidP="00C3600F">
      <w:pPr>
        <w:pStyle w:val="NumeroCapitulo"/>
        <w:spacing w:line="240" w:lineRule="auto"/>
      </w:pPr>
    </w:p>
    <w:p w14:paraId="3349CD58" w14:textId="77777777" w:rsidR="00986658" w:rsidRDefault="00986658" w:rsidP="00C3600F">
      <w:pPr>
        <w:pStyle w:val="NumeroCapitulo"/>
        <w:spacing w:line="240" w:lineRule="auto"/>
      </w:pPr>
    </w:p>
    <w:p w14:paraId="7CBC86A9" w14:textId="77777777" w:rsidR="00C3600F" w:rsidRDefault="00C3600F" w:rsidP="00C3600F">
      <w:pPr>
        <w:pStyle w:val="NumeroCapitulo"/>
        <w:spacing w:line="240" w:lineRule="auto"/>
      </w:pPr>
    </w:p>
    <w:p w14:paraId="31577A91" w14:textId="3133AE5C" w:rsidR="00986658" w:rsidRDefault="00C3600F" w:rsidP="00986658">
      <w:pPr>
        <w:pStyle w:val="NumeroCapitulo"/>
      </w:pPr>
      <w:r>
        <w:t>CAPÍTULO 4</w:t>
      </w:r>
    </w:p>
    <w:p w14:paraId="0405DF1A" w14:textId="0FBAAE49" w:rsidR="00986658" w:rsidRDefault="00986658" w:rsidP="00986658">
      <w:pPr>
        <w:pStyle w:val="NombreCapitulo"/>
        <w:ind w:left="360" w:hanging="360"/>
      </w:pPr>
      <w:bookmarkStart w:id="113" w:name="_Toc414964237"/>
      <w:r w:rsidRPr="001D7D9F">
        <w:t>IMPLEMENTACIÓN DE LA SOLUCIÓN</w:t>
      </w:r>
      <w:bookmarkEnd w:id="113"/>
    </w:p>
    <w:p w14:paraId="704C946D" w14:textId="61AF7199" w:rsidR="00986658" w:rsidRDefault="00986658" w:rsidP="00986658">
      <w:pPr>
        <w:pStyle w:val="Texto"/>
        <w:ind w:left="360"/>
      </w:pPr>
      <w:r>
        <w:t>Este capítulo contiene la descripción del hardware y software utilizado para la implementación de la solución. Se continúa con una serie de capturas de pantalla realizadas a las interfaces que utilizan estudiantes y profesores del prototipo final. El capítulo finaliza con un detalle de los costos asociados a la implementación de la solución.</w:t>
      </w:r>
    </w:p>
    <w:p w14:paraId="44E70B57" w14:textId="77777777" w:rsidR="00986658" w:rsidRPr="001D7D9F" w:rsidRDefault="00986658" w:rsidP="00986658">
      <w:pPr>
        <w:pStyle w:val="Texto"/>
        <w:ind w:left="360"/>
      </w:pPr>
    </w:p>
    <w:p w14:paraId="6EAAD840" w14:textId="77777777" w:rsidR="00986658" w:rsidRPr="001A0BEA" w:rsidRDefault="00986658" w:rsidP="00986658">
      <w:pPr>
        <w:pStyle w:val="ListParagraph"/>
        <w:numPr>
          <w:ilvl w:val="0"/>
          <w:numId w:val="13"/>
        </w:numPr>
        <w:spacing w:after="0" w:line="240" w:lineRule="auto"/>
        <w:jc w:val="both"/>
        <w:rPr>
          <w:rFonts w:eastAsia="Times New Roman" w:cs="Arial"/>
          <w:vanish/>
          <w:szCs w:val="24"/>
          <w:lang w:eastAsia="es-EC"/>
        </w:rPr>
      </w:pPr>
    </w:p>
    <w:p w14:paraId="2B3712AD" w14:textId="5CEC3C8F" w:rsidR="00986658" w:rsidRDefault="00986658" w:rsidP="00986658">
      <w:pPr>
        <w:pStyle w:val="Subtitulocapitulo"/>
        <w:ind w:left="792" w:hanging="432"/>
      </w:pPr>
      <w:bookmarkStart w:id="114" w:name="_Toc414964238"/>
      <w:r w:rsidRPr="0084186D">
        <w:t>HARDWARE UTILIZADO</w:t>
      </w:r>
      <w:bookmarkEnd w:id="114"/>
    </w:p>
    <w:p w14:paraId="7AD44166" w14:textId="77777777" w:rsidR="00986658" w:rsidRDefault="00986658" w:rsidP="00986658">
      <w:pPr>
        <w:pStyle w:val="Texto"/>
        <w:ind w:left="1416"/>
      </w:pPr>
      <w:r>
        <w:t>Para el despliegue de la solución de superficie colaborativa, se considera tanto economía en costos de hardware como portabilidad. Para lograr esto, luego de revisar varias alternativas, se han utilizado los siguientes dispositivos:</w:t>
      </w:r>
    </w:p>
    <w:p w14:paraId="3BDDDBFE" w14:textId="77777777" w:rsidR="00986658" w:rsidRDefault="00986658" w:rsidP="00986658">
      <w:pPr>
        <w:pStyle w:val="Texto"/>
        <w:numPr>
          <w:ilvl w:val="0"/>
          <w:numId w:val="17"/>
        </w:numPr>
      </w:pPr>
      <w:r>
        <w:t xml:space="preserve">Un pico-proyector marca  AAXA modelo P300 </w:t>
      </w:r>
    </w:p>
    <w:p w14:paraId="494D7584" w14:textId="77777777" w:rsidR="00986658" w:rsidRDefault="00986658" w:rsidP="00986658">
      <w:pPr>
        <w:pStyle w:val="Texto"/>
        <w:numPr>
          <w:ilvl w:val="0"/>
          <w:numId w:val="17"/>
        </w:numPr>
      </w:pPr>
      <w:r>
        <w:t>Una mini computadora personal Intel NUC</w:t>
      </w:r>
      <w:r w:rsidRPr="00662874">
        <w:rPr>
          <w:b/>
          <w:sz w:val="16"/>
          <w:szCs w:val="16"/>
        </w:rPr>
        <w:t xml:space="preserve"> </w:t>
      </w:r>
      <w:r>
        <w:t>Modelo D</w:t>
      </w:r>
      <w:r w:rsidRPr="00662874">
        <w:t xml:space="preserve">N2820FYKH </w:t>
      </w:r>
    </w:p>
    <w:p w14:paraId="3BA2256A" w14:textId="1B2D31D5" w:rsidR="00986658" w:rsidRDefault="00986658" w:rsidP="00986658">
      <w:pPr>
        <w:pStyle w:val="Texto"/>
        <w:numPr>
          <w:ilvl w:val="0"/>
          <w:numId w:val="17"/>
        </w:numPr>
      </w:pPr>
      <w:r w:rsidRPr="00662874">
        <w:t>Dispositivo de seguim</w:t>
      </w:r>
      <w:r>
        <w:t xml:space="preserve">iento óptico V120.Duo Optitrack, junto con un set de 3 marcardores infrarrojos utilizado para el rastreo de movimiento por cada pluma </w:t>
      </w:r>
      <w:r w:rsidR="00A0220C">
        <w:t>que utilice un</w:t>
      </w:r>
      <w:r>
        <w:t xml:space="preserve"> estudiante.</w:t>
      </w:r>
    </w:p>
    <w:p w14:paraId="568232E4" w14:textId="77777777" w:rsidR="00986658" w:rsidRDefault="00986658" w:rsidP="00986658">
      <w:pPr>
        <w:pStyle w:val="Texto"/>
        <w:numPr>
          <w:ilvl w:val="0"/>
          <w:numId w:val="17"/>
        </w:numPr>
      </w:pPr>
      <w:r>
        <w:t>Cable HDMI.</w:t>
      </w:r>
    </w:p>
    <w:p w14:paraId="5BE7376F" w14:textId="77777777" w:rsidR="00986658" w:rsidRDefault="00986658" w:rsidP="00986658">
      <w:pPr>
        <w:pStyle w:val="Texto"/>
        <w:numPr>
          <w:ilvl w:val="0"/>
          <w:numId w:val="17"/>
        </w:numPr>
      </w:pPr>
      <w:r>
        <w:t>Tablet Samsung Galaxy Tab 3 10.1”</w:t>
      </w:r>
    </w:p>
    <w:p w14:paraId="504678A9" w14:textId="77777777" w:rsidR="00986658" w:rsidRDefault="00986658" w:rsidP="00986658">
      <w:pPr>
        <w:pStyle w:val="NombreCapitulo"/>
        <w:numPr>
          <w:ilvl w:val="0"/>
          <w:numId w:val="0"/>
        </w:numPr>
        <w:ind w:left="1776" w:hanging="360"/>
        <w:rPr>
          <w:b w:val="0"/>
          <w:sz w:val="16"/>
          <w:szCs w:val="16"/>
        </w:rPr>
      </w:pPr>
    </w:p>
    <w:p w14:paraId="3A8FD558" w14:textId="016E7C20" w:rsidR="00986658" w:rsidRDefault="00986658" w:rsidP="00A0220C">
      <w:pPr>
        <w:pStyle w:val="Texto"/>
        <w:ind w:left="1416"/>
      </w:pPr>
      <w:r>
        <w:t xml:space="preserve">Existen diversas herramientas de motion traking disponibles en el mercado. Como C-Motion </w:t>
      </w:r>
      <w:r>
        <w:fldChar w:fldCharType="begin" w:fldLock="1"/>
      </w:r>
      <w:r w:rsidR="000F0DFF">
        <w:instrText>ADDIN CSL_CITATION { "citationItems" : [ { "id" : "ITEM-1", "itemData" : { "URL" : "http://www.c-motion.com/products/digitizing-pointer/", "accessed" : { "date-parts" : [ [ "2015", "3", "22" ] ] }, "id" : "ITEM-1", "issued" : { "date-parts" : [ [ "0" ] ] }, "title" : "C-Motion | Digitizing Pointer", "type" : "webpage" }, "uris" : [ "http://www.mendeley.com/documents/?uuid=4037f00b-b844-4372-a5c7-657ceeee74f1" ] } ], "mendeley" : { "formattedCitation" : "[36]", "plainTextFormattedCitation" : "[36]", "previouslyFormattedCitation" : "[36]" }, "properties" : { "noteIndex" : 0 }, "schema" : "https://github.com/citation-style-language/schema/raw/master/csl-citation.json" }</w:instrText>
      </w:r>
      <w:r>
        <w:fldChar w:fldCharType="separate"/>
      </w:r>
      <w:r w:rsidR="00BE0505" w:rsidRPr="00BE0505">
        <w:rPr>
          <w:noProof/>
        </w:rPr>
        <w:t>[36]</w:t>
      </w:r>
      <w:r>
        <w:fldChar w:fldCharType="end"/>
      </w:r>
      <w:r>
        <w:t xml:space="preserve"> o MotionAnalysis </w:t>
      </w:r>
      <w:r>
        <w:fldChar w:fldCharType="begin" w:fldLock="1"/>
      </w:r>
      <w:r w:rsidR="000F0DFF">
        <w:instrText>ADDIN CSL_CITATION { "citationItems" : [ { "id" : "ITEM-1", "itemData" : { "URL" : "http://www.motionanalysis.com/index.html", "accessed" : { "date-parts" : [ [ "2015", "3", "22" ] ] }, "id" : "ITEM-1", "issued" : { "date-parts" : [ [ "0" ] ] }, "title" : "Motion Analysis Corporation, the Motion Capture Leader", "type" : "webpage" }, "uris" : [ "http://www.mendeley.com/documents/?uuid=da5b58e4-6efe-4b04-a5a4-1da418f06c24" ] } ], "mendeley" : { "formattedCitation" : "[37]", "plainTextFormattedCitation" : "[37]", "previouslyFormattedCitation" : "[37]" }, "properties" : { "noteIndex" : 0 }, "schema" : "https://github.com/citation-style-language/schema/raw/master/csl-citation.json" }</w:instrText>
      </w:r>
      <w:r>
        <w:fldChar w:fldCharType="separate"/>
      </w:r>
      <w:r w:rsidR="00BE0505" w:rsidRPr="00BE0505">
        <w:rPr>
          <w:noProof/>
        </w:rPr>
        <w:t>[37]</w:t>
      </w:r>
      <w:r>
        <w:fldChar w:fldCharType="end"/>
      </w:r>
      <w:r>
        <w:t>, las cuales proveen soluciones que podrían servir en el despliegue de la solución, pero menos compactas y a un costo mayor. Por ejemplo, la licencia de uso del software C-Motion tiene un costo cerca de los $13.000. O la solución Osprey Digital RealTime System</w:t>
      </w:r>
      <w:r w:rsidR="00A0220C">
        <w:t xml:space="preserve"> de MotionAnalysis</w:t>
      </w:r>
      <w:r>
        <w:t xml:space="preserve"> </w:t>
      </w:r>
      <w:r>
        <w:fldChar w:fldCharType="begin" w:fldLock="1"/>
      </w:r>
      <w:r w:rsidR="000F0DFF">
        <w:instrText>ADDIN CSL_CITATION { "citationItems" : [ { "id" : "ITEM-1", "itemData" : { "URL" : "http://www.motionanalysis.com/html/movement/osprey.html", "accessed" : { "date-parts" : [ [ "2015", "3", "22" ] ] }, "id" : "ITEM-1", "issued" : { "date-parts" : [ [ "0" ] ] }, "title" : "Osprey Digital RealTime System", "type" : "webpage" }, "uris" : [ "http://www.mendeley.com/documents/?uuid=b478c772-6e1c-4f16-961f-5f6bd04fbac3" ] } ], "mendeley" : { "formattedCitation" : "[38]", "plainTextFormattedCitation" : "[38]", "previouslyFormattedCitation" : "[38]" }, "properties" : { "noteIndex" : 0 }, "schema" : "https://github.com/citation-style-language/schema/raw/master/csl-citation.json" }</w:instrText>
      </w:r>
      <w:r>
        <w:fldChar w:fldCharType="separate"/>
      </w:r>
      <w:r w:rsidR="00BE0505" w:rsidRPr="00BE0505">
        <w:rPr>
          <w:noProof/>
        </w:rPr>
        <w:t>[38]</w:t>
      </w:r>
      <w:r>
        <w:fldChar w:fldCharType="end"/>
      </w:r>
      <w:r>
        <w:t xml:space="preserve"> es menos compacta ya que requiere un hub</w:t>
      </w:r>
      <w:r w:rsidR="00A0220C">
        <w:t xml:space="preserve"> de mediano tamaño</w:t>
      </w:r>
      <w:r>
        <w:t xml:space="preserve"> para la conexión de las cámaras infrarrojas. </w:t>
      </w:r>
      <w:r w:rsidR="00A0220C">
        <w:t>Por otra parte, l</w:t>
      </w:r>
      <w:r>
        <w:t xml:space="preserve">a herramienta de rastreo Optitrack </w:t>
      </w:r>
      <w:r>
        <w:fldChar w:fldCharType="begin" w:fldLock="1"/>
      </w:r>
      <w:r w:rsidR="000F0DFF">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"[26]", "plainTextFormattedCitation" : "[26]", "previouslyFormattedCitation" : "[26]" }, "properties" : { "noteIndex" : 0 }, "schema" : "https://github.com/citation-style-language/schema/raw/master/csl-citation.json" }</w:instrText>
      </w:r>
      <w:r>
        <w:fldChar w:fldCharType="separate"/>
      </w:r>
      <w:r w:rsidR="00BE0505" w:rsidRPr="00BE0505">
        <w:rPr>
          <w:noProof/>
        </w:rPr>
        <w:t>[26]</w:t>
      </w:r>
      <w:r>
        <w:fldChar w:fldCharType="end"/>
      </w:r>
      <w:r>
        <w:t xml:space="preserve"> V120.Duo es la mejor opción que se ha encontrado. Ya que el costo de la solución incluye el costo de la licencia; es muy compacta, con dimensiones de 30x5x4 cm; y que además provee un API para programación.</w:t>
      </w:r>
    </w:p>
    <w:p w14:paraId="3AF864AA" w14:textId="77777777" w:rsidR="00986658" w:rsidRDefault="00986658" w:rsidP="00A0220C">
      <w:pPr>
        <w:pStyle w:val="Texto"/>
        <w:ind w:left="1416"/>
      </w:pPr>
    </w:p>
    <w:p w14:paraId="663AA379" w14:textId="09C5D0B1" w:rsidR="00986658" w:rsidRDefault="00986658" w:rsidP="00A0220C">
      <w:pPr>
        <w:pStyle w:val="Texto"/>
        <w:ind w:left="1416"/>
      </w:pPr>
      <w:r>
        <w:t xml:space="preserve">La construcción física de la solución se muestra en la figura 4.1. </w:t>
      </w:r>
      <w:r w:rsidR="00A0220C">
        <w:t>En esta,</w:t>
      </w:r>
      <w:r>
        <w:t xml:space="preserve"> se observa que el proyector y el sensor V120.Duo se encuentran por encima de la superficie que utilizan los usuarios. La superficie colaborativa se la ha definido sobre una mesa común y corriente.  Las tablets para el ingreso de información y las plumas utilizadas por los estudiantes  se pueden observar en la figura 4.1 y 4.2.</w:t>
      </w:r>
    </w:p>
    <w:p w14:paraId="729E515D" w14:textId="77777777" w:rsidR="00986658" w:rsidRDefault="00986658" w:rsidP="00986658">
      <w:pPr>
        <w:pStyle w:val="NombreCapitulo"/>
        <w:numPr>
          <w:ilvl w:val="0"/>
          <w:numId w:val="0"/>
        </w:numPr>
        <w:ind w:left="2136"/>
        <w:jc w:val="right"/>
        <w:rPr>
          <w:b w:val="0"/>
          <w:sz w:val="16"/>
          <w:szCs w:val="16"/>
        </w:rPr>
      </w:pPr>
    </w:p>
    <w:p w14:paraId="3EA45904" w14:textId="543CE1E1" w:rsidR="00986658" w:rsidRDefault="00DC2411" w:rsidP="00377B10">
      <w:pPr>
        <w:pStyle w:val="Texto"/>
      </w:pPr>
      <w:r>
        <w:rPr>
          <w:noProof/>
          <w:lang w:val="en-US" w:eastAsia="en-US"/>
        </w:rPr>
        <w:drawing>
          <wp:inline distT="0" distB="0" distL="0" distR="0" wp14:anchorId="256BAFFB" wp14:editId="7D9EE825">
            <wp:extent cx="4480560" cy="365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0560" cy="3657600"/>
                    </a:xfrm>
                    <a:prstGeom prst="rect">
                      <a:avLst/>
                    </a:prstGeom>
                    <a:noFill/>
                    <a:ln>
                      <a:noFill/>
                    </a:ln>
                  </pic:spPr>
                </pic:pic>
              </a:graphicData>
            </a:graphic>
          </wp:inline>
        </w:drawing>
      </w:r>
    </w:p>
    <w:p w14:paraId="41F7CE96" w14:textId="0B7CA16C" w:rsidR="00986658" w:rsidRPr="00F2096F" w:rsidRDefault="00986658" w:rsidP="008D0360">
      <w:pPr>
        <w:pStyle w:val="Figuras"/>
        <w:jc w:val="center"/>
      </w:pPr>
      <w:bookmarkStart w:id="115" w:name="_Toc414976451"/>
      <w:r w:rsidRPr="008D0360">
        <w:rPr>
          <w:b/>
        </w:rPr>
        <w:t>Figura 4.1</w:t>
      </w:r>
      <w:r w:rsidR="008D0360">
        <w:rPr>
          <w:b/>
        </w:rPr>
        <w:t>:</w:t>
      </w:r>
      <w:r w:rsidRPr="00F2096F">
        <w:t xml:space="preserve"> </w:t>
      </w:r>
      <w:r>
        <w:t>Implementación física de la superficie colaborativa</w:t>
      </w:r>
      <w:bookmarkEnd w:id="115"/>
    </w:p>
    <w:p w14:paraId="5ABD2C0E" w14:textId="77777777" w:rsidR="00986658" w:rsidRDefault="00986658" w:rsidP="00986658">
      <w:pPr>
        <w:pStyle w:val="NombreCapitulo"/>
        <w:numPr>
          <w:ilvl w:val="0"/>
          <w:numId w:val="0"/>
        </w:numPr>
        <w:ind w:left="2136"/>
        <w:jc w:val="right"/>
        <w:rPr>
          <w:b w:val="0"/>
          <w:sz w:val="16"/>
          <w:szCs w:val="16"/>
        </w:rPr>
      </w:pPr>
    </w:p>
    <w:p w14:paraId="264FED94" w14:textId="77777777" w:rsidR="00986658" w:rsidRDefault="00986658" w:rsidP="00986658">
      <w:pPr>
        <w:pStyle w:val="NombreCapitulo"/>
        <w:numPr>
          <w:ilvl w:val="0"/>
          <w:numId w:val="0"/>
        </w:numPr>
        <w:ind w:left="2136"/>
        <w:jc w:val="right"/>
        <w:rPr>
          <w:b w:val="0"/>
          <w:sz w:val="16"/>
          <w:szCs w:val="16"/>
        </w:rPr>
      </w:pPr>
    </w:p>
    <w:p w14:paraId="635A0E18" w14:textId="77777777" w:rsidR="00986658" w:rsidRPr="00162D15" w:rsidRDefault="00986658" w:rsidP="00377B10">
      <w:pPr>
        <w:pStyle w:val="Texto"/>
      </w:pPr>
      <w:r w:rsidRPr="00162D15">
        <w:rPr>
          <w:noProof/>
          <w:lang w:val="en-US" w:eastAsia="en-US"/>
        </w:rPr>
        <w:drawing>
          <wp:inline distT="114300" distB="114300" distL="114300" distR="114300" wp14:anchorId="7FB07320" wp14:editId="2F3D88A3">
            <wp:extent cx="5162550" cy="23622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extLst>
                        <a:ext uri="{BEBA8EAE-BF5A-486C-A8C5-ECC9F3942E4B}">
                          <a14:imgProps xmlns:a14="http://schemas.microsoft.com/office/drawing/2010/main">
                            <a14:imgLayer r:embed="rId34">
                              <a14:imgEffect>
                                <a14:brightnessContrast contrast="-40000"/>
                              </a14:imgEffect>
                            </a14:imgLayer>
                          </a14:imgProps>
                        </a:ext>
                      </a:extLst>
                    </a:blip>
                    <a:srcRect/>
                    <a:stretch>
                      <a:fillRect/>
                    </a:stretch>
                  </pic:blipFill>
                  <pic:spPr>
                    <a:xfrm>
                      <a:off x="0" y="0"/>
                      <a:ext cx="5162550" cy="2362200"/>
                    </a:xfrm>
                    <a:prstGeom prst="rect">
                      <a:avLst/>
                    </a:prstGeom>
                    <a:ln/>
                  </pic:spPr>
                </pic:pic>
              </a:graphicData>
            </a:graphic>
          </wp:inline>
        </w:drawing>
      </w:r>
    </w:p>
    <w:p w14:paraId="10DBABED" w14:textId="37B00683" w:rsidR="00986658" w:rsidRPr="00F2096F" w:rsidRDefault="00986658" w:rsidP="008D0360">
      <w:pPr>
        <w:pStyle w:val="Figuras"/>
        <w:jc w:val="center"/>
      </w:pPr>
      <w:bookmarkStart w:id="116" w:name="_Toc414976452"/>
      <w:r w:rsidRPr="008D0360">
        <w:rPr>
          <w:b/>
        </w:rPr>
        <w:t>Figura 4.2</w:t>
      </w:r>
      <w:r w:rsidR="008D0360" w:rsidRPr="008D0360">
        <w:rPr>
          <w:b/>
        </w:rPr>
        <w:t>:</w:t>
      </w:r>
      <w:r w:rsidRPr="00F2096F">
        <w:t xml:space="preserve"> </w:t>
      </w:r>
      <w:r>
        <w:t>Estudiantes realizando un modelo lógico utilizando la superficie colaborativa</w:t>
      </w:r>
      <w:bookmarkEnd w:id="116"/>
    </w:p>
    <w:p w14:paraId="565F6A94" w14:textId="77777777" w:rsidR="00986658" w:rsidRDefault="00986658" w:rsidP="00986658">
      <w:pPr>
        <w:pStyle w:val="NombreCapitulo"/>
        <w:numPr>
          <w:ilvl w:val="0"/>
          <w:numId w:val="0"/>
        </w:numPr>
        <w:ind w:left="2136"/>
        <w:jc w:val="right"/>
        <w:rPr>
          <w:b w:val="0"/>
          <w:sz w:val="16"/>
          <w:szCs w:val="16"/>
        </w:rPr>
      </w:pPr>
    </w:p>
    <w:p w14:paraId="2588948C" w14:textId="77777777" w:rsidR="00986658" w:rsidRDefault="00986658" w:rsidP="00986658">
      <w:pPr>
        <w:pStyle w:val="Texto"/>
      </w:pPr>
    </w:p>
    <w:p w14:paraId="03B77E1A" w14:textId="40FD18F7" w:rsidR="00986658" w:rsidRDefault="00986658" w:rsidP="00986658">
      <w:pPr>
        <w:pStyle w:val="Subtitulocapitulo"/>
        <w:ind w:left="792" w:hanging="432"/>
      </w:pPr>
      <w:bookmarkStart w:id="117" w:name="_Toc414964239"/>
      <w:r>
        <w:t>SOFTWARE</w:t>
      </w:r>
      <w:r w:rsidRPr="001A0BEA" w:rsidDel="00901ADF">
        <w:t xml:space="preserve"> </w:t>
      </w:r>
      <w:r>
        <w:t>UTILIZADO</w:t>
      </w:r>
      <w:bookmarkEnd w:id="117"/>
    </w:p>
    <w:p w14:paraId="316D6A9C" w14:textId="77777777" w:rsidR="00986658" w:rsidRDefault="00986658" w:rsidP="00986658">
      <w:pPr>
        <w:pStyle w:val="Texto"/>
        <w:ind w:left="1416"/>
      </w:pPr>
      <w:r>
        <w:t>En la selección de software para la implementación de la solución, se ha favorecido la selección de herramientas open-source. Sin embargo, por restricciones que ha impuesto el uso de la solución Optitrack, se ha visto la necesidad de utilizar algunas herramientas propietarias. El software utilizado se detalla a continuación:</w:t>
      </w:r>
    </w:p>
    <w:p w14:paraId="4D9FC13B" w14:textId="77777777" w:rsidR="00986658" w:rsidRDefault="00986658" w:rsidP="00986658">
      <w:pPr>
        <w:pStyle w:val="Texto"/>
        <w:numPr>
          <w:ilvl w:val="0"/>
          <w:numId w:val="23"/>
        </w:numPr>
      </w:pPr>
      <w:r>
        <w:t>Sistema operativo Windows 8 de 32 bits</w:t>
      </w:r>
    </w:p>
    <w:p w14:paraId="04C4D71E" w14:textId="77777777" w:rsidR="00986658" w:rsidRDefault="00986658" w:rsidP="00986658">
      <w:pPr>
        <w:pStyle w:val="Texto"/>
        <w:numPr>
          <w:ilvl w:val="0"/>
          <w:numId w:val="22"/>
        </w:numPr>
      </w:pPr>
      <w:r>
        <w:t xml:space="preserve">Componente de captura de movimiento </w:t>
      </w:r>
    </w:p>
    <w:p w14:paraId="0E7D55D8" w14:textId="77777777" w:rsidR="00986658" w:rsidRDefault="00986658" w:rsidP="00986658">
      <w:pPr>
        <w:pStyle w:val="Texto"/>
        <w:numPr>
          <w:ilvl w:val="1"/>
          <w:numId w:val="22"/>
        </w:numPr>
      </w:pPr>
      <w:r>
        <w:t>IDE Visual Studio Express 2010</w:t>
      </w:r>
    </w:p>
    <w:p w14:paraId="7952FEEE" w14:textId="77777777" w:rsidR="00986658" w:rsidRDefault="00986658" w:rsidP="00986658">
      <w:pPr>
        <w:pStyle w:val="Texto"/>
        <w:numPr>
          <w:ilvl w:val="1"/>
          <w:numId w:val="22"/>
        </w:numPr>
      </w:pPr>
      <w:r>
        <w:t>Plataforma  C++ 10.0</w:t>
      </w:r>
    </w:p>
    <w:p w14:paraId="000AEAE6" w14:textId="77777777" w:rsidR="00986658" w:rsidRDefault="00986658" w:rsidP="00986658">
      <w:pPr>
        <w:pStyle w:val="Texto"/>
        <w:numPr>
          <w:ilvl w:val="1"/>
          <w:numId w:val="22"/>
        </w:numPr>
      </w:pPr>
      <w:r>
        <w:t>Optitrack Camera SDK 1.6.0</w:t>
      </w:r>
    </w:p>
    <w:p w14:paraId="3DE2258A" w14:textId="77777777" w:rsidR="00986658" w:rsidRDefault="00986658" w:rsidP="00986658">
      <w:pPr>
        <w:pStyle w:val="Texto"/>
        <w:numPr>
          <w:ilvl w:val="1"/>
          <w:numId w:val="22"/>
        </w:numPr>
      </w:pPr>
      <w:r>
        <w:t>TUIO Server 1.1 para C++</w:t>
      </w:r>
    </w:p>
    <w:p w14:paraId="27C6EA84" w14:textId="77777777" w:rsidR="00986658" w:rsidRDefault="00986658" w:rsidP="00986658">
      <w:pPr>
        <w:pStyle w:val="Texto"/>
        <w:numPr>
          <w:ilvl w:val="1"/>
          <w:numId w:val="22"/>
        </w:numPr>
      </w:pPr>
      <w:r>
        <w:t xml:space="preserve">OpenCV Versión </w:t>
      </w:r>
      <w:r w:rsidRPr="0032609E">
        <w:t>2.4.9</w:t>
      </w:r>
    </w:p>
    <w:p w14:paraId="151F80BB" w14:textId="77777777" w:rsidR="00986658" w:rsidRDefault="00986658" w:rsidP="00986658">
      <w:pPr>
        <w:pStyle w:val="Texto"/>
        <w:numPr>
          <w:ilvl w:val="1"/>
          <w:numId w:val="22"/>
        </w:numPr>
      </w:pPr>
      <w:r>
        <w:t>OpenSceGraph 3.2.1</w:t>
      </w:r>
    </w:p>
    <w:p w14:paraId="749A30F1" w14:textId="77777777" w:rsidR="00986658" w:rsidRDefault="00986658" w:rsidP="00986658">
      <w:pPr>
        <w:pStyle w:val="Texto"/>
        <w:numPr>
          <w:ilvl w:val="1"/>
          <w:numId w:val="22"/>
        </w:numPr>
      </w:pPr>
      <w:r>
        <w:t>Armadillo C++ ver 4.650</w:t>
      </w:r>
    </w:p>
    <w:p w14:paraId="5A54716E" w14:textId="77777777" w:rsidR="00986658" w:rsidRDefault="00986658" w:rsidP="00986658">
      <w:pPr>
        <w:pStyle w:val="Texto"/>
        <w:numPr>
          <w:ilvl w:val="0"/>
          <w:numId w:val="22"/>
        </w:numPr>
      </w:pPr>
      <w:r>
        <w:t>Componente de visualización y control colaborativo</w:t>
      </w:r>
    </w:p>
    <w:p w14:paraId="749067BE" w14:textId="77777777" w:rsidR="00986658" w:rsidRDefault="00986658" w:rsidP="00986658">
      <w:pPr>
        <w:pStyle w:val="Texto"/>
        <w:numPr>
          <w:ilvl w:val="1"/>
          <w:numId w:val="22"/>
        </w:numPr>
      </w:pPr>
      <w:r>
        <w:t>IDE Eclipse  Kepler Edition</w:t>
      </w:r>
    </w:p>
    <w:p w14:paraId="62E8DB9B" w14:textId="77777777" w:rsidR="00986658" w:rsidRDefault="00986658" w:rsidP="00986658">
      <w:pPr>
        <w:pStyle w:val="Texto"/>
        <w:numPr>
          <w:ilvl w:val="1"/>
          <w:numId w:val="22"/>
        </w:numPr>
      </w:pPr>
      <w:r>
        <w:t xml:space="preserve">Plataforma Java 1.7.0_65 </w:t>
      </w:r>
    </w:p>
    <w:p w14:paraId="1A3DC59E" w14:textId="77777777" w:rsidR="00986658" w:rsidRDefault="00986658" w:rsidP="00986658">
      <w:pPr>
        <w:pStyle w:val="Texto"/>
        <w:numPr>
          <w:ilvl w:val="1"/>
          <w:numId w:val="22"/>
        </w:numPr>
      </w:pPr>
      <w:r>
        <w:t>Framework MT4J para JAVA Version 0.95.</w:t>
      </w:r>
    </w:p>
    <w:p w14:paraId="4ED2FEFC" w14:textId="77777777" w:rsidR="00986658" w:rsidRPr="0032609E" w:rsidRDefault="00986658" w:rsidP="00986658">
      <w:pPr>
        <w:pStyle w:val="Texto"/>
        <w:numPr>
          <w:ilvl w:val="1"/>
          <w:numId w:val="22"/>
        </w:numPr>
      </w:pPr>
      <w:r w:rsidRPr="0032609E">
        <w:t>Socket.IO Client</w:t>
      </w:r>
      <w:r w:rsidRPr="0032609E">
        <w:rPr>
          <w:rStyle w:val="apple-converted-space"/>
        </w:rPr>
        <w:t> </w:t>
      </w:r>
      <w:r>
        <w:rPr>
          <w:rStyle w:val="apple-converted-space"/>
        </w:rPr>
        <w:t>versión 0.4.0 para Java</w:t>
      </w:r>
    </w:p>
    <w:p w14:paraId="0F8CF96B" w14:textId="77777777" w:rsidR="00986658" w:rsidRDefault="00986658" w:rsidP="00986658">
      <w:pPr>
        <w:pStyle w:val="Texto"/>
        <w:numPr>
          <w:ilvl w:val="0"/>
          <w:numId w:val="22"/>
        </w:numPr>
      </w:pPr>
      <w:r>
        <w:t>Componente de autenticación y control individual</w:t>
      </w:r>
    </w:p>
    <w:p w14:paraId="2E49389E" w14:textId="77777777" w:rsidR="00986658" w:rsidRDefault="00986658" w:rsidP="00986658">
      <w:pPr>
        <w:pStyle w:val="Texto"/>
        <w:numPr>
          <w:ilvl w:val="1"/>
          <w:numId w:val="22"/>
        </w:numPr>
      </w:pPr>
      <w:r>
        <w:t>Plataforma Python 2.7.8</w:t>
      </w:r>
    </w:p>
    <w:p w14:paraId="4A0DC875" w14:textId="77777777" w:rsidR="00986658" w:rsidRDefault="00986658" w:rsidP="00986658">
      <w:pPr>
        <w:pStyle w:val="Texto"/>
        <w:numPr>
          <w:ilvl w:val="1"/>
          <w:numId w:val="22"/>
        </w:numPr>
      </w:pPr>
      <w:r>
        <w:t>Framework Django 1.7.4</w:t>
      </w:r>
    </w:p>
    <w:p w14:paraId="0DD02027" w14:textId="77777777" w:rsidR="00986658" w:rsidRDefault="00986658" w:rsidP="00986658">
      <w:pPr>
        <w:pStyle w:val="Texto"/>
        <w:numPr>
          <w:ilvl w:val="1"/>
          <w:numId w:val="22"/>
        </w:numPr>
      </w:pPr>
      <w:r>
        <w:t>Socket IO 1.0</w:t>
      </w:r>
    </w:p>
    <w:p w14:paraId="046E1E03" w14:textId="77777777" w:rsidR="00986658" w:rsidRDefault="00986658" w:rsidP="00986658">
      <w:pPr>
        <w:pStyle w:val="Texto"/>
        <w:numPr>
          <w:ilvl w:val="1"/>
          <w:numId w:val="22"/>
        </w:numPr>
      </w:pPr>
      <w:r>
        <w:t>Javascript</w:t>
      </w:r>
    </w:p>
    <w:p w14:paraId="0F820227" w14:textId="77777777" w:rsidR="00986658" w:rsidRDefault="00986658" w:rsidP="00986658">
      <w:pPr>
        <w:pStyle w:val="Texto"/>
        <w:ind w:left="1416"/>
      </w:pPr>
    </w:p>
    <w:p w14:paraId="09995A54" w14:textId="77777777" w:rsidR="00986658" w:rsidRDefault="00986658" w:rsidP="00986658">
      <w:pPr>
        <w:pStyle w:val="Subtitulocapitulo"/>
        <w:numPr>
          <w:ilvl w:val="0"/>
          <w:numId w:val="0"/>
        </w:numPr>
        <w:ind w:left="792"/>
      </w:pPr>
    </w:p>
    <w:p w14:paraId="5B2AF8EB" w14:textId="6AAB2869" w:rsidR="00986658" w:rsidRDefault="00986658" w:rsidP="00701E08">
      <w:pPr>
        <w:pStyle w:val="Subtitulo2"/>
      </w:pPr>
      <w:bookmarkStart w:id="118" w:name="_Toc414964240"/>
      <w:r>
        <w:t>COMPONENTE DE CAPTURA DE MOVIMIENTO</w:t>
      </w:r>
      <w:bookmarkEnd w:id="118"/>
    </w:p>
    <w:p w14:paraId="1A9C3640" w14:textId="322B1B2D" w:rsidR="00986658" w:rsidRDefault="00986658" w:rsidP="00986658">
      <w:pPr>
        <w:pStyle w:val="Texto"/>
        <w:ind w:left="1416"/>
      </w:pPr>
      <w:r>
        <w:t xml:space="preserve">Este componente </w:t>
      </w:r>
      <w:r w:rsidR="00A0220C">
        <w:t>permite</w:t>
      </w:r>
      <w:r>
        <w:t xml:space="preserve"> la lectura de la posición de las plumas que usan los estudiantes. Para ello se utiliza la cámara infrarroja V.120Duo a través  del API CameraSDK de Optitrack implementado en C++. La posición de la punta de la pluma es posible conocerla mediante un arreglo de 3 marcas infrarrojas que permiten el seguimiento y cálculo de su posición y orientación (ver figura 4.1). </w:t>
      </w:r>
    </w:p>
    <w:p w14:paraId="75D9F7C9" w14:textId="77777777" w:rsidR="00986658" w:rsidRDefault="00986658" w:rsidP="00986658">
      <w:pPr>
        <w:pStyle w:val="Texto"/>
        <w:ind w:left="1416"/>
      </w:pPr>
    </w:p>
    <w:p w14:paraId="4603BF3F" w14:textId="77777777" w:rsidR="00986658" w:rsidRDefault="00986658" w:rsidP="00986658">
      <w:pPr>
        <w:pStyle w:val="Texto"/>
        <w:ind w:left="1416"/>
      </w:pPr>
      <w:r>
        <w:t xml:space="preserve">Una vez calculada la posición correcta de la punta de la pluma de los estudiantes sobre el plano de la superficie, se genera un evento touch y se envía hacia una interfaz TCP/IP utilizando el protocolo TUIO. </w:t>
      </w:r>
    </w:p>
    <w:p w14:paraId="18CCBD04" w14:textId="77777777" w:rsidR="00986658" w:rsidRDefault="00986658" w:rsidP="00986658">
      <w:pPr>
        <w:pStyle w:val="Texto"/>
      </w:pPr>
    </w:p>
    <w:p w14:paraId="017BEFDD" w14:textId="7B8D878F" w:rsidR="00986658" w:rsidRDefault="00986658" w:rsidP="00701E08">
      <w:pPr>
        <w:pStyle w:val="Subtitulo2"/>
      </w:pPr>
      <w:bookmarkStart w:id="119" w:name="_Toc414964241"/>
      <w:r>
        <w:t>COMPONENTE DE VISUALIZACIÓN Y CONTROL COLABORATIVO</w:t>
      </w:r>
      <w:bookmarkEnd w:id="119"/>
    </w:p>
    <w:p w14:paraId="0AADA79D" w14:textId="23CFDB99" w:rsidR="00986658" w:rsidRDefault="00986658" w:rsidP="00986658">
      <w:pPr>
        <w:pStyle w:val="Texto"/>
        <w:ind w:left="1416"/>
      </w:pPr>
      <w:r>
        <w:t xml:space="preserve">Este componente recibe los eventos táctiles provenientes del componente de captura de movimiento para pintar y reconocer trazos que realiza el usuario. Las librería Paleo Sketch Recognizer </w:t>
      </w:r>
      <w:r>
        <w:fldChar w:fldCharType="begin" w:fldLock="1"/>
      </w:r>
      <w:r w:rsidR="000F0DFF">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"[35]", "plainTextFormattedCitation" : "[35]", "previouslyFormattedCitation" : "[35]" }, "properties" : { "noteIndex" : 0 }, "schema" : "https://github.com/citation-style-language/schema/raw/master/csl-citation.json" }</w:instrText>
      </w:r>
      <w:r>
        <w:fldChar w:fldCharType="separate"/>
      </w:r>
      <w:r w:rsidR="00BE0505" w:rsidRPr="00BE0505">
        <w:rPr>
          <w:noProof/>
        </w:rPr>
        <w:t>[35]</w:t>
      </w:r>
      <w:r>
        <w:fldChar w:fldCharType="end"/>
      </w:r>
      <w:r>
        <w:t xml:space="preserve"> se utilizan para el reconocimiento de 2 formas primitivas: líneas y cuadrados. En el caso de reconocer un cuadrado, se procederá a dibujar con el API de MT4J un cuadrado que represente una entidad. De ser una línea el trazo reconocido, se dibujará una relación, si el punto de inicio y fin de la línea intercepta a 2 entidades (ver figura 4.3).</w:t>
      </w:r>
    </w:p>
    <w:p w14:paraId="4303D999" w14:textId="77777777" w:rsidR="00986658" w:rsidRDefault="00986658" w:rsidP="00986658">
      <w:pPr>
        <w:pStyle w:val="Subtitulocapitulo"/>
        <w:numPr>
          <w:ilvl w:val="0"/>
          <w:numId w:val="0"/>
        </w:numPr>
        <w:ind w:left="792"/>
      </w:pPr>
    </w:p>
    <w:p w14:paraId="05BFA454" w14:textId="77777777" w:rsidR="00986658" w:rsidRDefault="00986658" w:rsidP="00377B10">
      <w:pPr>
        <w:pStyle w:val="Texto"/>
      </w:pPr>
      <w:r>
        <w:rPr>
          <w:noProof/>
          <w:lang w:val="en-US" w:eastAsia="en-US"/>
        </w:rPr>
        <w:drawing>
          <wp:inline distT="0" distB="0" distL="0" distR="0" wp14:anchorId="66AFB259" wp14:editId="7D59F810">
            <wp:extent cx="5212080" cy="292608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2080" cy="2926080"/>
                    </a:xfrm>
                    <a:prstGeom prst="rect">
                      <a:avLst/>
                    </a:prstGeom>
                    <a:noFill/>
                    <a:ln>
                      <a:noFill/>
                    </a:ln>
                  </pic:spPr>
                </pic:pic>
              </a:graphicData>
            </a:graphic>
          </wp:inline>
        </w:drawing>
      </w:r>
    </w:p>
    <w:p w14:paraId="240FEF4D" w14:textId="77777777" w:rsidR="00986658" w:rsidRDefault="00986658" w:rsidP="008D0360">
      <w:pPr>
        <w:pStyle w:val="Figuras"/>
        <w:jc w:val="center"/>
      </w:pPr>
      <w:bookmarkStart w:id="120" w:name="_Toc414976453"/>
      <w:r w:rsidRPr="008D0360">
        <w:rPr>
          <w:b/>
        </w:rPr>
        <w:t>Figura 4.3:</w:t>
      </w:r>
      <w:r w:rsidRPr="000F38C4">
        <w:t xml:space="preserve"> Interacción con pluma sobre la superficie colaborativa</w:t>
      </w:r>
      <w:bookmarkEnd w:id="120"/>
    </w:p>
    <w:p w14:paraId="125C2D13" w14:textId="77777777" w:rsidR="00986658" w:rsidRDefault="00986658" w:rsidP="00986658">
      <w:pPr>
        <w:pStyle w:val="Texto"/>
        <w:ind w:left="1416"/>
      </w:pPr>
      <w:r>
        <w:t xml:space="preserve">Además se ha provisto al estudiante de un menú para llamar a acciones más complejas del sistema: modo edición, modo borrador, deshacer acción, y guardar trabajo (ver figura 4.4), que pueden ser utilizadas realizando un gesto de toque con la pluma. El modo edición es el modo predeterminado con el que el usuario puede dibujar entidades y relaciones, se lo representa a  través de la figura de un lápiz. El modo borrador se lo utiliza para eliminar entidades y relaciones. El estudiante debe seleccionar este modo para luego, utilizando la pluma, seleccionar la entidad o relación que desee borrar. La acción de deshacer se lo utiliza para reversar la última acción realizada en la superficie colaborativa. El botón de </w:t>
      </w:r>
      <w:r w:rsidRPr="00925354">
        <w:rPr>
          <w:i/>
        </w:rPr>
        <w:t>guardar</w:t>
      </w:r>
      <w:r>
        <w:rPr>
          <w:i/>
        </w:rPr>
        <w:t>,</w:t>
      </w:r>
      <w:r>
        <w:t xml:space="preserve"> podrá ser utilizado una vez terminada la sesión colaborativa para respaldar el trabajo final. Además se desarrolló una función de Autoguardado, que almacena el trabajo de los estudiantes cada 20 segundos, en caso de que exista un error de ejecución en el sistema.</w:t>
      </w:r>
    </w:p>
    <w:p w14:paraId="7539EC0B" w14:textId="77777777" w:rsidR="00986658" w:rsidRDefault="00986658" w:rsidP="00986658">
      <w:pPr>
        <w:pStyle w:val="NombreCapitulo"/>
        <w:numPr>
          <w:ilvl w:val="0"/>
          <w:numId w:val="0"/>
        </w:numPr>
        <w:ind w:left="360" w:hanging="360"/>
      </w:pPr>
    </w:p>
    <w:p w14:paraId="4A216066" w14:textId="77777777" w:rsidR="00986658" w:rsidRPr="00700FFD" w:rsidRDefault="00986658" w:rsidP="00986658">
      <w:pPr>
        <w:spacing w:after="0" w:line="240" w:lineRule="auto"/>
        <w:rPr>
          <w:rFonts w:ascii="Times New Roman" w:eastAsia="Times New Roman" w:hAnsi="Times New Roman" w:cs="Times New Roman"/>
          <w:szCs w:val="24"/>
          <w:lang w:eastAsia="es-EC"/>
        </w:rPr>
      </w:pPr>
    </w:p>
    <w:p w14:paraId="7D7C1360" w14:textId="77777777" w:rsidR="00986658" w:rsidRPr="00700FFD" w:rsidRDefault="00986658" w:rsidP="00986658">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val="en-US"/>
        </w:rPr>
        <w:drawing>
          <wp:inline distT="0" distB="0" distL="0" distR="0" wp14:anchorId="7F8E880D" wp14:editId="1A065FDF">
            <wp:extent cx="4838700" cy="1028700"/>
            <wp:effectExtent l="0" t="0" r="0" b="0"/>
            <wp:docPr id="34" name="Imagen 34" descr="https://lh6.googleusercontent.com/PlZbzDUQ2ZcT79q1qRxkPcZ6HEVM5Mw3iz5NyPeSz4p4TEDSDbGO9u-08Troaew_fg6PIfW7JugtwO7IkF3BbprnO9umJSw-V79qv855OH7hHpFXxr1QXlPLO5xzKJPCd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lZbzDUQ2ZcT79q1qRxkPcZ6HEVM5Mw3iz5NyPeSz4p4TEDSDbGO9u-08Troaew_fg6PIfW7JugtwO7IkF3BbprnO9umJSw-V79qv855OH7hHpFXxr1QXlPLO5xzKJPCd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14:paraId="1C00406A" w14:textId="77777777" w:rsidR="00986658" w:rsidRPr="00700FFD" w:rsidRDefault="00986658" w:rsidP="00F73EAF">
      <w:pPr>
        <w:pStyle w:val="Figuras"/>
        <w:jc w:val="center"/>
        <w:rPr>
          <w:rFonts w:ascii="Times New Roman" w:hAnsi="Times New Roman" w:cs="Times New Roman"/>
        </w:rPr>
      </w:pPr>
      <w:bookmarkStart w:id="121" w:name="_Toc414976454"/>
      <w:r>
        <w:rPr>
          <w:b/>
          <w:bCs/>
        </w:rPr>
        <w:t>Figura 4.4</w:t>
      </w:r>
      <w:r w:rsidRPr="00700FFD">
        <w:rPr>
          <w:b/>
          <w:bCs/>
        </w:rPr>
        <w:t>:</w:t>
      </w:r>
      <w:r w:rsidRPr="00700FFD">
        <w:t xml:space="preserve"> Controles de edición de la superficie colaborativa</w:t>
      </w:r>
      <w:bookmarkEnd w:id="121"/>
    </w:p>
    <w:p w14:paraId="50B3E3C5" w14:textId="77777777" w:rsidR="00986658" w:rsidRDefault="00986658" w:rsidP="00986658">
      <w:pPr>
        <w:pStyle w:val="Texto"/>
      </w:pPr>
      <w:r>
        <w:tab/>
      </w:r>
    </w:p>
    <w:p w14:paraId="2035DE6D" w14:textId="77777777" w:rsidR="00986658" w:rsidRDefault="00986658" w:rsidP="00986658">
      <w:pPr>
        <w:pStyle w:val="Texto"/>
        <w:ind w:left="1416"/>
      </w:pPr>
      <w:r>
        <w:t xml:space="preserve">En la esquina superior izquierda de la superficie, se ha ubicado semáforos que miden la actividad de los estudiantes en la superficie colaborativa (ver figura 4.5). Estos semáforos se encuentran en color verde cuando el estudiante está realizando activamente aportaciones sobre la superficie colaborativa, y cambia a color  amarillo y rojo transcurridos 5 minutos de inactividad. La implementación de estos semáforos se ha realizado con el objetivo de motivar al estudiante a que participe activamente en la sesión. </w:t>
      </w:r>
    </w:p>
    <w:p w14:paraId="4DA2B79D" w14:textId="77777777" w:rsidR="00986658" w:rsidRPr="00700FFD" w:rsidRDefault="00986658" w:rsidP="00F73EAF">
      <w:pPr>
        <w:spacing w:after="0" w:line="240" w:lineRule="auto"/>
        <w:jc w:val="center"/>
        <w:rPr>
          <w:rFonts w:ascii="Times New Roman" w:eastAsia="Times New Roman" w:hAnsi="Times New Roman" w:cs="Times New Roman"/>
          <w:szCs w:val="24"/>
          <w:lang w:eastAsia="es-EC"/>
        </w:rPr>
      </w:pPr>
      <w:r w:rsidRPr="00700FFD">
        <w:rPr>
          <w:rFonts w:ascii="Trebuchet MS" w:eastAsia="Times New Roman" w:hAnsi="Trebuchet MS" w:cs="Times New Roman"/>
          <w:b/>
          <w:bCs/>
          <w:noProof/>
          <w:color w:val="000000"/>
          <w:sz w:val="29"/>
          <w:szCs w:val="29"/>
          <w:lang w:val="en-US"/>
        </w:rPr>
        <w:drawing>
          <wp:inline distT="0" distB="0" distL="0" distR="0" wp14:anchorId="0198BF50" wp14:editId="5BF0169C">
            <wp:extent cx="1352550" cy="809625"/>
            <wp:effectExtent l="0" t="0" r="0" b="9525"/>
            <wp:docPr id="33" name="Imagen 33" descr="https://lh5.googleusercontent.com/ueTDLxs-r-7kFKhwMx9N47fG99e_uhtNiQZMAqeLqbDgMNHT8aRffbfRWMsHHk8H_0f82ENdOkIsXg55RzDEvlDpnyLQfaIW1NYR6wF1TaIGKiRDAMIxyES7o2XNMniT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ueTDLxs-r-7kFKhwMx9N47fG99e_uhtNiQZMAqeLqbDgMNHT8aRffbfRWMsHHk8H_0f82ENdOkIsXg55RzDEvlDpnyLQfaIW1NYR6wF1TaIGKiRDAMIxyES7o2XNMniTOv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52550" cy="809625"/>
                    </a:xfrm>
                    <a:prstGeom prst="rect">
                      <a:avLst/>
                    </a:prstGeom>
                    <a:noFill/>
                    <a:ln>
                      <a:noFill/>
                    </a:ln>
                  </pic:spPr>
                </pic:pic>
              </a:graphicData>
            </a:graphic>
          </wp:inline>
        </w:drawing>
      </w:r>
    </w:p>
    <w:p w14:paraId="766AEED4" w14:textId="77777777" w:rsidR="00986658" w:rsidRDefault="00986658" w:rsidP="00F73EAF">
      <w:pPr>
        <w:pStyle w:val="Figuras"/>
        <w:ind w:left="0"/>
        <w:jc w:val="center"/>
      </w:pPr>
      <w:bookmarkStart w:id="122" w:name="_Toc414976455"/>
      <w:r w:rsidRPr="00F73EAF">
        <w:rPr>
          <w:b/>
        </w:rPr>
        <w:t>Figura 4.5:</w:t>
      </w:r>
      <w:r w:rsidRPr="000F38C4">
        <w:t xml:space="preserve"> </w:t>
      </w:r>
      <w:r>
        <w:t>Semáforos indicadores de actividad</w:t>
      </w:r>
      <w:bookmarkEnd w:id="122"/>
    </w:p>
    <w:p w14:paraId="7F593153" w14:textId="77777777" w:rsidR="00986658" w:rsidRDefault="00986658" w:rsidP="00986658">
      <w:pPr>
        <w:pStyle w:val="NombreCapitulo"/>
        <w:numPr>
          <w:ilvl w:val="0"/>
          <w:numId w:val="0"/>
        </w:numPr>
        <w:ind w:left="360" w:hanging="360"/>
      </w:pPr>
    </w:p>
    <w:p w14:paraId="1BC6362A" w14:textId="652F00AF" w:rsidR="00986658" w:rsidRDefault="00986658" w:rsidP="00701E08">
      <w:pPr>
        <w:pStyle w:val="Subtitulo2"/>
      </w:pPr>
      <w:bookmarkStart w:id="123" w:name="_Toc414964242"/>
      <w:r>
        <w:t>COMPONENTE DE AUTENTICACIÓN Y CONTROL INDIVIDUAL</w:t>
      </w:r>
      <w:bookmarkEnd w:id="123"/>
    </w:p>
    <w:p w14:paraId="1E18AA39" w14:textId="77777777" w:rsidR="00986658" w:rsidRDefault="00986658" w:rsidP="00986658">
      <w:pPr>
        <w:pStyle w:val="Texto"/>
        <w:ind w:left="1416"/>
      </w:pPr>
      <w:r>
        <w:t xml:space="preserve">Este componente permite a los estudiantes ingresar información a las entidades y relaciones; además, de permitir a los profesores evaluar y monitorear las sesiones de trabajo colaborativo. </w:t>
      </w:r>
    </w:p>
    <w:p w14:paraId="334712B1" w14:textId="77777777" w:rsidR="00986658" w:rsidRDefault="00986658" w:rsidP="00986658">
      <w:pPr>
        <w:pStyle w:val="Texto"/>
        <w:ind w:left="1416"/>
      </w:pPr>
    </w:p>
    <w:p w14:paraId="48A4DCCD" w14:textId="77777777" w:rsidR="00986658" w:rsidRDefault="00986658" w:rsidP="00986658">
      <w:pPr>
        <w:pStyle w:val="Texto"/>
        <w:ind w:left="1416"/>
      </w:pPr>
      <w:r>
        <w:t>En la figura 4.6 se observa la interfaz de monitoreo para el profesor, en donde éste puede observar indicadores y avances de la realización del trabajo colaborativo de múltiples grupos. Con esta interfaz, se permite al profesor conocer el porcentaje de avance de la tarea que realiza cada grupo, a través de la definición de la cantidad elementos que el profesor cree debe tener el trabajo para considerarse terminado. El profesor también contará con un medidor de actividad para cada alumno, que cambia de color a verde cuando el participante realice activamente aportaciones, o  amarillo y rojo cuando éste deje mostrar actividad después de 5 minutos.</w:t>
      </w:r>
    </w:p>
    <w:p w14:paraId="77B78FC4" w14:textId="77777777" w:rsidR="00986658" w:rsidRDefault="00986658" w:rsidP="00377B10">
      <w:pPr>
        <w:pStyle w:val="Texto"/>
      </w:pPr>
      <w:r>
        <w:rPr>
          <w:noProof/>
          <w:lang w:val="en-US" w:eastAsia="en-US"/>
        </w:rPr>
        <w:drawing>
          <wp:inline distT="0" distB="0" distL="0" distR="0" wp14:anchorId="24A04181" wp14:editId="32FDC735">
            <wp:extent cx="4856111" cy="269557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r="9434"/>
                    <a:stretch/>
                  </pic:blipFill>
                  <pic:spPr bwMode="auto">
                    <a:xfrm>
                      <a:off x="0" y="0"/>
                      <a:ext cx="4873900" cy="2705449"/>
                    </a:xfrm>
                    <a:prstGeom prst="rect">
                      <a:avLst/>
                    </a:prstGeom>
                    <a:noFill/>
                    <a:ln>
                      <a:noFill/>
                    </a:ln>
                    <a:extLst>
                      <a:ext uri="{53640926-AAD7-44d8-BBD7-CCE9431645EC}">
                        <a14:shadowObscured xmlns:a14="http://schemas.microsoft.com/office/drawing/2010/main"/>
                      </a:ext>
                    </a:extLst>
                  </pic:spPr>
                </pic:pic>
              </a:graphicData>
            </a:graphic>
          </wp:inline>
        </w:drawing>
      </w:r>
    </w:p>
    <w:p w14:paraId="5813569A" w14:textId="77777777" w:rsidR="00986658" w:rsidRDefault="00986658" w:rsidP="00F73EAF">
      <w:pPr>
        <w:pStyle w:val="Figuras"/>
        <w:jc w:val="center"/>
      </w:pPr>
      <w:bookmarkStart w:id="124" w:name="_Toc414976456"/>
      <w:r w:rsidRPr="00F73EAF">
        <w:rPr>
          <w:b/>
        </w:rPr>
        <w:t>Figura 4.6:</w:t>
      </w:r>
      <w:r w:rsidRPr="000F38C4">
        <w:t xml:space="preserve"> </w:t>
      </w:r>
      <w:r>
        <w:t>Interfaz de monitoreo de trabajos para el profesor</w:t>
      </w:r>
      <w:bookmarkEnd w:id="124"/>
    </w:p>
    <w:p w14:paraId="78EE2A48" w14:textId="77777777" w:rsidR="00986658" w:rsidRDefault="00986658" w:rsidP="00986658">
      <w:pPr>
        <w:pStyle w:val="Texto"/>
        <w:ind w:left="1416"/>
      </w:pPr>
      <w:r>
        <w:t>En la figura 4.7 se muestra una captura del trabajo que puede observar el profesor en todo momento. Que puede ser útil para el profesor para revisar e inclusive determinar falencias en los diagramas que elaboran los estudiantes, antes de que finalice la sesión.</w:t>
      </w:r>
    </w:p>
    <w:p w14:paraId="63D91247" w14:textId="77777777" w:rsidR="00986658" w:rsidRDefault="00986658" w:rsidP="00986658">
      <w:pPr>
        <w:pStyle w:val="NombreCapitulo"/>
        <w:numPr>
          <w:ilvl w:val="0"/>
          <w:numId w:val="0"/>
        </w:numPr>
        <w:ind w:left="360" w:hanging="360"/>
      </w:pPr>
    </w:p>
    <w:p w14:paraId="199F0D08" w14:textId="77777777" w:rsidR="00986658" w:rsidRDefault="00986658" w:rsidP="00377B10">
      <w:pPr>
        <w:pStyle w:val="Texto"/>
      </w:pPr>
      <w:r>
        <w:rPr>
          <w:noProof/>
          <w:lang w:val="en-US" w:eastAsia="en-US"/>
        </w:rPr>
        <w:drawing>
          <wp:inline distT="0" distB="0" distL="0" distR="0" wp14:anchorId="4CD011D2" wp14:editId="65488FC3">
            <wp:extent cx="4361618" cy="2691211"/>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17544"/>
                    <a:stretch/>
                  </pic:blipFill>
                  <pic:spPr bwMode="auto">
                    <a:xfrm>
                      <a:off x="0" y="0"/>
                      <a:ext cx="4373733" cy="2698686"/>
                    </a:xfrm>
                    <a:prstGeom prst="rect">
                      <a:avLst/>
                    </a:prstGeom>
                    <a:noFill/>
                    <a:ln>
                      <a:noFill/>
                    </a:ln>
                    <a:extLst>
                      <a:ext uri="{53640926-AAD7-44d8-BBD7-CCE9431645EC}">
                        <a14:shadowObscured xmlns:a14="http://schemas.microsoft.com/office/drawing/2010/main"/>
                      </a:ext>
                    </a:extLst>
                  </pic:spPr>
                </pic:pic>
              </a:graphicData>
            </a:graphic>
          </wp:inline>
        </w:drawing>
      </w:r>
    </w:p>
    <w:p w14:paraId="05C39A37" w14:textId="77777777" w:rsidR="00986658" w:rsidRDefault="00986658" w:rsidP="00F73EAF">
      <w:pPr>
        <w:pStyle w:val="Figuras"/>
        <w:jc w:val="center"/>
      </w:pPr>
      <w:bookmarkStart w:id="125" w:name="_Toc414976457"/>
      <w:r w:rsidRPr="00F73EAF">
        <w:rPr>
          <w:b/>
        </w:rPr>
        <w:t>Figura 4.7:</w:t>
      </w:r>
      <w:r w:rsidRPr="000F38C4">
        <w:t xml:space="preserve"> </w:t>
      </w:r>
      <w:r>
        <w:t>Captura de trabajo colaborativo en la interfaz de monitoreo</w:t>
      </w:r>
      <w:bookmarkEnd w:id="125"/>
    </w:p>
    <w:p w14:paraId="3BFFED33" w14:textId="77777777" w:rsidR="00986658" w:rsidRDefault="00986658" w:rsidP="00986658">
      <w:pPr>
        <w:pStyle w:val="NombreCapitulo"/>
        <w:numPr>
          <w:ilvl w:val="0"/>
          <w:numId w:val="0"/>
        </w:numPr>
        <w:ind w:left="360" w:hanging="360"/>
      </w:pPr>
    </w:p>
    <w:p w14:paraId="643B805D" w14:textId="77777777" w:rsidR="00986658" w:rsidRDefault="00986658" w:rsidP="00986658">
      <w:pPr>
        <w:pStyle w:val="Texto"/>
        <w:ind w:left="1416"/>
      </w:pPr>
      <w:r>
        <w:t xml:space="preserve">Se muestra además información numérica y porcentual de las aportaciones de cada estudiante: número de creaciones, número de ediciones y número de elementos borrados (ver figura 4.8). </w:t>
      </w:r>
    </w:p>
    <w:p w14:paraId="59B84A86" w14:textId="77777777" w:rsidR="00986658" w:rsidRDefault="00986658" w:rsidP="00986658">
      <w:pPr>
        <w:pStyle w:val="Texto"/>
      </w:pPr>
    </w:p>
    <w:p w14:paraId="0E0FCF40" w14:textId="77777777" w:rsidR="00986658" w:rsidRDefault="00986658" w:rsidP="00377B10">
      <w:pPr>
        <w:pStyle w:val="Texto"/>
      </w:pPr>
      <w:r>
        <w:rPr>
          <w:noProof/>
          <w:lang w:val="en-US" w:eastAsia="en-US"/>
        </w:rPr>
        <w:drawing>
          <wp:inline distT="0" distB="0" distL="0" distR="0" wp14:anchorId="2BC009F4" wp14:editId="014A8E84">
            <wp:extent cx="4810125" cy="2413776"/>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3864" cy="2415652"/>
                    </a:xfrm>
                    <a:prstGeom prst="rect">
                      <a:avLst/>
                    </a:prstGeom>
                    <a:noFill/>
                    <a:ln>
                      <a:noFill/>
                    </a:ln>
                  </pic:spPr>
                </pic:pic>
              </a:graphicData>
            </a:graphic>
          </wp:inline>
        </w:drawing>
      </w:r>
    </w:p>
    <w:p w14:paraId="0F8E7231" w14:textId="77777777" w:rsidR="00986658" w:rsidRDefault="00986658" w:rsidP="00F73EAF">
      <w:pPr>
        <w:pStyle w:val="Figuras"/>
        <w:jc w:val="center"/>
      </w:pPr>
      <w:bookmarkStart w:id="126" w:name="_Toc414976458"/>
      <w:r w:rsidRPr="00F73EAF">
        <w:rPr>
          <w:b/>
        </w:rPr>
        <w:t>Figura 4.8:</w:t>
      </w:r>
      <w:r w:rsidRPr="000F38C4">
        <w:t xml:space="preserve"> Interacción con pluma sobre la superficie colaborativa</w:t>
      </w:r>
      <w:bookmarkEnd w:id="126"/>
    </w:p>
    <w:p w14:paraId="3ABE4F63" w14:textId="77777777" w:rsidR="00A0220C" w:rsidRDefault="00A0220C" w:rsidP="00986658">
      <w:pPr>
        <w:pStyle w:val="Texto"/>
        <w:ind w:left="1416"/>
      </w:pPr>
    </w:p>
    <w:p w14:paraId="66BF6E28" w14:textId="77777777" w:rsidR="00986658" w:rsidRDefault="00986658" w:rsidP="00986658">
      <w:pPr>
        <w:pStyle w:val="Texto"/>
        <w:ind w:left="1416"/>
      </w:pPr>
      <w:r>
        <w:t>El profesor puede acceder a la interfaz de evaluación a través de un navegador web, en donde este necesitará cargar inicialmente el archivo del trabajo colaborativo que los alumnos hayan generado. La información provista en esta interfaz, tiene el objetivo de ayudar al profesor a determinar la cantidad de aportación y la calidad de la misma a través de la identificación de las contribuciones individuales basada en colores.</w:t>
      </w:r>
    </w:p>
    <w:p w14:paraId="58F1E2C0" w14:textId="77777777" w:rsidR="00986658" w:rsidRDefault="00986658" w:rsidP="00986658">
      <w:pPr>
        <w:pStyle w:val="Texto"/>
        <w:ind w:left="1416"/>
      </w:pPr>
      <w:r>
        <w:t xml:space="preserve">Otra característica de esta interfaz es que permite al profesor  una animación de todo el proceso de elaboración de la tarea a través de un reproductor que se provee en la solución (ver figura 4.9). </w:t>
      </w:r>
    </w:p>
    <w:p w14:paraId="5294C102" w14:textId="77777777" w:rsidR="00986658" w:rsidRDefault="00986658" w:rsidP="00986658">
      <w:pPr>
        <w:pStyle w:val="NombreCapitulo"/>
        <w:numPr>
          <w:ilvl w:val="0"/>
          <w:numId w:val="0"/>
        </w:numPr>
        <w:ind w:left="360" w:hanging="360"/>
      </w:pPr>
    </w:p>
    <w:p w14:paraId="2FBD3ABA" w14:textId="77777777" w:rsidR="00986658" w:rsidRDefault="00986658" w:rsidP="00377B10">
      <w:pPr>
        <w:pStyle w:val="Texto"/>
      </w:pPr>
      <w:r>
        <w:rPr>
          <w:noProof/>
          <w:lang w:val="en-US" w:eastAsia="en-US"/>
        </w:rPr>
        <w:drawing>
          <wp:inline distT="0" distB="0" distL="0" distR="0" wp14:anchorId="244A0C43" wp14:editId="47C5238F">
            <wp:extent cx="5248275" cy="2514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0982B29D" w14:textId="77777777" w:rsidR="00986658" w:rsidRPr="00F73EAF" w:rsidRDefault="00986658" w:rsidP="00F73EAF">
      <w:pPr>
        <w:pStyle w:val="Figuras"/>
        <w:jc w:val="center"/>
      </w:pPr>
      <w:bookmarkStart w:id="127" w:name="_Toc414976459"/>
      <w:r w:rsidRPr="00F73EAF">
        <w:rPr>
          <w:b/>
        </w:rPr>
        <w:t>Figura 4.9:</w:t>
      </w:r>
      <w:r w:rsidRPr="00F73EAF">
        <w:t xml:space="preserve"> Interfaz de evaluación del profesor</w:t>
      </w:r>
      <w:bookmarkEnd w:id="127"/>
    </w:p>
    <w:p w14:paraId="760AD79F" w14:textId="77777777" w:rsidR="00986658" w:rsidRDefault="00986658" w:rsidP="00986658">
      <w:pPr>
        <w:pStyle w:val="NombreCapitulo"/>
        <w:numPr>
          <w:ilvl w:val="0"/>
          <w:numId w:val="0"/>
        </w:numPr>
        <w:ind w:left="360" w:hanging="360"/>
      </w:pPr>
    </w:p>
    <w:p w14:paraId="18FEDD82" w14:textId="77777777" w:rsidR="00986658" w:rsidRDefault="00986658" w:rsidP="00986658">
      <w:pPr>
        <w:pStyle w:val="Texto"/>
      </w:pPr>
      <w:r>
        <w:t xml:space="preserve">Además la interfaz incluye  un resumen porcentual general y detallado de todas las aportaciones realizadas por cada alumno (ver figura 4.10). </w:t>
      </w:r>
    </w:p>
    <w:p w14:paraId="048489B0" w14:textId="77777777" w:rsidR="00986658" w:rsidRDefault="00986658" w:rsidP="00986658">
      <w:pPr>
        <w:pStyle w:val="NombreCapitulo"/>
        <w:numPr>
          <w:ilvl w:val="0"/>
          <w:numId w:val="0"/>
        </w:numPr>
        <w:ind w:left="360" w:hanging="360"/>
      </w:pPr>
    </w:p>
    <w:p w14:paraId="6BA2E706" w14:textId="77777777" w:rsidR="00986658" w:rsidRDefault="00986658" w:rsidP="00377B10">
      <w:pPr>
        <w:pStyle w:val="Texto"/>
      </w:pPr>
      <w:r>
        <w:rPr>
          <w:noProof/>
          <w:lang w:val="en-US" w:eastAsia="en-US"/>
        </w:rPr>
        <w:drawing>
          <wp:inline distT="0" distB="0" distL="0" distR="0" wp14:anchorId="70F1F349" wp14:editId="0D0F20DF">
            <wp:extent cx="4438650" cy="21549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8777" cy="2164769"/>
                    </a:xfrm>
                    <a:prstGeom prst="rect">
                      <a:avLst/>
                    </a:prstGeom>
                    <a:noFill/>
                    <a:ln>
                      <a:noFill/>
                    </a:ln>
                  </pic:spPr>
                </pic:pic>
              </a:graphicData>
            </a:graphic>
          </wp:inline>
        </w:drawing>
      </w:r>
    </w:p>
    <w:p w14:paraId="6385B2F6" w14:textId="77777777" w:rsidR="00986658" w:rsidRDefault="00986658" w:rsidP="00F73EAF">
      <w:pPr>
        <w:pStyle w:val="Figuras"/>
        <w:jc w:val="center"/>
      </w:pPr>
      <w:bookmarkStart w:id="128" w:name="_Toc414976460"/>
      <w:r w:rsidRPr="00F73EAF">
        <w:rPr>
          <w:b/>
        </w:rPr>
        <w:t>Figura 4.10:</w:t>
      </w:r>
      <w:r w:rsidRPr="000F38C4">
        <w:t xml:space="preserve"> </w:t>
      </w:r>
      <w:r>
        <w:t>Información porcentual del total de contribuciones realizadas por cada alumno</w:t>
      </w:r>
      <w:bookmarkEnd w:id="128"/>
    </w:p>
    <w:p w14:paraId="1B2F62DB" w14:textId="77777777" w:rsidR="00986658" w:rsidRDefault="00986658" w:rsidP="00986658">
      <w:pPr>
        <w:pStyle w:val="NombreCapitulo"/>
        <w:numPr>
          <w:ilvl w:val="0"/>
          <w:numId w:val="0"/>
        </w:numPr>
        <w:ind w:left="360" w:hanging="360"/>
      </w:pPr>
    </w:p>
    <w:p w14:paraId="03F03D16" w14:textId="77777777" w:rsidR="00986658" w:rsidRDefault="00986658" w:rsidP="00986658">
      <w:pPr>
        <w:pStyle w:val="NombreCapitulo"/>
        <w:numPr>
          <w:ilvl w:val="0"/>
          <w:numId w:val="0"/>
        </w:numPr>
        <w:ind w:left="360" w:hanging="360"/>
      </w:pPr>
    </w:p>
    <w:p w14:paraId="32641A15" w14:textId="6F830BB9" w:rsidR="00986658" w:rsidRDefault="00986658" w:rsidP="00986658">
      <w:pPr>
        <w:pStyle w:val="Subtitulocapitulo"/>
        <w:ind w:left="792" w:hanging="432"/>
      </w:pPr>
      <w:bookmarkStart w:id="129" w:name="_Toc414964243"/>
      <w:r>
        <w:t>COSTOS ASOCIADOS A LA IMPLEMENTACIÓN DE LA SOLUCIÓN</w:t>
      </w:r>
      <w:bookmarkEnd w:id="129"/>
    </w:p>
    <w:p w14:paraId="45496E19" w14:textId="77777777" w:rsidR="00986658" w:rsidRDefault="00986658" w:rsidP="00986658">
      <w:pPr>
        <w:pStyle w:val="Texto"/>
        <w:ind w:left="1416"/>
      </w:pPr>
      <w:r>
        <w:t xml:space="preserve">Se realizó una recopilación de precios en el mercado de los equipos tecnológicos requeridos y se generó la tabla 4.1 que contiene los costos asociados a la solución. </w:t>
      </w:r>
    </w:p>
    <w:p w14:paraId="2D118016" w14:textId="77777777" w:rsidR="00986658" w:rsidRDefault="00986658" w:rsidP="00986658">
      <w:pPr>
        <w:pStyle w:val="Texto"/>
        <w:ind w:left="1416"/>
      </w:pPr>
    </w:p>
    <w:tbl>
      <w:tblPr>
        <w:tblStyle w:val="PlainTable1"/>
        <w:tblW w:w="0" w:type="auto"/>
        <w:tblLook w:val="04A0" w:firstRow="1" w:lastRow="0" w:firstColumn="1" w:lastColumn="0" w:noHBand="0" w:noVBand="1"/>
      </w:tblPr>
      <w:tblGrid>
        <w:gridCol w:w="5105"/>
        <w:gridCol w:w="1756"/>
      </w:tblGrid>
      <w:tr w:rsidR="00986658" w:rsidRPr="00C50638" w14:paraId="22C019D2" w14:textId="77777777" w:rsidTr="00C50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1" w:type="dxa"/>
            <w:gridSpan w:val="2"/>
            <w:tcBorders>
              <w:top w:val="nil"/>
              <w:left w:val="nil"/>
              <w:bottom w:val="single" w:sz="4" w:space="0" w:color="auto"/>
              <w:right w:val="nil"/>
            </w:tcBorders>
          </w:tcPr>
          <w:p w14:paraId="136B9F04" w14:textId="77777777" w:rsidR="00986658" w:rsidRPr="00C50638" w:rsidRDefault="00986658" w:rsidP="00C50638">
            <w:pPr>
              <w:pStyle w:val="Tabla"/>
            </w:pPr>
            <w:bookmarkStart w:id="130" w:name="_Toc414973944"/>
            <w:r w:rsidRPr="00C50638">
              <w:rPr>
                <w:b/>
              </w:rPr>
              <w:t>Tabla 4.1:</w:t>
            </w:r>
            <w:r w:rsidRPr="00C50638">
              <w:t xml:space="preserve"> Costos locales de implementación de la solución colaborativa propuesta</w:t>
            </w:r>
            <w:bookmarkEnd w:id="130"/>
          </w:p>
        </w:tc>
      </w:tr>
      <w:tr w:rsidR="00986658" w:rsidRPr="00C50638" w14:paraId="0CE2D604" w14:textId="77777777" w:rsidTr="00C5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5" w:type="dxa"/>
            <w:tcBorders>
              <w:top w:val="single" w:sz="4" w:space="0" w:color="auto"/>
              <w:left w:val="single" w:sz="4" w:space="0" w:color="auto"/>
              <w:bottom w:val="single" w:sz="4" w:space="0" w:color="auto"/>
              <w:right w:val="single" w:sz="4" w:space="0" w:color="auto"/>
            </w:tcBorders>
            <w:vAlign w:val="center"/>
          </w:tcPr>
          <w:p w14:paraId="3EAB5E10" w14:textId="77777777" w:rsidR="00986658" w:rsidRPr="00C50638" w:rsidRDefault="00986658" w:rsidP="00C50638">
            <w:pPr>
              <w:pStyle w:val="Texto"/>
              <w:spacing w:line="360" w:lineRule="auto"/>
              <w:ind w:left="0"/>
              <w:jc w:val="center"/>
              <w:rPr>
                <w:sz w:val="22"/>
                <w:szCs w:val="22"/>
              </w:rPr>
            </w:pPr>
            <w:r w:rsidRPr="00C50638">
              <w:rPr>
                <w:sz w:val="22"/>
                <w:szCs w:val="22"/>
              </w:rPr>
              <w:t>Equipo</w:t>
            </w:r>
          </w:p>
        </w:tc>
        <w:tc>
          <w:tcPr>
            <w:tcW w:w="1756" w:type="dxa"/>
            <w:tcBorders>
              <w:top w:val="single" w:sz="4" w:space="0" w:color="auto"/>
              <w:left w:val="single" w:sz="4" w:space="0" w:color="auto"/>
              <w:bottom w:val="single" w:sz="4" w:space="0" w:color="auto"/>
              <w:right w:val="single" w:sz="4" w:space="0" w:color="auto"/>
            </w:tcBorders>
            <w:vAlign w:val="center"/>
          </w:tcPr>
          <w:p w14:paraId="4F445E4F" w14:textId="77777777" w:rsidR="00986658" w:rsidRPr="00C50638" w:rsidRDefault="00986658" w:rsidP="00C50638">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rPr>
                <w:b/>
                <w:sz w:val="22"/>
                <w:szCs w:val="22"/>
              </w:rPr>
            </w:pPr>
            <w:r w:rsidRPr="00C50638">
              <w:rPr>
                <w:b/>
                <w:sz w:val="22"/>
                <w:szCs w:val="22"/>
              </w:rPr>
              <w:t>Precio</w:t>
            </w:r>
          </w:p>
        </w:tc>
      </w:tr>
      <w:tr w:rsidR="00986658" w:rsidRPr="00C50638" w14:paraId="02DF0B08" w14:textId="77777777" w:rsidTr="00C50638">
        <w:tc>
          <w:tcPr>
            <w:cnfStyle w:val="001000000000" w:firstRow="0" w:lastRow="0" w:firstColumn="1" w:lastColumn="0" w:oddVBand="0" w:evenVBand="0" w:oddHBand="0" w:evenHBand="0" w:firstRowFirstColumn="0" w:firstRowLastColumn="0" w:lastRowFirstColumn="0" w:lastRowLastColumn="0"/>
            <w:tcW w:w="5105" w:type="dxa"/>
            <w:tcBorders>
              <w:top w:val="single" w:sz="4" w:space="0" w:color="auto"/>
            </w:tcBorders>
          </w:tcPr>
          <w:p w14:paraId="75391EB5" w14:textId="77777777" w:rsidR="00986658" w:rsidRPr="00C50638" w:rsidRDefault="00986658" w:rsidP="00C50638">
            <w:pPr>
              <w:pStyle w:val="Texto"/>
              <w:spacing w:line="360" w:lineRule="auto"/>
              <w:ind w:left="0"/>
              <w:rPr>
                <w:b w:val="0"/>
                <w:sz w:val="22"/>
                <w:szCs w:val="22"/>
              </w:rPr>
            </w:pPr>
            <w:r w:rsidRPr="00C50638">
              <w:rPr>
                <w:b w:val="0"/>
                <w:sz w:val="22"/>
                <w:szCs w:val="22"/>
              </w:rPr>
              <w:t>Pico Proyector P300 AXXA</w:t>
            </w:r>
          </w:p>
        </w:tc>
        <w:tc>
          <w:tcPr>
            <w:tcW w:w="1756" w:type="dxa"/>
            <w:tcBorders>
              <w:top w:val="single" w:sz="4" w:space="0" w:color="auto"/>
            </w:tcBorders>
          </w:tcPr>
          <w:p w14:paraId="2B5BFBFE" w14:textId="77777777" w:rsidR="00986658" w:rsidRPr="00C50638" w:rsidRDefault="00986658" w:rsidP="00C50638">
            <w:pPr>
              <w:pStyle w:val="Texto"/>
              <w:spacing w:line="360" w:lineRule="auto"/>
              <w:ind w:left="0"/>
              <w:jc w:val="right"/>
              <w:cnfStyle w:val="000000000000" w:firstRow="0" w:lastRow="0" w:firstColumn="0" w:lastColumn="0" w:oddVBand="0" w:evenVBand="0" w:oddHBand="0" w:evenHBand="0" w:firstRowFirstColumn="0" w:firstRowLastColumn="0" w:lastRowFirstColumn="0" w:lastRowLastColumn="0"/>
              <w:rPr>
                <w:sz w:val="22"/>
                <w:szCs w:val="22"/>
              </w:rPr>
            </w:pPr>
            <w:r w:rsidRPr="00C50638">
              <w:rPr>
                <w:sz w:val="22"/>
                <w:szCs w:val="22"/>
              </w:rPr>
              <w:t>$453,10</w:t>
            </w:r>
          </w:p>
        </w:tc>
      </w:tr>
      <w:tr w:rsidR="00986658" w:rsidRPr="00C50638" w14:paraId="5303920C" w14:textId="77777777" w:rsidTr="00C5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5" w:type="dxa"/>
          </w:tcPr>
          <w:p w14:paraId="41B6D785" w14:textId="77777777" w:rsidR="00986658" w:rsidRPr="00C50638" w:rsidRDefault="00986658" w:rsidP="00C50638">
            <w:pPr>
              <w:pStyle w:val="Texto"/>
              <w:spacing w:line="360" w:lineRule="auto"/>
              <w:ind w:left="0"/>
              <w:rPr>
                <w:b w:val="0"/>
                <w:sz w:val="22"/>
                <w:szCs w:val="22"/>
              </w:rPr>
            </w:pPr>
            <w:r w:rsidRPr="00C50638">
              <w:rPr>
                <w:b w:val="0"/>
                <w:sz w:val="22"/>
                <w:szCs w:val="22"/>
              </w:rPr>
              <w:t xml:space="preserve">Cámara Optitrack V120:DUO y licencia de software Motive </w:t>
            </w:r>
          </w:p>
        </w:tc>
        <w:tc>
          <w:tcPr>
            <w:tcW w:w="1756" w:type="dxa"/>
          </w:tcPr>
          <w:p w14:paraId="1E76EA34" w14:textId="77777777" w:rsidR="00986658" w:rsidRPr="00C50638" w:rsidRDefault="00986658" w:rsidP="00C50638">
            <w:pPr>
              <w:pStyle w:val="Texto"/>
              <w:spacing w:line="360" w:lineRule="auto"/>
              <w:ind w:left="0"/>
              <w:jc w:val="right"/>
              <w:cnfStyle w:val="000000100000" w:firstRow="0" w:lastRow="0" w:firstColumn="0" w:lastColumn="0" w:oddVBand="0" w:evenVBand="0" w:oddHBand="1" w:evenHBand="0" w:firstRowFirstColumn="0" w:firstRowLastColumn="0" w:lastRowFirstColumn="0" w:lastRowLastColumn="0"/>
              <w:rPr>
                <w:sz w:val="22"/>
                <w:szCs w:val="22"/>
              </w:rPr>
            </w:pPr>
            <w:r w:rsidRPr="00C50638">
              <w:rPr>
                <w:sz w:val="22"/>
                <w:szCs w:val="22"/>
              </w:rPr>
              <w:t>$2.530,00</w:t>
            </w:r>
          </w:p>
        </w:tc>
      </w:tr>
      <w:tr w:rsidR="00986658" w:rsidRPr="00C50638" w14:paraId="715C1D49" w14:textId="77777777" w:rsidTr="00C50638">
        <w:tc>
          <w:tcPr>
            <w:cnfStyle w:val="001000000000" w:firstRow="0" w:lastRow="0" w:firstColumn="1" w:lastColumn="0" w:oddVBand="0" w:evenVBand="0" w:oddHBand="0" w:evenHBand="0" w:firstRowFirstColumn="0" w:firstRowLastColumn="0" w:lastRowFirstColumn="0" w:lastRowLastColumn="0"/>
            <w:tcW w:w="5105" w:type="dxa"/>
          </w:tcPr>
          <w:p w14:paraId="4B06C94D" w14:textId="77777777" w:rsidR="00986658" w:rsidRPr="00C50638" w:rsidRDefault="00986658" w:rsidP="00C50638">
            <w:pPr>
              <w:pStyle w:val="Texto"/>
              <w:spacing w:line="360" w:lineRule="auto"/>
              <w:ind w:left="0"/>
              <w:rPr>
                <w:b w:val="0"/>
                <w:sz w:val="22"/>
                <w:szCs w:val="22"/>
                <w:lang w:val="en-US"/>
              </w:rPr>
            </w:pPr>
            <w:r w:rsidRPr="00C50638">
              <w:rPr>
                <w:b w:val="0"/>
                <w:sz w:val="22"/>
                <w:szCs w:val="22"/>
                <w:lang w:val="en-US"/>
              </w:rPr>
              <w:t>Intel Mini-pc NUC 4gb 500gb Wi-fi (dn2820fyk)</w:t>
            </w:r>
          </w:p>
        </w:tc>
        <w:tc>
          <w:tcPr>
            <w:tcW w:w="1756" w:type="dxa"/>
          </w:tcPr>
          <w:p w14:paraId="5E655AE0" w14:textId="77777777" w:rsidR="00986658" w:rsidRPr="00C50638" w:rsidRDefault="00986658" w:rsidP="00C50638">
            <w:pPr>
              <w:pStyle w:val="Texto"/>
              <w:spacing w:line="360" w:lineRule="auto"/>
              <w:ind w:left="0"/>
              <w:jc w:val="right"/>
              <w:cnfStyle w:val="000000000000" w:firstRow="0" w:lastRow="0" w:firstColumn="0" w:lastColumn="0" w:oddVBand="0" w:evenVBand="0" w:oddHBand="0" w:evenHBand="0" w:firstRowFirstColumn="0" w:firstRowLastColumn="0" w:lastRowFirstColumn="0" w:lastRowLastColumn="0"/>
              <w:rPr>
                <w:sz w:val="22"/>
                <w:szCs w:val="22"/>
              </w:rPr>
            </w:pPr>
            <w:r w:rsidRPr="00C50638">
              <w:rPr>
                <w:sz w:val="22"/>
                <w:szCs w:val="22"/>
              </w:rPr>
              <w:t>$410,00</w:t>
            </w:r>
          </w:p>
        </w:tc>
      </w:tr>
      <w:tr w:rsidR="00986658" w:rsidRPr="00C50638" w14:paraId="2F70F5D3" w14:textId="77777777" w:rsidTr="00C5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5" w:type="dxa"/>
          </w:tcPr>
          <w:p w14:paraId="75DC7885" w14:textId="77777777" w:rsidR="00986658" w:rsidRPr="00C50638" w:rsidRDefault="00986658" w:rsidP="00C50638">
            <w:pPr>
              <w:pStyle w:val="Texto"/>
              <w:spacing w:line="360" w:lineRule="auto"/>
              <w:ind w:left="0"/>
              <w:rPr>
                <w:b w:val="0"/>
                <w:lang w:val="en-US"/>
              </w:rPr>
            </w:pPr>
            <w:r w:rsidRPr="00C50638">
              <w:rPr>
                <w:b w:val="0"/>
                <w:lang w:val="en-US"/>
              </w:rPr>
              <w:t>4 Tablets Q8 One 7 Android 4.0</w:t>
            </w:r>
          </w:p>
        </w:tc>
        <w:tc>
          <w:tcPr>
            <w:tcW w:w="1756" w:type="dxa"/>
          </w:tcPr>
          <w:p w14:paraId="26088206" w14:textId="77777777" w:rsidR="00986658" w:rsidRPr="00C50638" w:rsidRDefault="00986658" w:rsidP="00C50638">
            <w:pPr>
              <w:pStyle w:val="Texto"/>
              <w:spacing w:line="360" w:lineRule="auto"/>
              <w:ind w:left="0"/>
              <w:jc w:val="right"/>
              <w:cnfStyle w:val="000000100000" w:firstRow="0" w:lastRow="0" w:firstColumn="0" w:lastColumn="0" w:oddVBand="0" w:evenVBand="0" w:oddHBand="1" w:evenHBand="0" w:firstRowFirstColumn="0" w:firstRowLastColumn="0" w:lastRowFirstColumn="0" w:lastRowLastColumn="0"/>
              <w:rPr>
                <w:sz w:val="22"/>
                <w:szCs w:val="22"/>
              </w:rPr>
            </w:pPr>
            <w:r w:rsidRPr="00C50638">
              <w:rPr>
                <w:sz w:val="22"/>
                <w:szCs w:val="22"/>
              </w:rPr>
              <w:t>$263.96</w:t>
            </w:r>
          </w:p>
        </w:tc>
      </w:tr>
      <w:tr w:rsidR="00986658" w:rsidRPr="00C50638" w14:paraId="1C237A58" w14:textId="77777777" w:rsidTr="00C50638">
        <w:tc>
          <w:tcPr>
            <w:cnfStyle w:val="001000000000" w:firstRow="0" w:lastRow="0" w:firstColumn="1" w:lastColumn="0" w:oddVBand="0" w:evenVBand="0" w:oddHBand="0" w:evenHBand="0" w:firstRowFirstColumn="0" w:firstRowLastColumn="0" w:lastRowFirstColumn="0" w:lastRowLastColumn="0"/>
            <w:tcW w:w="5105" w:type="dxa"/>
          </w:tcPr>
          <w:p w14:paraId="1B936ABC" w14:textId="77777777" w:rsidR="00986658" w:rsidRPr="00C50638" w:rsidRDefault="00986658" w:rsidP="00C50638">
            <w:pPr>
              <w:pStyle w:val="Texto"/>
              <w:spacing w:line="360" w:lineRule="auto"/>
              <w:ind w:left="0"/>
              <w:rPr>
                <w:b w:val="0"/>
                <w:sz w:val="22"/>
                <w:szCs w:val="22"/>
              </w:rPr>
            </w:pPr>
            <w:r w:rsidRPr="00C50638">
              <w:rPr>
                <w:b w:val="0"/>
                <w:sz w:val="22"/>
                <w:szCs w:val="22"/>
              </w:rPr>
              <w:t>Cable HDMI</w:t>
            </w:r>
          </w:p>
        </w:tc>
        <w:tc>
          <w:tcPr>
            <w:tcW w:w="1756" w:type="dxa"/>
          </w:tcPr>
          <w:p w14:paraId="017261ED" w14:textId="77777777" w:rsidR="00986658" w:rsidRPr="00C50638" w:rsidRDefault="00986658" w:rsidP="00C50638">
            <w:pPr>
              <w:pStyle w:val="Texto"/>
              <w:spacing w:line="360" w:lineRule="auto"/>
              <w:ind w:left="0"/>
              <w:jc w:val="right"/>
              <w:cnfStyle w:val="000000000000" w:firstRow="0" w:lastRow="0" w:firstColumn="0" w:lastColumn="0" w:oddVBand="0" w:evenVBand="0" w:oddHBand="0" w:evenHBand="0" w:firstRowFirstColumn="0" w:firstRowLastColumn="0" w:lastRowFirstColumn="0" w:lastRowLastColumn="0"/>
              <w:rPr>
                <w:sz w:val="22"/>
                <w:szCs w:val="22"/>
                <w:u w:val="single"/>
              </w:rPr>
            </w:pPr>
            <w:r w:rsidRPr="00C50638">
              <w:rPr>
                <w:sz w:val="22"/>
                <w:szCs w:val="22"/>
                <w:u w:val="single"/>
              </w:rPr>
              <w:t xml:space="preserve">  $6,99</w:t>
            </w:r>
          </w:p>
        </w:tc>
      </w:tr>
      <w:tr w:rsidR="00986658" w:rsidRPr="00C50638" w14:paraId="0EC7B63C" w14:textId="77777777" w:rsidTr="00C50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5" w:type="dxa"/>
          </w:tcPr>
          <w:p w14:paraId="1819531F" w14:textId="77777777" w:rsidR="00986658" w:rsidRPr="00C50638" w:rsidRDefault="00986658" w:rsidP="00C50638">
            <w:pPr>
              <w:pStyle w:val="Texto"/>
              <w:spacing w:line="360" w:lineRule="auto"/>
              <w:ind w:left="0"/>
              <w:rPr>
                <w:b w:val="0"/>
                <w:sz w:val="22"/>
                <w:szCs w:val="22"/>
              </w:rPr>
            </w:pPr>
            <w:r w:rsidRPr="00C50638">
              <w:rPr>
                <w:b w:val="0"/>
                <w:sz w:val="22"/>
                <w:szCs w:val="22"/>
              </w:rPr>
              <w:t>Total</w:t>
            </w:r>
          </w:p>
        </w:tc>
        <w:tc>
          <w:tcPr>
            <w:tcW w:w="1756" w:type="dxa"/>
          </w:tcPr>
          <w:p w14:paraId="1E968060" w14:textId="77777777" w:rsidR="00986658" w:rsidRPr="00C50638" w:rsidRDefault="00986658" w:rsidP="00C50638">
            <w:pPr>
              <w:pStyle w:val="Texto"/>
              <w:spacing w:line="360" w:lineRule="auto"/>
              <w:ind w:left="0"/>
              <w:jc w:val="right"/>
              <w:cnfStyle w:val="000000100000" w:firstRow="0" w:lastRow="0" w:firstColumn="0" w:lastColumn="0" w:oddVBand="0" w:evenVBand="0" w:oddHBand="1" w:evenHBand="0" w:firstRowFirstColumn="0" w:firstRowLastColumn="0" w:lastRowFirstColumn="0" w:lastRowLastColumn="0"/>
              <w:rPr>
                <w:sz w:val="22"/>
                <w:szCs w:val="22"/>
              </w:rPr>
            </w:pPr>
            <w:r w:rsidRPr="00C50638">
              <w:rPr>
                <w:sz w:val="22"/>
                <w:szCs w:val="22"/>
              </w:rPr>
              <w:t>$3.664,05</w:t>
            </w:r>
          </w:p>
        </w:tc>
      </w:tr>
    </w:tbl>
    <w:p w14:paraId="1EA6E557" w14:textId="77777777" w:rsidR="00986658" w:rsidRDefault="00986658" w:rsidP="00986658">
      <w:pPr>
        <w:pStyle w:val="Texto"/>
        <w:ind w:left="1416"/>
      </w:pPr>
    </w:p>
    <w:p w14:paraId="6508DC82" w14:textId="77777777" w:rsidR="0073361D" w:rsidRDefault="0073361D" w:rsidP="00986658">
      <w:pPr>
        <w:pStyle w:val="Texto"/>
        <w:ind w:left="1416"/>
        <w:sectPr w:rsidR="0073361D" w:rsidSect="0093665A">
          <w:headerReference w:type="first" r:id="rId43"/>
          <w:pgSz w:w="11906" w:h="16838"/>
          <w:pgMar w:top="2268" w:right="1361" w:bottom="2268" w:left="2268" w:header="709" w:footer="709" w:gutter="0"/>
          <w:cols w:space="708"/>
          <w:titlePg/>
          <w:docGrid w:linePitch="360"/>
        </w:sectPr>
      </w:pPr>
    </w:p>
    <w:p w14:paraId="53D7A9A3" w14:textId="77777777" w:rsidR="00AF5A17" w:rsidRDefault="00AF5A17" w:rsidP="00C3600F">
      <w:pPr>
        <w:pStyle w:val="NumeroCapitulo"/>
        <w:spacing w:line="240" w:lineRule="auto"/>
      </w:pPr>
    </w:p>
    <w:p w14:paraId="0D087765" w14:textId="77777777" w:rsidR="00C3600F" w:rsidRDefault="00C3600F" w:rsidP="00C3600F">
      <w:pPr>
        <w:pStyle w:val="NumeroCapitulo"/>
        <w:spacing w:line="240" w:lineRule="auto"/>
      </w:pPr>
    </w:p>
    <w:p w14:paraId="18D90854" w14:textId="77777777" w:rsidR="00C3600F" w:rsidRDefault="00C3600F" w:rsidP="00C3600F">
      <w:pPr>
        <w:pStyle w:val="NumeroCapitulo"/>
        <w:spacing w:line="240" w:lineRule="auto"/>
      </w:pPr>
    </w:p>
    <w:p w14:paraId="59213F8D" w14:textId="77777777" w:rsidR="00C3600F" w:rsidRDefault="00C3600F" w:rsidP="00C3600F">
      <w:pPr>
        <w:pStyle w:val="NumeroCapitulo"/>
        <w:spacing w:line="240" w:lineRule="auto"/>
      </w:pPr>
    </w:p>
    <w:p w14:paraId="6B8FF789" w14:textId="77777777" w:rsidR="00C3600F" w:rsidRDefault="00C3600F" w:rsidP="00C3600F">
      <w:pPr>
        <w:pStyle w:val="NumeroCapitulo"/>
        <w:spacing w:line="240" w:lineRule="auto"/>
      </w:pPr>
    </w:p>
    <w:p w14:paraId="0D183184" w14:textId="77777777" w:rsidR="00C3600F" w:rsidRDefault="00C3600F" w:rsidP="00C3600F">
      <w:pPr>
        <w:pStyle w:val="NumeroCapitulo"/>
        <w:spacing w:line="240" w:lineRule="auto"/>
      </w:pPr>
    </w:p>
    <w:p w14:paraId="1393AC95" w14:textId="7EE3A057" w:rsidR="00AF5A17" w:rsidRDefault="00C3600F" w:rsidP="00AF5A17">
      <w:pPr>
        <w:pStyle w:val="NumeroCapitulo"/>
      </w:pPr>
      <w:r>
        <w:t>CAPÍTULO 5</w:t>
      </w:r>
      <w:r w:rsidR="00AF5A17">
        <w:t>.</w:t>
      </w:r>
    </w:p>
    <w:p w14:paraId="235085DB" w14:textId="6FB9143A" w:rsidR="00AF5A17" w:rsidRDefault="00AF5A17" w:rsidP="00AF5A17">
      <w:pPr>
        <w:pStyle w:val="NombreCapitulo"/>
        <w:ind w:left="360" w:hanging="360"/>
      </w:pPr>
      <w:bookmarkStart w:id="131" w:name="_Toc414964244"/>
      <w:r>
        <w:t>RESULTADOS EXPERIMENTALES Y PRUEBAS</w:t>
      </w:r>
      <w:bookmarkEnd w:id="131"/>
    </w:p>
    <w:p w14:paraId="632BDF19" w14:textId="63851FA6" w:rsidR="00AF5A17" w:rsidRDefault="00AF5A17" w:rsidP="00AF5A17">
      <w:pPr>
        <w:pStyle w:val="Texto"/>
        <w:ind w:left="360"/>
      </w:pPr>
      <w:r>
        <w:t>Este capítulo contiene los resultados experimentales y las pruebas de funcionalidad y usabilidad. Primero se proce</w:t>
      </w:r>
      <w:r w:rsidR="00094056">
        <w:t>de</w:t>
      </w:r>
      <w:r>
        <w:t>rá a presentar los resultados experimentales obtenidos con los profesores y estudiantes; posteriormente se presentan los resultados de pruebas de funcionalidad y usabilidad.</w:t>
      </w:r>
    </w:p>
    <w:p w14:paraId="251AB94B" w14:textId="77777777" w:rsidR="00AF5A17" w:rsidRDefault="00AF5A17" w:rsidP="00AF5A17">
      <w:pPr>
        <w:pStyle w:val="Subtitulocapitulo"/>
        <w:numPr>
          <w:ilvl w:val="0"/>
          <w:numId w:val="0"/>
        </w:numPr>
        <w:ind w:left="792" w:hanging="84"/>
      </w:pPr>
    </w:p>
    <w:p w14:paraId="0D434BB7" w14:textId="2815DE3B" w:rsidR="00AF5A17" w:rsidRDefault="00B44AAC" w:rsidP="00AF5A17">
      <w:pPr>
        <w:pStyle w:val="Subtitulocapitulo"/>
        <w:numPr>
          <w:ilvl w:val="0"/>
          <w:numId w:val="0"/>
        </w:numPr>
        <w:ind w:left="792" w:hanging="84"/>
      </w:pPr>
      <w:bookmarkStart w:id="132" w:name="_Toc414964245"/>
      <w:r>
        <w:t>RESULTADOS EXPERIMENTALES</w:t>
      </w:r>
      <w:bookmarkEnd w:id="132"/>
    </w:p>
    <w:p w14:paraId="69BC5A4F" w14:textId="319CC51F" w:rsidR="00AF5A17" w:rsidRDefault="00AF5A17" w:rsidP="00AF5A17">
      <w:pPr>
        <w:pStyle w:val="Texto"/>
        <w:ind w:left="792"/>
      </w:pPr>
      <w:r>
        <w:t xml:space="preserve">Los resultados de las pruebas experimentales con profesores y alumnos se detallan en las siguientes sub-secciones. Se muestran resultados a partir de estadística descriptiva junto con aquellos </w:t>
      </w:r>
      <w:r w:rsidR="00094056">
        <w:t>relacionados</w:t>
      </w:r>
      <w:r>
        <w:t xml:space="preserve"> a pruebas de hipótesis, que involucran las variables que se midieron en los distintos experimentos. </w:t>
      </w:r>
    </w:p>
    <w:p w14:paraId="79E176B1" w14:textId="77777777" w:rsidR="00AF5A17" w:rsidRDefault="00AF5A17" w:rsidP="00AF5A17">
      <w:pPr>
        <w:pStyle w:val="Subtitulocapitulo"/>
        <w:numPr>
          <w:ilvl w:val="0"/>
          <w:numId w:val="0"/>
        </w:numPr>
        <w:ind w:left="792"/>
        <w:rPr>
          <w:sz w:val="26"/>
          <w:szCs w:val="26"/>
        </w:rPr>
      </w:pPr>
    </w:p>
    <w:p w14:paraId="59935704" w14:textId="77777777" w:rsidR="00AF5A17" w:rsidRPr="00D133B5" w:rsidRDefault="00AF5A17" w:rsidP="00D133B5">
      <w:pPr>
        <w:pStyle w:val="Texto"/>
        <w:rPr>
          <w:b/>
          <w:sz w:val="28"/>
          <w:szCs w:val="28"/>
        </w:rPr>
      </w:pPr>
      <w:r w:rsidRPr="00D133B5">
        <w:rPr>
          <w:b/>
          <w:sz w:val="28"/>
          <w:szCs w:val="28"/>
        </w:rPr>
        <w:t>Profesores</w:t>
      </w:r>
    </w:p>
    <w:p w14:paraId="047E11E5" w14:textId="77777777" w:rsidR="00AF5A17" w:rsidRDefault="00AF5A17" w:rsidP="00AF5A17">
      <w:pPr>
        <w:pStyle w:val="Texto"/>
      </w:pPr>
    </w:p>
    <w:p w14:paraId="73811EB5" w14:textId="77777777" w:rsidR="00AF5A17" w:rsidRDefault="00AF5A17" w:rsidP="00AF5A17">
      <w:pPr>
        <w:pStyle w:val="Texto"/>
      </w:pPr>
      <w:r>
        <w:t>A continuación de detalla brevemente los resultados obtenidos para cada variable considerada junto con un diagrama de cajas para la representación de las observaciones.</w:t>
      </w:r>
    </w:p>
    <w:p w14:paraId="3B83FF83" w14:textId="77777777" w:rsidR="00AF5A17" w:rsidRPr="00D5515C" w:rsidRDefault="00AF5A17" w:rsidP="00AF5A17">
      <w:pPr>
        <w:pStyle w:val="Subtitulocapitulo"/>
        <w:numPr>
          <w:ilvl w:val="0"/>
          <w:numId w:val="0"/>
        </w:numPr>
        <w:ind w:left="792"/>
        <w:rPr>
          <w:sz w:val="26"/>
          <w:szCs w:val="26"/>
        </w:rPr>
      </w:pPr>
    </w:p>
    <w:p w14:paraId="51EE24DF" w14:textId="77777777" w:rsidR="00AF5A17" w:rsidRPr="00FA5B69" w:rsidRDefault="00AF5A17" w:rsidP="00FA5B69">
      <w:pPr>
        <w:pStyle w:val="Texto"/>
        <w:rPr>
          <w:rStyle w:val="TextoCar"/>
          <w:rFonts w:eastAsiaTheme="minorHAnsi"/>
          <w:b/>
          <w:sz w:val="26"/>
          <w:szCs w:val="26"/>
        </w:rPr>
      </w:pPr>
      <w:r w:rsidRPr="00FA5B69">
        <w:rPr>
          <w:b/>
          <w:sz w:val="26"/>
          <w:szCs w:val="26"/>
        </w:rPr>
        <w:t xml:space="preserve">Percepción de </w:t>
      </w:r>
      <w:r w:rsidRPr="00FA5B69">
        <w:rPr>
          <w:rStyle w:val="TextoCar"/>
          <w:rFonts w:eastAsiaTheme="minorHAnsi"/>
          <w:b/>
          <w:sz w:val="26"/>
          <w:szCs w:val="26"/>
        </w:rPr>
        <w:t>facilidad de asignar una calificación individual</w:t>
      </w:r>
    </w:p>
    <w:p w14:paraId="38096883" w14:textId="77777777" w:rsidR="00AF5A17" w:rsidRDefault="00AF5A17" w:rsidP="00AF5A17">
      <w:pPr>
        <w:pStyle w:val="Subtitulocapitulo"/>
        <w:numPr>
          <w:ilvl w:val="0"/>
          <w:numId w:val="0"/>
        </w:numPr>
        <w:ind w:left="1416"/>
        <w:rPr>
          <w:rStyle w:val="TextoCar"/>
          <w:rFonts w:eastAsiaTheme="minorHAnsi"/>
        </w:rPr>
      </w:pPr>
    </w:p>
    <w:p w14:paraId="5BFB39D6" w14:textId="77777777" w:rsidR="00AF5A17" w:rsidRDefault="00AF5A17" w:rsidP="00AF5A17">
      <w:pPr>
        <w:pStyle w:val="Texto"/>
        <w:ind w:left="1416"/>
        <w:rPr>
          <w:rStyle w:val="TextoCar"/>
          <w:rFonts w:eastAsiaTheme="minorHAnsi"/>
        </w:rPr>
      </w:pPr>
      <w:r>
        <w:rPr>
          <w:rStyle w:val="TextoCar"/>
          <w:rFonts w:eastAsiaTheme="minorHAnsi"/>
        </w:rPr>
        <w:t xml:space="preserve">El diagrama de cajas de la figura 5.1, muestra que las opiniones de los 10 profesores en el post-test coincidieron casi en su totalidad en el nivel </w:t>
      </w:r>
      <w:r w:rsidRPr="00260EE9">
        <w:rPr>
          <w:rStyle w:val="TextoCar"/>
          <w:rFonts w:eastAsiaTheme="minorHAnsi"/>
          <w:i/>
        </w:rPr>
        <w:t>Muy Fácil</w:t>
      </w:r>
      <w:r>
        <w:rPr>
          <w:rStyle w:val="TextoCar"/>
          <w:rFonts w:eastAsiaTheme="minorHAnsi"/>
        </w:rPr>
        <w:t xml:space="preserve">;  a diferencia de las opiniones con mayor dispersión observadas en el pre-test que han sido calificadas entre muy </w:t>
      </w:r>
      <w:r w:rsidRPr="00260EE9">
        <w:rPr>
          <w:rStyle w:val="TextoCar"/>
          <w:rFonts w:eastAsiaTheme="minorHAnsi"/>
          <w:i/>
        </w:rPr>
        <w:t>Muy</w:t>
      </w:r>
      <w:r>
        <w:rPr>
          <w:rStyle w:val="TextoCar"/>
          <w:rFonts w:eastAsiaTheme="minorHAnsi"/>
        </w:rPr>
        <w:t xml:space="preserve"> </w:t>
      </w:r>
      <w:r w:rsidRPr="00260EE9">
        <w:rPr>
          <w:rStyle w:val="TextoCar"/>
          <w:rFonts w:eastAsiaTheme="minorHAnsi"/>
          <w:i/>
        </w:rPr>
        <w:t>Difícil</w:t>
      </w:r>
      <w:r>
        <w:rPr>
          <w:rStyle w:val="TextoCar"/>
          <w:rFonts w:eastAsiaTheme="minorHAnsi"/>
          <w:i/>
        </w:rPr>
        <w:t xml:space="preserve"> </w:t>
      </w:r>
      <w:r>
        <w:rPr>
          <w:rStyle w:val="TextoCar"/>
          <w:rFonts w:eastAsiaTheme="minorHAnsi"/>
        </w:rPr>
        <w:t xml:space="preserve">o </w:t>
      </w:r>
      <w:r>
        <w:rPr>
          <w:rStyle w:val="TextoCar"/>
          <w:rFonts w:eastAsiaTheme="minorHAnsi"/>
          <w:i/>
        </w:rPr>
        <w:t>nivel Intermedio</w:t>
      </w:r>
      <w:r>
        <w:rPr>
          <w:rStyle w:val="TextoCar"/>
          <w:rFonts w:eastAsiaTheme="minorHAnsi"/>
        </w:rPr>
        <w:t>. La prueba Wilcoxon mostró que las percepciones en los 10 profesores acerca de facilidad de asignar una calificación individual en el post-test fueron significativamente mayores que en el pre-test, tal como se observa en la tabla 5.1.</w:t>
      </w:r>
    </w:p>
    <w:p w14:paraId="4FE6B530" w14:textId="77777777" w:rsidR="00AF5A17" w:rsidRDefault="00AF5A17" w:rsidP="00AF5A17">
      <w:pPr>
        <w:pStyle w:val="Subtitulocapitulo"/>
        <w:numPr>
          <w:ilvl w:val="0"/>
          <w:numId w:val="0"/>
        </w:numPr>
        <w:ind w:left="1416"/>
        <w:rPr>
          <w:rStyle w:val="TextoCar"/>
          <w:rFonts w:eastAsiaTheme="minorHAnsi"/>
        </w:rPr>
      </w:pPr>
    </w:p>
    <w:p w14:paraId="60C1C23C" w14:textId="77777777" w:rsidR="00AF5A17" w:rsidRDefault="00AF5A17" w:rsidP="00AF5A17">
      <w:pPr>
        <w:pStyle w:val="Subtitulocapitulo"/>
        <w:numPr>
          <w:ilvl w:val="0"/>
          <w:numId w:val="0"/>
        </w:numPr>
        <w:ind w:left="1416"/>
        <w:rPr>
          <w:rStyle w:val="TextoCar"/>
          <w:rFonts w:eastAsiaTheme="minorHAnsi"/>
        </w:rPr>
      </w:pPr>
    </w:p>
    <w:p w14:paraId="044562CC" w14:textId="77777777" w:rsidR="00AF5A17" w:rsidRDefault="00AF5A17" w:rsidP="00AF5A17">
      <w:pPr>
        <w:pStyle w:val="Subtitulocapitulo"/>
        <w:numPr>
          <w:ilvl w:val="0"/>
          <w:numId w:val="0"/>
        </w:numPr>
        <w:ind w:left="1416"/>
        <w:rPr>
          <w:rStyle w:val="TextoCar"/>
          <w:rFonts w:eastAsiaTheme="minorHAnsi"/>
        </w:rPr>
      </w:pPr>
    </w:p>
    <w:p w14:paraId="74EBEE45" w14:textId="77777777" w:rsidR="00AF5A17" w:rsidRDefault="00AF5A17" w:rsidP="00AF5A17">
      <w:pPr>
        <w:pStyle w:val="Subtitulocapitulo"/>
        <w:numPr>
          <w:ilvl w:val="0"/>
          <w:numId w:val="0"/>
        </w:numPr>
        <w:ind w:left="1416"/>
        <w:rPr>
          <w:rStyle w:val="TextoCar"/>
          <w:rFonts w:eastAsiaTheme="minorHAnsi"/>
        </w:rPr>
      </w:pPr>
    </w:p>
    <w:p w14:paraId="1A20B5D2" w14:textId="77777777" w:rsidR="00AF5A17" w:rsidRDefault="00AF5A17" w:rsidP="00AF5A17">
      <w:pPr>
        <w:pStyle w:val="Subtitulocapitulo"/>
        <w:numPr>
          <w:ilvl w:val="0"/>
          <w:numId w:val="0"/>
        </w:numPr>
        <w:ind w:left="1416"/>
        <w:rPr>
          <w:rStyle w:val="TextoCar"/>
          <w:rFonts w:eastAsiaTheme="minorHAnsi"/>
        </w:rPr>
      </w:pPr>
    </w:p>
    <w:tbl>
      <w:tblPr>
        <w:tblStyle w:val="TableGrid"/>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C8AF104" w14:textId="77777777" w:rsidTr="00F73EAF">
        <w:trPr>
          <w:trHeight w:val="217"/>
          <w:jc w:val="center"/>
        </w:trPr>
        <w:tc>
          <w:tcPr>
            <w:tcW w:w="7654" w:type="dxa"/>
            <w:gridSpan w:val="2"/>
          </w:tcPr>
          <w:p w14:paraId="73EBEA5D" w14:textId="77777777" w:rsidR="00AF5A17" w:rsidRPr="00010EE2" w:rsidRDefault="00AF5A17" w:rsidP="00010EE2">
            <w:r w:rsidRPr="00010EE2">
              <w:t>Percepción de facilidad de asignar una calificación individual</w:t>
            </w:r>
          </w:p>
        </w:tc>
      </w:tr>
      <w:tr w:rsidR="00AF5A17" w14:paraId="1BAE59DC" w14:textId="77777777" w:rsidTr="00F73EAF">
        <w:trPr>
          <w:trHeight w:val="1134"/>
          <w:jc w:val="center"/>
        </w:trPr>
        <w:tc>
          <w:tcPr>
            <w:tcW w:w="567" w:type="dxa"/>
            <w:textDirection w:val="btLr"/>
          </w:tcPr>
          <w:p w14:paraId="394CEA6A"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56C9B4AE" w14:textId="77777777" w:rsidR="00AF5A17" w:rsidRDefault="00AF5A17" w:rsidP="002C68EC">
            <w:pPr>
              <w:autoSpaceDE w:val="0"/>
              <w:autoSpaceDN w:val="0"/>
              <w:adjustRightInd w:val="0"/>
              <w:rPr>
                <w:rFonts w:ascii="Times New Roman" w:hAnsi="Times New Roman" w:cs="Times New Roman"/>
                <w:szCs w:val="24"/>
              </w:rPr>
            </w:pPr>
            <w:r>
              <w:rPr>
                <w:rFonts w:ascii="Times New Roman" w:hAnsi="Times New Roman" w:cs="Times New Roman"/>
                <w:noProof/>
                <w:szCs w:val="24"/>
                <w:lang w:val="en-US"/>
              </w:rPr>
              <w:drawing>
                <wp:inline distT="0" distB="0" distL="0" distR="0" wp14:anchorId="50DF06F3" wp14:editId="171A7351">
                  <wp:extent cx="3854550" cy="3086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9858" cy="3106362"/>
                          </a:xfrm>
                          <a:prstGeom prst="rect">
                            <a:avLst/>
                          </a:prstGeom>
                          <a:noFill/>
                          <a:ln>
                            <a:noFill/>
                          </a:ln>
                        </pic:spPr>
                      </pic:pic>
                    </a:graphicData>
                  </a:graphic>
                </wp:inline>
              </w:drawing>
            </w:r>
          </w:p>
          <w:p w14:paraId="13255EB1" w14:textId="77777777" w:rsidR="00AF5A17" w:rsidRPr="00FF3A78" w:rsidRDefault="00AF5A17" w:rsidP="00F73EAF">
            <w:pPr>
              <w:pStyle w:val="Figuras"/>
              <w:ind w:left="0"/>
              <w:jc w:val="center"/>
              <w:rPr>
                <w:rStyle w:val="TextoCar"/>
                <w:sz w:val="16"/>
                <w:szCs w:val="16"/>
              </w:rPr>
            </w:pPr>
            <w:bookmarkStart w:id="133" w:name="_Toc414976461"/>
            <w:r w:rsidRPr="00F73EAF">
              <w:rPr>
                <w:b/>
              </w:rPr>
              <w:t>Figura 5.1:</w:t>
            </w:r>
            <w:r w:rsidRPr="000F38C4">
              <w:t xml:space="preserve"> </w:t>
            </w:r>
            <w:r>
              <w:t>Diagrama de cajas de las opiniones de facilidad de calificación individual de profesores</w:t>
            </w:r>
            <w:bookmarkEnd w:id="133"/>
          </w:p>
        </w:tc>
      </w:tr>
    </w:tbl>
    <w:p w14:paraId="0ABA112F" w14:textId="77777777" w:rsidR="00AF5A17" w:rsidRDefault="00AF5A17" w:rsidP="00AF5A17">
      <w:pPr>
        <w:pStyle w:val="NoSpacing"/>
        <w:rPr>
          <w:rStyle w:val="TextoCar"/>
          <w:rFonts w:eastAsiaTheme="minorHAnsi"/>
        </w:rPr>
      </w:pPr>
    </w:p>
    <w:p w14:paraId="1F31FDC3" w14:textId="77777777" w:rsidR="00AF5A17" w:rsidRDefault="00AF5A17" w:rsidP="00AF5A17">
      <w:pPr>
        <w:pStyle w:val="Subtitulocapitulo"/>
        <w:numPr>
          <w:ilvl w:val="0"/>
          <w:numId w:val="0"/>
        </w:numPr>
        <w:ind w:left="1416"/>
        <w:rPr>
          <w:rStyle w:val="TextoCar"/>
          <w:rFonts w:eastAsiaTheme="minorHAnsi"/>
        </w:rPr>
      </w:pPr>
    </w:p>
    <w:p w14:paraId="5BE0D278" w14:textId="77777777" w:rsidR="00AF5A17" w:rsidRDefault="00AF5A17" w:rsidP="00AF5A17">
      <w:pPr>
        <w:pStyle w:val="Subtitulocapitulo"/>
        <w:numPr>
          <w:ilvl w:val="0"/>
          <w:numId w:val="0"/>
        </w:numPr>
        <w:ind w:left="1416"/>
        <w:rPr>
          <w:rStyle w:val="TextoCar"/>
          <w:rFonts w:eastAsiaTheme="minorHAnsi"/>
        </w:rPr>
      </w:pPr>
    </w:p>
    <w:p w14:paraId="5AF71B03" w14:textId="77777777" w:rsidR="00AF5A17" w:rsidRDefault="00AF5A17" w:rsidP="00AF5A17">
      <w:pPr>
        <w:pStyle w:val="Texto"/>
        <w:ind w:left="1533" w:firstLine="452"/>
        <w:rPr>
          <w:rStyle w:val="TextoCar"/>
          <w:rFonts w:eastAsiaTheme="minorHAnsi"/>
          <w:b/>
          <w:sz w:val="22"/>
          <w:szCs w:val="22"/>
        </w:rPr>
      </w:pPr>
      <w:r w:rsidRPr="00AF5FDB">
        <w:rPr>
          <w:b/>
        </w:rPr>
        <w:t xml:space="preserve">Percepción de </w:t>
      </w:r>
      <w:r w:rsidRPr="00AF5FDB">
        <w:rPr>
          <w:rStyle w:val="TextoCar"/>
          <w:rFonts w:eastAsiaTheme="minorHAnsi"/>
          <w:b/>
          <w:sz w:val="22"/>
          <w:szCs w:val="22"/>
        </w:rPr>
        <w:t>facilidad de asignar una calificación grupal</w:t>
      </w:r>
    </w:p>
    <w:p w14:paraId="54D41EA0" w14:textId="77777777" w:rsidR="00AF5A17" w:rsidRDefault="00AF5A17" w:rsidP="00AF5A17">
      <w:pPr>
        <w:pStyle w:val="Texto"/>
        <w:ind w:left="1985"/>
        <w:rPr>
          <w:rStyle w:val="TextoCar"/>
          <w:rFonts w:eastAsiaTheme="minorHAnsi"/>
        </w:rPr>
      </w:pPr>
      <w:r>
        <w:rPr>
          <w:rStyle w:val="TextoCar"/>
          <w:rFonts w:eastAsiaTheme="minorHAnsi"/>
        </w:rPr>
        <w:t xml:space="preserve">Las observaciones de los 10 profesores, previas a la experimentación muestran que la percepción de facilidad coincide mayoritariamente en el nivel calificado como </w:t>
      </w:r>
      <w:r w:rsidRPr="006819E7">
        <w:rPr>
          <w:rStyle w:val="TextoCar"/>
          <w:rFonts w:eastAsiaTheme="minorHAnsi"/>
          <w:i/>
        </w:rPr>
        <w:t>Fácil</w:t>
      </w:r>
      <w:r>
        <w:rPr>
          <w:rStyle w:val="TextoCar"/>
          <w:rFonts w:eastAsiaTheme="minorHAnsi"/>
        </w:rPr>
        <w:t xml:space="preserve">. La observación posterior muestra una afectación positiva de esta percepción, ya que las observaciones se dispersan hacia el nivel calificado como </w:t>
      </w:r>
      <w:r w:rsidRPr="006819E7">
        <w:rPr>
          <w:rStyle w:val="TextoCar"/>
          <w:rFonts w:eastAsiaTheme="minorHAnsi"/>
          <w:i/>
        </w:rPr>
        <w:t>Muy Fácil</w:t>
      </w:r>
      <w:r>
        <w:rPr>
          <w:rStyle w:val="TextoCar"/>
          <w:rFonts w:eastAsiaTheme="minorHAnsi"/>
        </w:rPr>
        <w:t xml:space="preserve"> luego de haber experimentado con la superficie colaborativa (ver figura 5.2).  La prueba Wilcoxon mostró que las percepciones en los 10 profesores acerca de la facilidad de asignar una calificación grupal en el post-test fueron significativamente mayores que en el pre-test, tal como se observa en la tabla  5.1. </w:t>
      </w:r>
    </w:p>
    <w:tbl>
      <w:tblPr>
        <w:tblStyle w:val="TableGrid"/>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077614CF" w14:textId="77777777" w:rsidTr="00F73EAF">
        <w:trPr>
          <w:trHeight w:val="217"/>
          <w:jc w:val="center"/>
        </w:trPr>
        <w:tc>
          <w:tcPr>
            <w:tcW w:w="7654" w:type="dxa"/>
            <w:gridSpan w:val="2"/>
          </w:tcPr>
          <w:p w14:paraId="68A7C67A" w14:textId="77777777" w:rsidR="00AF5A17" w:rsidRPr="00010EE2" w:rsidRDefault="00AF5A17" w:rsidP="00F73EAF">
            <w:pPr>
              <w:jc w:val="center"/>
            </w:pPr>
            <w:r w:rsidRPr="00010EE2">
              <w:t>Percepción de facilidad de asignar una calificación grupal</w:t>
            </w:r>
          </w:p>
        </w:tc>
      </w:tr>
      <w:tr w:rsidR="00AF5A17" w14:paraId="44CC2833" w14:textId="77777777" w:rsidTr="00F73EAF">
        <w:trPr>
          <w:trHeight w:val="1134"/>
          <w:jc w:val="center"/>
        </w:trPr>
        <w:tc>
          <w:tcPr>
            <w:tcW w:w="567" w:type="dxa"/>
            <w:textDirection w:val="btLr"/>
          </w:tcPr>
          <w:p w14:paraId="5808FE8C"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6C1A2749" w14:textId="77777777" w:rsidR="00AF5A17" w:rsidRDefault="00AF5A17" w:rsidP="002C68EC">
            <w:pPr>
              <w:autoSpaceDE w:val="0"/>
              <w:autoSpaceDN w:val="0"/>
              <w:adjustRightInd w:val="0"/>
              <w:rPr>
                <w:rStyle w:val="TextoCar"/>
                <w:rFonts w:ascii="Times New Roman" w:eastAsiaTheme="minorHAnsi" w:hAnsi="Times New Roman" w:cs="Times New Roman"/>
                <w:lang w:eastAsia="en-US"/>
              </w:rPr>
            </w:pPr>
            <w:r>
              <w:rPr>
                <w:rFonts w:ascii="Times New Roman" w:hAnsi="Times New Roman" w:cs="Times New Roman"/>
                <w:noProof/>
                <w:szCs w:val="24"/>
                <w:lang w:val="en-US"/>
              </w:rPr>
              <w:drawing>
                <wp:inline distT="0" distB="0" distL="0" distR="0" wp14:anchorId="6CC6B880" wp14:editId="1EA0EAAE">
                  <wp:extent cx="3657600" cy="2928416"/>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7346" cy="2984257"/>
                          </a:xfrm>
                          <a:prstGeom prst="rect">
                            <a:avLst/>
                          </a:prstGeom>
                          <a:noFill/>
                          <a:ln>
                            <a:noFill/>
                          </a:ln>
                        </pic:spPr>
                      </pic:pic>
                    </a:graphicData>
                  </a:graphic>
                </wp:inline>
              </w:drawing>
            </w:r>
          </w:p>
          <w:p w14:paraId="426200F9" w14:textId="3C088DCF" w:rsidR="00AF5A17" w:rsidRPr="00C7447E" w:rsidRDefault="00F73EAF" w:rsidP="00F73EAF">
            <w:pPr>
              <w:pStyle w:val="Figuras"/>
              <w:ind w:left="0"/>
              <w:rPr>
                <w:rStyle w:val="TextoCar"/>
                <w:rFonts w:ascii="Times New Roman" w:eastAsiaTheme="minorHAnsi" w:hAnsi="Times New Roman" w:cs="Times New Roman"/>
                <w:lang w:eastAsia="en-US"/>
              </w:rPr>
            </w:pPr>
            <w:bookmarkStart w:id="134" w:name="_Toc414976462"/>
            <w:r w:rsidRPr="00C7447E">
              <w:rPr>
                <w:b/>
              </w:rPr>
              <w:t xml:space="preserve">Figura </w:t>
            </w:r>
            <w:r>
              <w:rPr>
                <w:b/>
              </w:rPr>
              <w:t>5.2</w:t>
            </w:r>
            <w:r w:rsidRPr="00C7447E">
              <w:rPr>
                <w:b/>
              </w:rPr>
              <w:t>:</w:t>
            </w:r>
            <w:r w:rsidRPr="00C7447E">
              <w:t xml:space="preserve"> Diagrama de cajas de las </w:t>
            </w:r>
            <w:r w:rsidRPr="00F73EAF">
              <w:rPr>
                <w:rStyle w:val="FigurasCar"/>
              </w:rPr>
              <w:t>opiniones</w:t>
            </w:r>
            <w:r w:rsidRPr="00C7447E">
              <w:t xml:space="preserve"> de facilidad de calificación grupal de profesores</w:t>
            </w:r>
            <w:bookmarkEnd w:id="134"/>
          </w:p>
        </w:tc>
      </w:tr>
    </w:tbl>
    <w:p w14:paraId="672EFAE6" w14:textId="77777777" w:rsidR="00AF5A17" w:rsidRDefault="00AF5A17" w:rsidP="00AF5A17">
      <w:pPr>
        <w:pStyle w:val="Subtitulocapitulo"/>
        <w:numPr>
          <w:ilvl w:val="0"/>
          <w:numId w:val="0"/>
        </w:numPr>
        <w:ind w:left="1416"/>
      </w:pPr>
    </w:p>
    <w:p w14:paraId="105C499C" w14:textId="77777777" w:rsidR="00AF5A17" w:rsidRDefault="00AF5A17" w:rsidP="00AF5A17">
      <w:pPr>
        <w:pStyle w:val="Subtitulocapitulo"/>
        <w:numPr>
          <w:ilvl w:val="0"/>
          <w:numId w:val="0"/>
        </w:numPr>
        <w:ind w:left="1416"/>
      </w:pPr>
    </w:p>
    <w:p w14:paraId="3F80A968" w14:textId="77777777" w:rsidR="00AF5A17" w:rsidRDefault="00AF5A17" w:rsidP="00AF5A17">
      <w:pPr>
        <w:pStyle w:val="Subtitulocapitulo"/>
        <w:numPr>
          <w:ilvl w:val="0"/>
          <w:numId w:val="0"/>
        </w:numPr>
        <w:ind w:left="1416"/>
      </w:pPr>
    </w:p>
    <w:p w14:paraId="45EFDC6A" w14:textId="77777777" w:rsidR="00AF5A17" w:rsidRPr="002641A6" w:rsidRDefault="00AF5A17" w:rsidP="00AF5A17">
      <w:pPr>
        <w:pStyle w:val="Texto"/>
        <w:ind w:left="1985"/>
        <w:rPr>
          <w:b/>
        </w:rPr>
      </w:pPr>
      <w:r w:rsidRPr="00C610EC">
        <w:rPr>
          <w:b/>
        </w:rPr>
        <w:t>Percepción en relación a la equidad de carga de trabajo</w:t>
      </w:r>
    </w:p>
    <w:p w14:paraId="1DE79BFC" w14:textId="77777777" w:rsidR="00AF5A17" w:rsidRDefault="00AF5A17" w:rsidP="00AF5A17">
      <w:pPr>
        <w:pStyle w:val="Texto"/>
        <w:ind w:left="1985"/>
        <w:rPr>
          <w:rStyle w:val="TextoCar"/>
          <w:rFonts w:eastAsiaTheme="minorHAnsi"/>
        </w:rPr>
      </w:pPr>
      <w:r>
        <w:t xml:space="preserve">Las opiniones de los 10 profesores muestran inicialmente que la percepción acerca de la equidad de carga de trabajo está calificada como </w:t>
      </w:r>
      <w:r w:rsidRPr="002E47D5">
        <w:rPr>
          <w:i/>
        </w:rPr>
        <w:t xml:space="preserve">Poco Equitativa </w:t>
      </w:r>
      <w:r w:rsidRPr="002E47D5">
        <w:t>o</w:t>
      </w:r>
      <w:r w:rsidRPr="002E47D5">
        <w:rPr>
          <w:i/>
        </w:rPr>
        <w:t xml:space="preserve"> Nada Equitativa</w:t>
      </w:r>
      <w:r>
        <w:t xml:space="preserve">. Luego de la experimentación con la superficie colaborativa, su opinión cambia hacia un valor cercano a  total equidad de carga de trabajo (ver figura 5.3). </w:t>
      </w:r>
      <w:r>
        <w:rPr>
          <w:rStyle w:val="TextoCar"/>
          <w:rFonts w:eastAsiaTheme="minorHAnsi"/>
        </w:rPr>
        <w:t xml:space="preserve">La prueba Wilcoxon mostró que las percepciones  en los 10 profesores acerca de la equidad de carga de trabajo en el post-test fueron significativamente mayores que en el pre-test, tal como se observa en la tabla 5.1. </w:t>
      </w:r>
    </w:p>
    <w:p w14:paraId="5957E557" w14:textId="77777777" w:rsidR="00AF5A17" w:rsidRDefault="00AF5A17" w:rsidP="00AF5A17">
      <w:pPr>
        <w:pStyle w:val="Texto"/>
        <w:ind w:left="1985"/>
        <w:rPr>
          <w:rStyle w:val="TextoCar"/>
          <w:rFonts w:eastAsiaTheme="minorHAnsi"/>
        </w:rPr>
      </w:pPr>
    </w:p>
    <w:tbl>
      <w:tblPr>
        <w:tblStyle w:val="TableGrid"/>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AF5A17" w14:paraId="34645BE2" w14:textId="77777777" w:rsidTr="00F73EAF">
        <w:trPr>
          <w:trHeight w:val="217"/>
          <w:jc w:val="center"/>
        </w:trPr>
        <w:tc>
          <w:tcPr>
            <w:tcW w:w="7654" w:type="dxa"/>
            <w:gridSpan w:val="2"/>
          </w:tcPr>
          <w:p w14:paraId="1C062FCC" w14:textId="77777777" w:rsidR="00AF5A17" w:rsidRPr="00C7447E" w:rsidRDefault="00AF5A17" w:rsidP="002C68EC">
            <w:pPr>
              <w:pStyle w:val="Texto"/>
              <w:spacing w:line="240" w:lineRule="auto"/>
              <w:rPr>
                <w:b/>
              </w:rPr>
            </w:pPr>
            <w:r w:rsidRPr="00EC2021">
              <w:rPr>
                <w:b/>
              </w:rPr>
              <w:t>Percepción en relación a</w:t>
            </w:r>
            <w:r>
              <w:rPr>
                <w:b/>
              </w:rPr>
              <w:t xml:space="preserve"> la equidad de carga de trabajo</w:t>
            </w:r>
          </w:p>
        </w:tc>
      </w:tr>
      <w:tr w:rsidR="00AF5A17" w14:paraId="5749FF65" w14:textId="77777777" w:rsidTr="00F73EAF">
        <w:trPr>
          <w:trHeight w:val="1134"/>
          <w:jc w:val="center"/>
        </w:trPr>
        <w:tc>
          <w:tcPr>
            <w:tcW w:w="567" w:type="dxa"/>
            <w:textDirection w:val="btLr"/>
          </w:tcPr>
          <w:p w14:paraId="0925BE7A" w14:textId="77777777" w:rsidR="00AF5A17" w:rsidRDefault="00AF5A17" w:rsidP="002C68EC">
            <w:pPr>
              <w:pStyle w:val="Texto"/>
              <w:spacing w:line="240" w:lineRule="auto"/>
              <w:ind w:left="113" w:right="113"/>
              <w:jc w:val="center"/>
              <w:rPr>
                <w:rStyle w:val="TextoCar"/>
                <w:rFonts w:eastAsiaTheme="minorHAnsi"/>
              </w:rPr>
            </w:pPr>
            <w:r>
              <w:rPr>
                <w:rStyle w:val="TextoCar"/>
                <w:rFonts w:eastAsiaTheme="minorHAnsi"/>
              </w:rPr>
              <w:t>Nivel de facilidad</w:t>
            </w:r>
          </w:p>
        </w:tc>
        <w:tc>
          <w:tcPr>
            <w:tcW w:w="7087" w:type="dxa"/>
          </w:tcPr>
          <w:p w14:paraId="08090BD7" w14:textId="77777777" w:rsidR="00AF5A17" w:rsidRDefault="00AF5A17" w:rsidP="002C68EC">
            <w:pPr>
              <w:autoSpaceDE w:val="0"/>
              <w:autoSpaceDN w:val="0"/>
              <w:adjustRightInd w:val="0"/>
              <w:rPr>
                <w:rFonts w:ascii="Times New Roman" w:hAnsi="Times New Roman" w:cs="Times New Roman"/>
                <w:szCs w:val="24"/>
              </w:rPr>
            </w:pPr>
            <w:r>
              <w:rPr>
                <w:rFonts w:ascii="Times New Roman" w:hAnsi="Times New Roman" w:cs="Times New Roman"/>
                <w:noProof/>
                <w:szCs w:val="24"/>
                <w:lang w:val="en-US"/>
              </w:rPr>
              <w:drawing>
                <wp:inline distT="0" distB="0" distL="0" distR="0" wp14:anchorId="1E57E982" wp14:editId="2DA5E0F7">
                  <wp:extent cx="3951605" cy="31638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4126" cy="3173830"/>
                          </a:xfrm>
                          <a:prstGeom prst="rect">
                            <a:avLst/>
                          </a:prstGeom>
                          <a:noFill/>
                          <a:ln>
                            <a:noFill/>
                          </a:ln>
                        </pic:spPr>
                      </pic:pic>
                    </a:graphicData>
                  </a:graphic>
                </wp:inline>
              </w:drawing>
            </w:r>
          </w:p>
          <w:p w14:paraId="5E17EF73" w14:textId="62B0389F" w:rsidR="00AF5A17" w:rsidRDefault="00F73EAF" w:rsidP="00F73EAF">
            <w:pPr>
              <w:pStyle w:val="Figuras"/>
              <w:ind w:left="0"/>
              <w:rPr>
                <w:rStyle w:val="TextoCar"/>
                <w:rFonts w:eastAsiaTheme="minorHAnsi"/>
              </w:rPr>
            </w:pPr>
            <w:bookmarkStart w:id="135" w:name="_Toc414976463"/>
            <w:r w:rsidRPr="00F73EAF">
              <w:rPr>
                <w:b/>
              </w:rPr>
              <w:t>Figura 5</w:t>
            </w:r>
            <w:r w:rsidRPr="006B6EF3">
              <w:t>.3:</w:t>
            </w:r>
            <w:r w:rsidRPr="00C7447E">
              <w:t xml:space="preserve"> Diagrama de cajas de las opiniones</w:t>
            </w:r>
            <w:r>
              <w:t xml:space="preserve"> de profesores sobre</w:t>
            </w:r>
            <w:r w:rsidRPr="00C7447E">
              <w:t xml:space="preserve"> </w:t>
            </w:r>
            <w:r>
              <w:t>equidad de carga de trabajo</w:t>
            </w:r>
            <w:bookmarkEnd w:id="135"/>
          </w:p>
        </w:tc>
      </w:tr>
    </w:tbl>
    <w:p w14:paraId="4CD79FC1" w14:textId="77777777" w:rsidR="00AF5A17" w:rsidRDefault="00AF5A17" w:rsidP="00AF5A17">
      <w:pPr>
        <w:pStyle w:val="Texto"/>
      </w:pPr>
    </w:p>
    <w:p w14:paraId="071895B2" w14:textId="77777777" w:rsidR="00AF5A17" w:rsidRDefault="00AF5A17" w:rsidP="00AF5A17">
      <w:pPr>
        <w:pStyle w:val="Texto"/>
      </w:pPr>
    </w:p>
    <w:p w14:paraId="55337453" w14:textId="1B0FDBC0" w:rsidR="00AF5A17" w:rsidRDefault="00AF5A17" w:rsidP="00AF5A17">
      <w:pPr>
        <w:pStyle w:val="Texto"/>
      </w:pPr>
      <w:r>
        <w:t>Un resumen de los resultados de las variables que se midieron durante la experimentación con profesores, se presentan en la tabla 5.1. Se mu</w:t>
      </w:r>
      <w:r w:rsidR="00F9529C">
        <w:t>e</w:t>
      </w:r>
      <w:r>
        <w:t xml:space="preserve">stran estadísticas  descriptivas de las observaciones obtenidas en el pre-test y post-test. Además se muestran los resultados de las pruebas de hipótesis realizadas a través de la prueba Wilcoxon. </w:t>
      </w:r>
    </w:p>
    <w:p w14:paraId="320289DE" w14:textId="77777777" w:rsidR="00AF5A17" w:rsidRDefault="00AF5A17" w:rsidP="00AF5A17">
      <w:pPr>
        <w:pStyle w:val="Texto"/>
      </w:pPr>
    </w:p>
    <w:tbl>
      <w:tblPr>
        <w:tblStyle w:val="PlainTable1"/>
        <w:tblW w:w="8388" w:type="dxa"/>
        <w:tblLayout w:type="fixed"/>
        <w:tblLook w:val="04A0" w:firstRow="1" w:lastRow="0" w:firstColumn="1" w:lastColumn="0" w:noHBand="0" w:noVBand="1"/>
      </w:tblPr>
      <w:tblGrid>
        <w:gridCol w:w="1285"/>
        <w:gridCol w:w="1019"/>
        <w:gridCol w:w="784"/>
        <w:gridCol w:w="1019"/>
        <w:gridCol w:w="784"/>
        <w:gridCol w:w="946"/>
        <w:gridCol w:w="850"/>
        <w:gridCol w:w="1701"/>
      </w:tblGrid>
      <w:tr w:rsidR="00AF5A17" w:rsidRPr="003849C8" w14:paraId="29C54EA2" w14:textId="77777777" w:rsidTr="00164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8" w:type="dxa"/>
            <w:gridSpan w:val="8"/>
            <w:tcBorders>
              <w:top w:val="nil"/>
              <w:left w:val="nil"/>
              <w:bottom w:val="single" w:sz="4" w:space="0" w:color="auto"/>
              <w:right w:val="nil"/>
            </w:tcBorders>
          </w:tcPr>
          <w:p w14:paraId="266FCAD7" w14:textId="77777777" w:rsidR="00AF5A17" w:rsidRPr="00010EE2" w:rsidRDefault="00AF5A17" w:rsidP="00164E72">
            <w:pPr>
              <w:pStyle w:val="Tabla"/>
            </w:pPr>
            <w:bookmarkStart w:id="136" w:name="_Toc414973945"/>
            <w:r w:rsidRPr="00164E72">
              <w:rPr>
                <w:b/>
              </w:rPr>
              <w:t>Tabla 5.1:</w:t>
            </w:r>
            <w:r w:rsidRPr="00010EE2">
              <w:t xml:space="preserve"> Resumen  resultados de las variables medidas en experimentación con profesores.</w:t>
            </w:r>
            <w:bookmarkEnd w:id="136"/>
          </w:p>
        </w:tc>
      </w:tr>
      <w:tr w:rsidR="00AF5A17" w:rsidRPr="003849C8" w14:paraId="6C6BFAA0" w14:textId="77777777" w:rsidTr="00164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dxa"/>
            <w:vMerge w:val="restart"/>
            <w:tcBorders>
              <w:top w:val="single" w:sz="4" w:space="0" w:color="auto"/>
              <w:left w:val="single" w:sz="4" w:space="0" w:color="auto"/>
              <w:bottom w:val="single" w:sz="4" w:space="0" w:color="auto"/>
              <w:right w:val="single" w:sz="4" w:space="0" w:color="auto"/>
            </w:tcBorders>
            <w:vAlign w:val="center"/>
          </w:tcPr>
          <w:p w14:paraId="11665CFE" w14:textId="77777777" w:rsidR="00AF5A17" w:rsidRPr="00010EE2" w:rsidRDefault="00AF5A17" w:rsidP="00164E72">
            <w:pPr>
              <w:jc w:val="center"/>
            </w:pPr>
            <w:r w:rsidRPr="00010EE2">
              <w:t>Variables</w:t>
            </w:r>
          </w:p>
        </w:tc>
        <w:tc>
          <w:tcPr>
            <w:tcW w:w="1803" w:type="dxa"/>
            <w:gridSpan w:val="2"/>
            <w:tcBorders>
              <w:top w:val="single" w:sz="4" w:space="0" w:color="auto"/>
              <w:left w:val="single" w:sz="4" w:space="0" w:color="auto"/>
              <w:bottom w:val="single" w:sz="4" w:space="0" w:color="auto"/>
              <w:right w:val="single" w:sz="4" w:space="0" w:color="auto"/>
            </w:tcBorders>
            <w:vAlign w:val="center"/>
          </w:tcPr>
          <w:p w14:paraId="1F0A4255"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rPr>
                <w:b/>
              </w:rPr>
            </w:pPr>
            <w:r w:rsidRPr="00164E72">
              <w:rPr>
                <w:b/>
              </w:rPr>
              <w:t>Pre-Test</w:t>
            </w:r>
          </w:p>
        </w:tc>
        <w:tc>
          <w:tcPr>
            <w:tcW w:w="1803" w:type="dxa"/>
            <w:gridSpan w:val="2"/>
            <w:tcBorders>
              <w:top w:val="single" w:sz="4" w:space="0" w:color="auto"/>
              <w:left w:val="single" w:sz="4" w:space="0" w:color="auto"/>
              <w:bottom w:val="single" w:sz="4" w:space="0" w:color="auto"/>
              <w:right w:val="single" w:sz="4" w:space="0" w:color="auto"/>
            </w:tcBorders>
            <w:vAlign w:val="center"/>
          </w:tcPr>
          <w:p w14:paraId="679F8A59"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rPr>
                <w:b/>
              </w:rPr>
            </w:pPr>
            <w:r w:rsidRPr="00164E72">
              <w:rPr>
                <w:b/>
              </w:rPr>
              <w:t>Post-Test</w:t>
            </w:r>
          </w:p>
        </w:tc>
        <w:tc>
          <w:tcPr>
            <w:tcW w:w="946" w:type="dxa"/>
            <w:vMerge w:val="restart"/>
            <w:tcBorders>
              <w:top w:val="single" w:sz="4" w:space="0" w:color="auto"/>
              <w:left w:val="single" w:sz="4" w:space="0" w:color="auto"/>
              <w:bottom w:val="single" w:sz="4" w:space="0" w:color="auto"/>
              <w:right w:val="single" w:sz="4" w:space="0" w:color="auto"/>
            </w:tcBorders>
            <w:vAlign w:val="center"/>
          </w:tcPr>
          <w:p w14:paraId="6E8B5F81"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rPr>
                <w:b/>
              </w:rPr>
            </w:pPr>
            <w:r w:rsidRPr="00164E72">
              <w:rPr>
                <w:b/>
              </w:rPr>
              <w:t>Z</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14:paraId="73DBDCA2"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rPr>
                <w:b/>
              </w:rPr>
            </w:pPr>
            <w:r w:rsidRPr="00164E72">
              <w:rPr>
                <w:b/>
              </w:rPr>
              <w:t>p</w:t>
            </w:r>
          </w:p>
        </w:tc>
        <w:tc>
          <w:tcPr>
            <w:tcW w:w="1701" w:type="dxa"/>
            <w:vMerge w:val="restart"/>
            <w:tcBorders>
              <w:top w:val="single" w:sz="4" w:space="0" w:color="auto"/>
              <w:left w:val="single" w:sz="4" w:space="0" w:color="auto"/>
              <w:bottom w:val="single" w:sz="4" w:space="0" w:color="auto"/>
              <w:right w:val="single" w:sz="4" w:space="0" w:color="auto"/>
            </w:tcBorders>
            <w:vAlign w:val="center"/>
          </w:tcPr>
          <w:p w14:paraId="54AC2DF5" w14:textId="7DCEC8AD"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rPr>
                <w:b/>
              </w:rPr>
            </w:pPr>
            <w:r w:rsidRPr="00164E72">
              <w:rPr>
                <w:b/>
              </w:rPr>
              <w:t xml:space="preserve">Hipótesis </w:t>
            </w:r>
            <w:r w:rsidR="00164E72">
              <w:rPr>
                <w:b/>
              </w:rPr>
              <w:t>nula</w:t>
            </w:r>
          </w:p>
        </w:tc>
      </w:tr>
      <w:tr w:rsidR="00AF5A17" w:rsidRPr="003849C8" w14:paraId="22E635BC" w14:textId="77777777" w:rsidTr="00164E72">
        <w:tc>
          <w:tcPr>
            <w:cnfStyle w:val="001000000000" w:firstRow="0" w:lastRow="0" w:firstColumn="1" w:lastColumn="0" w:oddVBand="0" w:evenVBand="0" w:oddHBand="0" w:evenHBand="0" w:firstRowFirstColumn="0" w:firstRowLastColumn="0" w:lastRowFirstColumn="0" w:lastRowLastColumn="0"/>
            <w:tcW w:w="1285" w:type="dxa"/>
            <w:vMerge/>
            <w:tcBorders>
              <w:top w:val="single" w:sz="4" w:space="0" w:color="auto"/>
              <w:left w:val="single" w:sz="4" w:space="0" w:color="auto"/>
              <w:bottom w:val="single" w:sz="4" w:space="0" w:color="auto"/>
              <w:right w:val="single" w:sz="4" w:space="0" w:color="auto"/>
            </w:tcBorders>
            <w:vAlign w:val="center"/>
          </w:tcPr>
          <w:p w14:paraId="057AB82D" w14:textId="77777777" w:rsidR="00AF5A17" w:rsidRPr="007E2BC3" w:rsidRDefault="00AF5A17" w:rsidP="00164E72">
            <w:pPr>
              <w:pStyle w:val="Subtitulocapitulo"/>
              <w:numPr>
                <w:ilvl w:val="0"/>
                <w:numId w:val="0"/>
              </w:numPr>
              <w:spacing w:line="276" w:lineRule="auto"/>
              <w:jc w:val="center"/>
              <w:rPr>
                <w:sz w:val="20"/>
                <w:szCs w:val="20"/>
              </w:rPr>
            </w:pPr>
          </w:p>
        </w:tc>
        <w:tc>
          <w:tcPr>
            <w:tcW w:w="1019" w:type="dxa"/>
            <w:tcBorders>
              <w:top w:val="single" w:sz="4" w:space="0" w:color="auto"/>
              <w:left w:val="single" w:sz="4" w:space="0" w:color="auto"/>
              <w:bottom w:val="single" w:sz="4" w:space="0" w:color="auto"/>
              <w:right w:val="single" w:sz="4" w:space="0" w:color="auto"/>
            </w:tcBorders>
            <w:vAlign w:val="center"/>
          </w:tcPr>
          <w:p w14:paraId="4FF84720"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sidRPr="00164E72">
              <w:rPr>
                <w:sz w:val="20"/>
                <w:szCs w:val="20"/>
              </w:rPr>
              <w:t>Mediana</w:t>
            </w:r>
          </w:p>
        </w:tc>
        <w:tc>
          <w:tcPr>
            <w:tcW w:w="784" w:type="dxa"/>
            <w:tcBorders>
              <w:top w:val="single" w:sz="4" w:space="0" w:color="auto"/>
              <w:left w:val="single" w:sz="4" w:space="0" w:color="auto"/>
              <w:bottom w:val="single" w:sz="4" w:space="0" w:color="auto"/>
              <w:right w:val="single" w:sz="4" w:space="0" w:color="auto"/>
            </w:tcBorders>
            <w:vAlign w:val="center"/>
          </w:tcPr>
          <w:p w14:paraId="02CD79FC"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sidRPr="00164E72">
              <w:rPr>
                <w:sz w:val="20"/>
                <w:szCs w:val="20"/>
              </w:rPr>
              <w:t>Media</w:t>
            </w:r>
          </w:p>
        </w:tc>
        <w:tc>
          <w:tcPr>
            <w:tcW w:w="1019" w:type="dxa"/>
            <w:tcBorders>
              <w:top w:val="single" w:sz="4" w:space="0" w:color="auto"/>
              <w:left w:val="single" w:sz="4" w:space="0" w:color="auto"/>
              <w:bottom w:val="single" w:sz="4" w:space="0" w:color="auto"/>
              <w:right w:val="single" w:sz="4" w:space="0" w:color="auto"/>
            </w:tcBorders>
            <w:vAlign w:val="center"/>
          </w:tcPr>
          <w:p w14:paraId="1FCD667B"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sidRPr="00164E72">
              <w:rPr>
                <w:sz w:val="20"/>
                <w:szCs w:val="20"/>
              </w:rPr>
              <w:t>Mediana</w:t>
            </w:r>
          </w:p>
        </w:tc>
        <w:tc>
          <w:tcPr>
            <w:tcW w:w="784" w:type="dxa"/>
            <w:tcBorders>
              <w:top w:val="single" w:sz="4" w:space="0" w:color="auto"/>
              <w:left w:val="single" w:sz="4" w:space="0" w:color="auto"/>
              <w:bottom w:val="single" w:sz="4" w:space="0" w:color="auto"/>
              <w:right w:val="single" w:sz="4" w:space="0" w:color="auto"/>
            </w:tcBorders>
            <w:vAlign w:val="center"/>
          </w:tcPr>
          <w:p w14:paraId="25E13D6D"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sidRPr="00164E72">
              <w:rPr>
                <w:sz w:val="20"/>
                <w:szCs w:val="20"/>
              </w:rPr>
              <w:t>Media</w:t>
            </w:r>
          </w:p>
        </w:tc>
        <w:tc>
          <w:tcPr>
            <w:tcW w:w="946" w:type="dxa"/>
            <w:vMerge/>
            <w:tcBorders>
              <w:top w:val="single" w:sz="4" w:space="0" w:color="auto"/>
              <w:left w:val="single" w:sz="4" w:space="0" w:color="auto"/>
              <w:bottom w:val="single" w:sz="4" w:space="0" w:color="auto"/>
              <w:right w:val="single" w:sz="4" w:space="0" w:color="auto"/>
            </w:tcBorders>
            <w:vAlign w:val="center"/>
          </w:tcPr>
          <w:p w14:paraId="4CFE46AE" w14:textId="77777777" w:rsidR="00AF5A17" w:rsidRPr="007E2BC3" w:rsidRDefault="00AF5A17" w:rsidP="00164E72">
            <w:pPr>
              <w:pStyle w:val="Subtitulocapitulo"/>
              <w:numPr>
                <w:ilvl w:val="0"/>
                <w:numId w:val="0"/>
              </w:num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vMerge/>
            <w:tcBorders>
              <w:top w:val="single" w:sz="4" w:space="0" w:color="auto"/>
              <w:left w:val="single" w:sz="4" w:space="0" w:color="auto"/>
              <w:bottom w:val="single" w:sz="4" w:space="0" w:color="auto"/>
              <w:right w:val="single" w:sz="4" w:space="0" w:color="auto"/>
            </w:tcBorders>
            <w:vAlign w:val="center"/>
          </w:tcPr>
          <w:p w14:paraId="51EA5102" w14:textId="77777777" w:rsidR="00AF5A17" w:rsidRPr="007E2BC3" w:rsidRDefault="00AF5A17" w:rsidP="00164E72">
            <w:pPr>
              <w:pStyle w:val="Subtitulocapitulo"/>
              <w:numPr>
                <w:ilvl w:val="0"/>
                <w:numId w:val="0"/>
              </w:num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tcPr>
          <w:p w14:paraId="2532A4BA" w14:textId="77777777" w:rsidR="00AF5A17" w:rsidRPr="007E2BC3" w:rsidRDefault="00AF5A17" w:rsidP="00164E72">
            <w:pPr>
              <w:pStyle w:val="Subtitulocapitulo"/>
              <w:numPr>
                <w:ilvl w:val="0"/>
                <w:numId w:val="0"/>
              </w:num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A17" w:rsidRPr="003849C8" w14:paraId="39F615C7" w14:textId="77777777" w:rsidTr="00164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dxa"/>
            <w:tcBorders>
              <w:top w:val="single" w:sz="4" w:space="0" w:color="auto"/>
            </w:tcBorders>
            <w:vAlign w:val="center"/>
          </w:tcPr>
          <w:p w14:paraId="74A82FAE" w14:textId="77777777" w:rsidR="00AF5A17" w:rsidRPr="00164E72" w:rsidRDefault="00AF5A17" w:rsidP="00164E72">
            <w:pPr>
              <w:spacing w:line="276" w:lineRule="auto"/>
              <w:jc w:val="center"/>
              <w:rPr>
                <w:b w:val="0"/>
                <w:sz w:val="18"/>
                <w:szCs w:val="18"/>
              </w:rPr>
            </w:pPr>
            <w:r w:rsidRPr="00164E72">
              <w:rPr>
                <w:b w:val="0"/>
                <w:sz w:val="18"/>
                <w:szCs w:val="18"/>
              </w:rPr>
              <w:t>Percepción de facilidad de asignar una calificación individual</w:t>
            </w:r>
          </w:p>
        </w:tc>
        <w:tc>
          <w:tcPr>
            <w:tcW w:w="1019" w:type="dxa"/>
            <w:tcBorders>
              <w:top w:val="single" w:sz="4" w:space="0" w:color="auto"/>
            </w:tcBorders>
            <w:vAlign w:val="center"/>
          </w:tcPr>
          <w:p w14:paraId="733A23DD"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w:t>
            </w:r>
          </w:p>
        </w:tc>
        <w:tc>
          <w:tcPr>
            <w:tcW w:w="784" w:type="dxa"/>
            <w:tcBorders>
              <w:top w:val="single" w:sz="4" w:space="0" w:color="auto"/>
            </w:tcBorders>
            <w:vAlign w:val="center"/>
          </w:tcPr>
          <w:p w14:paraId="187EC6A8"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2.2</w:t>
            </w:r>
          </w:p>
        </w:tc>
        <w:tc>
          <w:tcPr>
            <w:tcW w:w="1019" w:type="dxa"/>
            <w:tcBorders>
              <w:top w:val="single" w:sz="4" w:space="0" w:color="auto"/>
            </w:tcBorders>
            <w:vAlign w:val="center"/>
          </w:tcPr>
          <w:p w14:paraId="5297C7C3"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5</w:t>
            </w:r>
          </w:p>
        </w:tc>
        <w:tc>
          <w:tcPr>
            <w:tcW w:w="784" w:type="dxa"/>
            <w:tcBorders>
              <w:top w:val="single" w:sz="4" w:space="0" w:color="auto"/>
            </w:tcBorders>
            <w:vAlign w:val="center"/>
          </w:tcPr>
          <w:p w14:paraId="23D76E8A"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4.8</w:t>
            </w:r>
          </w:p>
        </w:tc>
        <w:tc>
          <w:tcPr>
            <w:tcW w:w="946" w:type="dxa"/>
            <w:tcBorders>
              <w:top w:val="single" w:sz="4" w:space="0" w:color="auto"/>
            </w:tcBorders>
            <w:vAlign w:val="center"/>
          </w:tcPr>
          <w:p w14:paraId="1AB870C9" w14:textId="00F595A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-2,859</w:t>
            </w:r>
          </w:p>
        </w:tc>
        <w:tc>
          <w:tcPr>
            <w:tcW w:w="850" w:type="dxa"/>
            <w:tcBorders>
              <w:top w:val="single" w:sz="4" w:space="0" w:color="auto"/>
            </w:tcBorders>
            <w:vAlign w:val="center"/>
          </w:tcPr>
          <w:p w14:paraId="30CBA1E4"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0.004</w:t>
            </w:r>
          </w:p>
        </w:tc>
        <w:tc>
          <w:tcPr>
            <w:tcW w:w="1701" w:type="dxa"/>
            <w:tcBorders>
              <w:top w:val="single" w:sz="4" w:space="0" w:color="auto"/>
            </w:tcBorders>
            <w:vAlign w:val="center"/>
          </w:tcPr>
          <w:p w14:paraId="0F0E7DA0" w14:textId="687AE46F"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rPr>
                <w:rFonts w:ascii="MS Reference Sans Serif" w:hAnsi="MS Reference Sans Serif"/>
                <w:sz w:val="32"/>
                <w:szCs w:val="32"/>
              </w:rPr>
              <w:t></w:t>
            </w:r>
            <w:r w:rsidRPr="00164E72">
              <w:rPr>
                <w:bCs/>
                <w:vertAlign w:val="subscript"/>
              </w:rPr>
              <w:t>2</w:t>
            </w:r>
            <w:r w:rsidRPr="00164E72">
              <w:t xml:space="preserve">= </w:t>
            </w:r>
            <w:r w:rsidRPr="00164E72">
              <w:rPr>
                <w:rFonts w:ascii="MS Reference Sans Serif" w:hAnsi="MS Reference Sans Serif"/>
                <w:sz w:val="32"/>
                <w:szCs w:val="32"/>
              </w:rPr>
              <w:t></w:t>
            </w:r>
            <w:r w:rsidRPr="00164E72">
              <w:rPr>
                <w:bCs/>
                <w:vertAlign w:val="subscript"/>
              </w:rPr>
              <w:t>1</w:t>
            </w:r>
          </w:p>
        </w:tc>
      </w:tr>
      <w:tr w:rsidR="00AF5A17" w:rsidRPr="003849C8" w14:paraId="4461E483" w14:textId="77777777" w:rsidTr="00164E72">
        <w:tc>
          <w:tcPr>
            <w:cnfStyle w:val="001000000000" w:firstRow="0" w:lastRow="0" w:firstColumn="1" w:lastColumn="0" w:oddVBand="0" w:evenVBand="0" w:oddHBand="0" w:evenHBand="0" w:firstRowFirstColumn="0" w:firstRowLastColumn="0" w:lastRowFirstColumn="0" w:lastRowLastColumn="0"/>
            <w:tcW w:w="1285" w:type="dxa"/>
            <w:vAlign w:val="center"/>
          </w:tcPr>
          <w:p w14:paraId="30AE450A" w14:textId="77777777" w:rsidR="00AF5A17" w:rsidRPr="00164E72" w:rsidRDefault="00AF5A17" w:rsidP="00164E72">
            <w:pPr>
              <w:spacing w:line="276" w:lineRule="auto"/>
              <w:jc w:val="center"/>
              <w:rPr>
                <w:b w:val="0"/>
                <w:sz w:val="18"/>
                <w:szCs w:val="18"/>
              </w:rPr>
            </w:pPr>
            <w:r w:rsidRPr="00164E72">
              <w:rPr>
                <w:b w:val="0"/>
                <w:sz w:val="18"/>
                <w:szCs w:val="18"/>
              </w:rPr>
              <w:t>Percepción de facilidad de asignar una calificación grupal</w:t>
            </w:r>
          </w:p>
        </w:tc>
        <w:tc>
          <w:tcPr>
            <w:tcW w:w="1019" w:type="dxa"/>
            <w:vAlign w:val="center"/>
          </w:tcPr>
          <w:p w14:paraId="289B70FE"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4</w:t>
            </w:r>
          </w:p>
        </w:tc>
        <w:tc>
          <w:tcPr>
            <w:tcW w:w="784" w:type="dxa"/>
            <w:vAlign w:val="center"/>
          </w:tcPr>
          <w:p w14:paraId="6E4A8A60"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3.9</w:t>
            </w:r>
          </w:p>
        </w:tc>
        <w:tc>
          <w:tcPr>
            <w:tcW w:w="1019" w:type="dxa"/>
            <w:vAlign w:val="center"/>
          </w:tcPr>
          <w:p w14:paraId="3CAB775E"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5</w:t>
            </w:r>
          </w:p>
        </w:tc>
        <w:tc>
          <w:tcPr>
            <w:tcW w:w="784" w:type="dxa"/>
            <w:vAlign w:val="center"/>
          </w:tcPr>
          <w:p w14:paraId="190F199B"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4.7</w:t>
            </w:r>
          </w:p>
        </w:tc>
        <w:tc>
          <w:tcPr>
            <w:tcW w:w="946" w:type="dxa"/>
            <w:vAlign w:val="center"/>
          </w:tcPr>
          <w:p w14:paraId="73561B95"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-2,333</w:t>
            </w:r>
          </w:p>
        </w:tc>
        <w:tc>
          <w:tcPr>
            <w:tcW w:w="850" w:type="dxa"/>
            <w:vAlign w:val="center"/>
          </w:tcPr>
          <w:p w14:paraId="496D1FE2"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t>0.020</w:t>
            </w:r>
          </w:p>
        </w:tc>
        <w:tc>
          <w:tcPr>
            <w:tcW w:w="1701" w:type="dxa"/>
            <w:vAlign w:val="center"/>
          </w:tcPr>
          <w:p w14:paraId="7A6D0B92" w14:textId="77777777" w:rsidR="00AF5A17" w:rsidRPr="00164E72" w:rsidRDefault="00AF5A17" w:rsidP="00164E72">
            <w:pPr>
              <w:jc w:val="center"/>
              <w:cnfStyle w:val="000000000000" w:firstRow="0" w:lastRow="0" w:firstColumn="0" w:lastColumn="0" w:oddVBand="0" w:evenVBand="0" w:oddHBand="0" w:evenHBand="0" w:firstRowFirstColumn="0" w:firstRowLastColumn="0" w:lastRowFirstColumn="0" w:lastRowLastColumn="0"/>
            </w:pPr>
            <w:r w:rsidRPr="00164E72">
              <w:rPr>
                <w:rFonts w:ascii="MS Reference Sans Serif" w:hAnsi="MS Reference Sans Serif"/>
                <w:sz w:val="32"/>
                <w:szCs w:val="32"/>
              </w:rPr>
              <w:t></w:t>
            </w:r>
            <w:r w:rsidRPr="00164E72">
              <w:rPr>
                <w:bCs/>
                <w:vertAlign w:val="subscript"/>
              </w:rPr>
              <w:t>2</w:t>
            </w:r>
            <w:r w:rsidRPr="00164E72">
              <w:t xml:space="preserve">= </w:t>
            </w:r>
            <w:r w:rsidRPr="00164E72">
              <w:rPr>
                <w:rFonts w:ascii="MS Reference Sans Serif" w:hAnsi="MS Reference Sans Serif"/>
                <w:sz w:val="32"/>
                <w:szCs w:val="32"/>
              </w:rPr>
              <w:t></w:t>
            </w:r>
            <w:r w:rsidRPr="00164E72">
              <w:rPr>
                <w:bCs/>
                <w:vertAlign w:val="subscript"/>
              </w:rPr>
              <w:t>1</w:t>
            </w:r>
          </w:p>
        </w:tc>
      </w:tr>
      <w:tr w:rsidR="00AF5A17" w:rsidRPr="003849C8" w14:paraId="4051AA82" w14:textId="77777777" w:rsidTr="00164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dxa"/>
            <w:vAlign w:val="center"/>
          </w:tcPr>
          <w:p w14:paraId="7A8854D2" w14:textId="77777777" w:rsidR="00AF5A17" w:rsidRPr="00164E72" w:rsidRDefault="00AF5A17" w:rsidP="00164E72">
            <w:pPr>
              <w:spacing w:line="276" w:lineRule="auto"/>
              <w:jc w:val="center"/>
              <w:rPr>
                <w:b w:val="0"/>
                <w:sz w:val="18"/>
                <w:szCs w:val="18"/>
              </w:rPr>
            </w:pPr>
            <w:r w:rsidRPr="00164E72">
              <w:rPr>
                <w:b w:val="0"/>
                <w:sz w:val="18"/>
                <w:szCs w:val="18"/>
              </w:rPr>
              <w:t>Percepción en relación a la equidad de carga de trabajo</w:t>
            </w:r>
          </w:p>
        </w:tc>
        <w:tc>
          <w:tcPr>
            <w:tcW w:w="1019" w:type="dxa"/>
            <w:vAlign w:val="center"/>
          </w:tcPr>
          <w:p w14:paraId="5B2AF752"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w:t>
            </w:r>
          </w:p>
        </w:tc>
        <w:tc>
          <w:tcPr>
            <w:tcW w:w="784" w:type="dxa"/>
            <w:vAlign w:val="center"/>
          </w:tcPr>
          <w:p w14:paraId="1A5EE885"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2.6</w:t>
            </w:r>
          </w:p>
        </w:tc>
        <w:tc>
          <w:tcPr>
            <w:tcW w:w="1019" w:type="dxa"/>
            <w:vAlign w:val="center"/>
          </w:tcPr>
          <w:p w14:paraId="460B0717"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4</w:t>
            </w:r>
          </w:p>
        </w:tc>
        <w:tc>
          <w:tcPr>
            <w:tcW w:w="784" w:type="dxa"/>
            <w:vAlign w:val="center"/>
          </w:tcPr>
          <w:p w14:paraId="301BCFDA"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3.9</w:t>
            </w:r>
          </w:p>
        </w:tc>
        <w:tc>
          <w:tcPr>
            <w:tcW w:w="946" w:type="dxa"/>
            <w:vAlign w:val="center"/>
          </w:tcPr>
          <w:p w14:paraId="3601B783"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-2,372</w:t>
            </w:r>
          </w:p>
        </w:tc>
        <w:tc>
          <w:tcPr>
            <w:tcW w:w="850" w:type="dxa"/>
            <w:vAlign w:val="center"/>
          </w:tcPr>
          <w:p w14:paraId="7AE9E3D8"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t>0.018</w:t>
            </w:r>
          </w:p>
        </w:tc>
        <w:tc>
          <w:tcPr>
            <w:tcW w:w="1701" w:type="dxa"/>
            <w:vAlign w:val="center"/>
          </w:tcPr>
          <w:p w14:paraId="79D6CBB4" w14:textId="77777777" w:rsidR="00AF5A17" w:rsidRPr="00164E72" w:rsidRDefault="00AF5A17" w:rsidP="00164E72">
            <w:pPr>
              <w:jc w:val="center"/>
              <w:cnfStyle w:val="000000100000" w:firstRow="0" w:lastRow="0" w:firstColumn="0" w:lastColumn="0" w:oddVBand="0" w:evenVBand="0" w:oddHBand="1" w:evenHBand="0" w:firstRowFirstColumn="0" w:firstRowLastColumn="0" w:lastRowFirstColumn="0" w:lastRowLastColumn="0"/>
            </w:pPr>
            <w:r w:rsidRPr="00164E72">
              <w:rPr>
                <w:rFonts w:ascii="MS Reference Sans Serif" w:hAnsi="MS Reference Sans Serif"/>
                <w:sz w:val="32"/>
                <w:szCs w:val="32"/>
              </w:rPr>
              <w:t></w:t>
            </w:r>
            <w:r w:rsidRPr="00164E72">
              <w:rPr>
                <w:bCs/>
                <w:vertAlign w:val="subscript"/>
              </w:rPr>
              <w:t>2</w:t>
            </w:r>
            <w:r w:rsidRPr="00164E72">
              <w:t xml:space="preserve">= </w:t>
            </w:r>
            <w:r w:rsidRPr="00164E72">
              <w:rPr>
                <w:rFonts w:ascii="MS Reference Sans Serif" w:hAnsi="MS Reference Sans Serif"/>
                <w:sz w:val="32"/>
                <w:szCs w:val="32"/>
              </w:rPr>
              <w:t></w:t>
            </w:r>
            <w:r w:rsidRPr="00164E72">
              <w:rPr>
                <w:bCs/>
                <w:vertAlign w:val="subscript"/>
              </w:rPr>
              <w:t>1</w:t>
            </w:r>
          </w:p>
        </w:tc>
      </w:tr>
      <w:tr w:rsidR="00AF5A17" w:rsidRPr="003849C8" w14:paraId="60FBD0A4" w14:textId="77777777" w:rsidTr="00010EE2">
        <w:tc>
          <w:tcPr>
            <w:cnfStyle w:val="001000000000" w:firstRow="0" w:lastRow="0" w:firstColumn="1" w:lastColumn="0" w:oddVBand="0" w:evenVBand="0" w:oddHBand="0" w:evenHBand="0" w:firstRowFirstColumn="0" w:firstRowLastColumn="0" w:lastRowFirstColumn="0" w:lastRowLastColumn="0"/>
            <w:tcW w:w="8388" w:type="dxa"/>
            <w:gridSpan w:val="8"/>
          </w:tcPr>
          <w:p w14:paraId="18070948" w14:textId="0665F4EE" w:rsidR="00AF5A17" w:rsidRPr="00164E72" w:rsidRDefault="00F9529C" w:rsidP="00010EE2">
            <w:pPr>
              <w:rPr>
                <w:b w:val="0"/>
                <w:szCs w:val="24"/>
              </w:rPr>
            </w:pPr>
            <w:r w:rsidRPr="00164E72">
              <w:rPr>
                <w:rFonts w:ascii="MS Reference Sans Serif" w:hAnsi="MS Reference Sans Serif"/>
                <w:sz w:val="32"/>
                <w:szCs w:val="32"/>
              </w:rPr>
              <w:t></w:t>
            </w:r>
            <w:r w:rsidR="007A61ED" w:rsidRPr="00164E72">
              <w:rPr>
                <w:szCs w:val="24"/>
                <w:vertAlign w:val="subscript"/>
              </w:rPr>
              <w:t>k</w:t>
            </w:r>
            <w:r w:rsidR="00AF5A17" w:rsidRPr="00164E72">
              <w:rPr>
                <w:b w:val="0"/>
                <w:sz w:val="16"/>
                <w:szCs w:val="16"/>
              </w:rPr>
              <w:t>:</w:t>
            </w:r>
            <w:r w:rsidRPr="00164E72">
              <w:rPr>
                <w:b w:val="0"/>
                <w:sz w:val="16"/>
                <w:szCs w:val="16"/>
              </w:rPr>
              <w:t xml:space="preserve"> </w:t>
            </w:r>
            <w:r w:rsidRPr="00164E72">
              <w:rPr>
                <w:b w:val="0"/>
              </w:rPr>
              <w:t>media co</w:t>
            </w:r>
            <w:r w:rsidR="007A61ED" w:rsidRPr="00164E72">
              <w:rPr>
                <w:b w:val="0"/>
              </w:rPr>
              <w:t>rrespondiente a la observación k</w:t>
            </w:r>
          </w:p>
        </w:tc>
      </w:tr>
    </w:tbl>
    <w:p w14:paraId="37801A57" w14:textId="77777777" w:rsidR="00AF5A17" w:rsidRDefault="00AF5A17" w:rsidP="00AF5A17">
      <w:pPr>
        <w:pStyle w:val="Subtitulocapitulo"/>
        <w:numPr>
          <w:ilvl w:val="0"/>
          <w:numId w:val="0"/>
        </w:numPr>
        <w:ind w:left="792"/>
        <w:rPr>
          <w:sz w:val="26"/>
          <w:szCs w:val="26"/>
        </w:rPr>
      </w:pPr>
    </w:p>
    <w:p w14:paraId="487F519F" w14:textId="77777777" w:rsidR="00AF5A17" w:rsidRDefault="00AF5A17" w:rsidP="00AF5A17">
      <w:pPr>
        <w:pStyle w:val="NoSpacing"/>
      </w:pPr>
    </w:p>
    <w:p w14:paraId="576B2EAE" w14:textId="77777777" w:rsidR="00AF5A17" w:rsidRDefault="00AF5A17" w:rsidP="00AF5A17">
      <w:pPr>
        <w:pStyle w:val="NoSpacing"/>
      </w:pPr>
    </w:p>
    <w:p w14:paraId="45EAB4F5" w14:textId="77777777" w:rsidR="00AF5A17" w:rsidRDefault="00AF5A17" w:rsidP="00AF5A17">
      <w:pPr>
        <w:pStyle w:val="NoSpacing"/>
      </w:pPr>
    </w:p>
    <w:p w14:paraId="64072419" w14:textId="77777777" w:rsidR="00B445A7" w:rsidRPr="009D2BFA" w:rsidRDefault="00B445A7" w:rsidP="00B445A7">
      <w:pPr>
        <w:pStyle w:val="NoSpacing"/>
        <w:rPr>
          <w:rFonts w:ascii="Arial" w:hAnsi="Arial" w:cs="Arial"/>
          <w:b/>
          <w:sz w:val="24"/>
          <w:szCs w:val="24"/>
        </w:rPr>
      </w:pPr>
      <w:r w:rsidRPr="009D2BFA">
        <w:rPr>
          <w:rFonts w:ascii="Arial" w:hAnsi="Arial" w:cs="Arial"/>
          <w:b/>
          <w:sz w:val="24"/>
          <w:szCs w:val="24"/>
        </w:rPr>
        <w:t>Estudiantes</w:t>
      </w:r>
    </w:p>
    <w:p w14:paraId="0100B564" w14:textId="77777777" w:rsidR="00B445A7" w:rsidRPr="000445F3" w:rsidRDefault="00B445A7" w:rsidP="00B445A7">
      <w:pPr>
        <w:pStyle w:val="NoSpacing"/>
      </w:pPr>
    </w:p>
    <w:p w14:paraId="133B7CCC" w14:textId="77777777" w:rsidR="00B445A7" w:rsidRPr="002A58BD" w:rsidRDefault="00B445A7" w:rsidP="00B445A7">
      <w:pPr>
        <w:pStyle w:val="Texto"/>
      </w:pPr>
    </w:p>
    <w:p w14:paraId="6C2F4BD0" w14:textId="77777777" w:rsidR="00B445A7" w:rsidRDefault="00B445A7" w:rsidP="00B445A7">
      <w:pPr>
        <w:pStyle w:val="Texto"/>
      </w:pPr>
      <w:r>
        <w:t>A continuación se detalla brevemente los resultados obtenidos para cada variable considerada junto con un diagrama de cajas para la representación de las observaciones.</w:t>
      </w:r>
    </w:p>
    <w:p w14:paraId="6D7C6E9F" w14:textId="77777777" w:rsidR="00B445A7" w:rsidRDefault="00B445A7" w:rsidP="00B445A7">
      <w:pPr>
        <w:pStyle w:val="Texto"/>
        <w:ind w:firstLine="591"/>
      </w:pPr>
    </w:p>
    <w:p w14:paraId="59ACBC53" w14:textId="77777777" w:rsidR="00B445A7" w:rsidRDefault="00B445A7" w:rsidP="00B445A7">
      <w:pPr>
        <w:pStyle w:val="Texto"/>
        <w:ind w:left="1416"/>
      </w:pPr>
      <w:r w:rsidRPr="0048708A">
        <w:rPr>
          <w:b/>
        </w:rPr>
        <w:t>Percepción en relación a la equidad de carga de trabajo</w:t>
      </w:r>
      <w:r w:rsidRPr="0048708A">
        <w:t xml:space="preserve"> </w:t>
      </w:r>
    </w:p>
    <w:p w14:paraId="52C1B204" w14:textId="77777777" w:rsidR="00B445A7" w:rsidRDefault="00B445A7" w:rsidP="00B445A7">
      <w:pPr>
        <w:pStyle w:val="Texto"/>
        <w:ind w:left="1416"/>
      </w:pPr>
      <w:r>
        <w:t>Las opiniones de los estudiantes muestran inicialmente que sus percepciones en cuanto a equidad de carga de trabajo son dispersas y se ubican entre un nivel intermedio a alto de equidad, como se puede observar en la Figura 5.4.</w:t>
      </w:r>
      <w:r w:rsidRPr="00A1485A">
        <w:t xml:space="preserve"> </w:t>
      </w:r>
      <w:r>
        <w:t xml:space="preserve">.  Luego de la experimentación 1 y 2, la percepción de 7 estudiantes que participaron en la utilización de la mesa en ambas experimentaciones se vuelve menos dispersa, y se desplaza al nivel de </w:t>
      </w:r>
      <w:r w:rsidRPr="00752912">
        <w:rPr>
          <w:i/>
        </w:rPr>
        <w:t>Equidad</w:t>
      </w:r>
      <w:r>
        <w:t xml:space="preserve"> o </w:t>
      </w:r>
      <w:r w:rsidRPr="000072F2">
        <w:rPr>
          <w:i/>
        </w:rPr>
        <w:t xml:space="preserve">Total </w:t>
      </w:r>
      <w:r>
        <w:rPr>
          <w:i/>
        </w:rPr>
        <w:t>E</w:t>
      </w:r>
      <w:r w:rsidRPr="000072F2">
        <w:rPr>
          <w:i/>
        </w:rPr>
        <w:t xml:space="preserve">quidad </w:t>
      </w:r>
      <w:r>
        <w:t>de carga de trabajo (ver figura 5.4). Cabe notar que existe una diferencia entre las experimentaciones 1 y 2, ya que existe un desplazamiento positivo de la percepción de equidad de la segunda experimentación respecto de la primera.</w:t>
      </w:r>
    </w:p>
    <w:p w14:paraId="6BD71293" w14:textId="77777777" w:rsidR="00B445A7" w:rsidRDefault="00B445A7" w:rsidP="00B445A7">
      <w:pPr>
        <w:pStyle w:val="Texto"/>
        <w:ind w:left="1416"/>
      </w:pPr>
    </w:p>
    <w:tbl>
      <w:tblPr>
        <w:tblStyle w:val="TableGrid"/>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0AFAC579" w14:textId="77777777" w:rsidTr="00F73EAF">
        <w:trPr>
          <w:trHeight w:val="217"/>
          <w:jc w:val="center"/>
        </w:trPr>
        <w:tc>
          <w:tcPr>
            <w:tcW w:w="7654" w:type="dxa"/>
            <w:gridSpan w:val="2"/>
          </w:tcPr>
          <w:p w14:paraId="34F08A6A" w14:textId="77777777" w:rsidR="00B445A7" w:rsidRPr="00C7447E" w:rsidRDefault="00B445A7" w:rsidP="00B445A7">
            <w:pPr>
              <w:pStyle w:val="Texto"/>
              <w:spacing w:line="240" w:lineRule="auto"/>
              <w:ind w:left="0"/>
              <w:jc w:val="center"/>
              <w:rPr>
                <w:b/>
              </w:rPr>
            </w:pPr>
            <w:r w:rsidRPr="00AA3EDB">
              <w:rPr>
                <w:b/>
              </w:rPr>
              <w:t xml:space="preserve">Percepción de </w:t>
            </w:r>
            <w:r>
              <w:rPr>
                <w:b/>
              </w:rPr>
              <w:t>equidad de carga de trabajo entre estudiantes</w:t>
            </w:r>
          </w:p>
        </w:tc>
      </w:tr>
      <w:tr w:rsidR="00B445A7" w14:paraId="17C46477" w14:textId="77777777" w:rsidTr="00F73EAF">
        <w:trPr>
          <w:trHeight w:val="1134"/>
          <w:jc w:val="center"/>
        </w:trPr>
        <w:tc>
          <w:tcPr>
            <w:tcW w:w="567" w:type="dxa"/>
            <w:textDirection w:val="btLr"/>
          </w:tcPr>
          <w:p w14:paraId="517678F0"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t>Nivel de equidad</w:t>
            </w:r>
          </w:p>
        </w:tc>
        <w:tc>
          <w:tcPr>
            <w:tcW w:w="7087" w:type="dxa"/>
          </w:tcPr>
          <w:p w14:paraId="490A820D" w14:textId="77777777" w:rsidR="00B445A7" w:rsidRDefault="00B445A7" w:rsidP="00B445A7">
            <w:pPr>
              <w:autoSpaceDE w:val="0"/>
              <w:autoSpaceDN w:val="0"/>
              <w:adjustRightInd w:val="0"/>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noProof/>
                <w:szCs w:val="24"/>
                <w:lang w:val="en-US"/>
              </w:rPr>
              <w:drawing>
                <wp:inline distT="0" distB="0" distL="0" distR="0" wp14:anchorId="658B206A" wp14:editId="256763C4">
                  <wp:extent cx="4383453" cy="3503221"/>
                  <wp:effectExtent l="0" t="0" r="0" b="254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0018" cy="3508468"/>
                          </a:xfrm>
                          <a:prstGeom prst="rect">
                            <a:avLst/>
                          </a:prstGeom>
                          <a:noFill/>
                          <a:ln>
                            <a:noFill/>
                          </a:ln>
                        </pic:spPr>
                      </pic:pic>
                    </a:graphicData>
                  </a:graphic>
                </wp:inline>
              </w:drawing>
            </w:r>
          </w:p>
          <w:p w14:paraId="332C1805" w14:textId="77777777" w:rsidR="00B445A7" w:rsidRDefault="00B445A7" w:rsidP="00B445A7">
            <w:pPr>
              <w:autoSpaceDE w:val="0"/>
              <w:autoSpaceDN w:val="0"/>
              <w:adjustRightInd w:val="0"/>
              <w:rPr>
                <w:rFonts w:ascii="Times New Roman" w:hAnsi="Times New Roman" w:cs="Times New Roman"/>
                <w:szCs w:val="24"/>
              </w:rPr>
            </w:pPr>
          </w:p>
          <w:p w14:paraId="3DA255DA" w14:textId="74A7DB30" w:rsidR="00B445A7" w:rsidRDefault="00B445A7" w:rsidP="00B445A7">
            <w:pPr>
              <w:pStyle w:val="Texto"/>
              <w:spacing w:line="240" w:lineRule="auto"/>
              <w:ind w:left="0"/>
              <w:jc w:val="left"/>
              <w:rPr>
                <w:rStyle w:val="TextoCar"/>
                <w:rFonts w:eastAsiaTheme="minorHAnsi"/>
              </w:rPr>
            </w:pPr>
          </w:p>
        </w:tc>
      </w:tr>
    </w:tbl>
    <w:p w14:paraId="644EDBA8" w14:textId="6690BEB1" w:rsidR="00B445A7" w:rsidRDefault="00F73EAF" w:rsidP="00F73EAF">
      <w:pPr>
        <w:pStyle w:val="Figuras"/>
      </w:pPr>
      <w:bookmarkStart w:id="137" w:name="_Toc414976464"/>
      <w:r w:rsidRPr="00F73EAF">
        <w:rPr>
          <w:b/>
        </w:rPr>
        <w:t>Figura 5.4:</w:t>
      </w:r>
      <w:r w:rsidRPr="00C7447E">
        <w:t xml:space="preserve"> Diagrama de cajas de las opiniones</w:t>
      </w:r>
      <w:r>
        <w:t xml:space="preserve"> de alumnos sobre</w:t>
      </w:r>
      <w:r w:rsidRPr="00C7447E">
        <w:t xml:space="preserve"> </w:t>
      </w:r>
      <w:r>
        <w:t>equidad de carga de trabajo</w:t>
      </w:r>
      <w:bookmarkEnd w:id="137"/>
    </w:p>
    <w:p w14:paraId="404D9F3D" w14:textId="77777777" w:rsidR="00B445A7" w:rsidRDefault="00B445A7" w:rsidP="00B445A7">
      <w:pPr>
        <w:pStyle w:val="Texto"/>
        <w:ind w:left="1416"/>
      </w:pPr>
    </w:p>
    <w:p w14:paraId="7CE2AD84" w14:textId="77777777" w:rsidR="00B445A7" w:rsidRDefault="00B445A7" w:rsidP="00B445A7">
      <w:pPr>
        <w:pStyle w:val="Texto"/>
        <w:ind w:left="1416"/>
      </w:pPr>
    </w:p>
    <w:p w14:paraId="1F27904D" w14:textId="77777777" w:rsidR="00B445A7" w:rsidRDefault="00B445A7" w:rsidP="00B445A7">
      <w:pPr>
        <w:pStyle w:val="Texto"/>
        <w:ind w:left="1416"/>
      </w:pPr>
      <w:r>
        <w:t xml:space="preserve">En cuanto a las pruebas de hipótesis para verificar diferencias en el pre-test de la experimentación 1, éstas demuestran que inicialmente no existe diferencia significativa entre los grupos de control y experimental por lo que los grupos son equivalentes en relación a esta variable, como se observa en la tabla 5.4.  </w:t>
      </w:r>
    </w:p>
    <w:p w14:paraId="4BD78A73" w14:textId="77777777" w:rsidR="00B445A7" w:rsidRDefault="00B445A7" w:rsidP="00B445A7">
      <w:pPr>
        <w:pStyle w:val="Texto"/>
        <w:ind w:left="1416"/>
        <w:rPr>
          <w:rStyle w:val="TextoCar"/>
          <w:rFonts w:eastAsiaTheme="minorHAnsi"/>
        </w:rPr>
      </w:pPr>
      <w:r>
        <w:rPr>
          <w:rStyle w:val="TextoCar"/>
          <w:rFonts w:eastAsiaTheme="minorHAnsi"/>
        </w:rPr>
        <w:t xml:space="preserve">La prueba Wilcoxon mostró que las percepciones de los  11 estudiantes del grupo experimental en cuanto a equidad de carga de trabajo en el post-test de la primera experimentación fueron significativamente mayores que en el pre-test, como se observa en la tabla 5.2. Como era de esperarse, estas percepciones no cambiaron y no fueron significativas en el grupo de control (ver tabla 5.4). </w:t>
      </w:r>
    </w:p>
    <w:tbl>
      <w:tblPr>
        <w:tblStyle w:val="PlainTable1"/>
        <w:tblpPr w:leftFromText="141" w:rightFromText="141" w:vertAnchor="text" w:horzAnchor="margin" w:tblpXSpec="center" w:tblpY="221"/>
        <w:tblW w:w="8085" w:type="dxa"/>
        <w:tblLayout w:type="fixed"/>
        <w:tblLook w:val="04A0" w:firstRow="1" w:lastRow="0" w:firstColumn="1" w:lastColumn="0" w:noHBand="0" w:noVBand="1"/>
      </w:tblPr>
      <w:tblGrid>
        <w:gridCol w:w="1519"/>
        <w:gridCol w:w="756"/>
        <w:gridCol w:w="848"/>
        <w:gridCol w:w="700"/>
        <w:gridCol w:w="848"/>
        <w:gridCol w:w="721"/>
        <w:gridCol w:w="709"/>
        <w:gridCol w:w="840"/>
        <w:gridCol w:w="1144"/>
      </w:tblGrid>
      <w:tr w:rsidR="00B445A7" w:rsidRPr="008932CC" w14:paraId="124CF78B" w14:textId="77777777" w:rsidTr="00164E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5" w:type="dxa"/>
            <w:gridSpan w:val="9"/>
            <w:tcBorders>
              <w:top w:val="nil"/>
              <w:left w:val="nil"/>
              <w:bottom w:val="single" w:sz="4" w:space="0" w:color="auto"/>
              <w:right w:val="nil"/>
            </w:tcBorders>
          </w:tcPr>
          <w:p w14:paraId="26E74BA0" w14:textId="77777777" w:rsidR="00B445A7" w:rsidRDefault="00B445A7" w:rsidP="00164E72">
            <w:pPr>
              <w:pStyle w:val="Tabla"/>
              <w:rPr>
                <w:b/>
              </w:rPr>
            </w:pPr>
            <w:bookmarkStart w:id="138" w:name="_Toc414973946"/>
            <w:r w:rsidRPr="00A918EE">
              <w:rPr>
                <w:b/>
              </w:rPr>
              <w:t>Tabla 5.2</w:t>
            </w:r>
            <w:r w:rsidRPr="000072F2">
              <w:rPr>
                <w:b/>
              </w:rPr>
              <w:t>:</w:t>
            </w:r>
            <w:r w:rsidRPr="00B40BC3">
              <w:t xml:space="preserve"> Resumen </w:t>
            </w:r>
            <w:r>
              <w:t xml:space="preserve">de </w:t>
            </w:r>
            <w:r w:rsidRPr="000072F2">
              <w:t>resultados intra-grupos de las variables medidas en experimentación</w:t>
            </w:r>
            <w:r>
              <w:t xml:space="preserve"> 1</w:t>
            </w:r>
            <w:r w:rsidRPr="000072F2">
              <w:t xml:space="preserve"> con e</w:t>
            </w:r>
            <w:r>
              <w:t>studiantes en el pre-test–post-test</w:t>
            </w:r>
            <w:bookmarkEnd w:id="138"/>
          </w:p>
        </w:tc>
      </w:tr>
      <w:tr w:rsidR="00B445A7" w:rsidRPr="008932CC" w14:paraId="0157FFA9" w14:textId="77777777" w:rsidTr="00164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vMerge w:val="restart"/>
            <w:tcBorders>
              <w:top w:val="single" w:sz="4" w:space="0" w:color="auto"/>
              <w:left w:val="single" w:sz="4" w:space="0" w:color="auto"/>
              <w:bottom w:val="single" w:sz="4" w:space="0" w:color="auto"/>
              <w:right w:val="single" w:sz="4" w:space="0" w:color="auto"/>
            </w:tcBorders>
          </w:tcPr>
          <w:p w14:paraId="2DC14EBD" w14:textId="77777777" w:rsidR="00B445A7" w:rsidRPr="00164E72" w:rsidRDefault="00B445A7" w:rsidP="00B445A7">
            <w:pPr>
              <w:rPr>
                <w:rFonts w:cs="Arial"/>
                <w:sz w:val="22"/>
              </w:rPr>
            </w:pPr>
            <w:r w:rsidRPr="00164E72">
              <w:rPr>
                <w:rFonts w:cs="Arial"/>
                <w:sz w:val="22"/>
              </w:rPr>
              <w:t>Variables</w:t>
            </w:r>
          </w:p>
        </w:tc>
        <w:tc>
          <w:tcPr>
            <w:tcW w:w="756" w:type="dxa"/>
            <w:vMerge w:val="restart"/>
            <w:tcBorders>
              <w:top w:val="single" w:sz="4" w:space="0" w:color="auto"/>
              <w:left w:val="single" w:sz="4" w:space="0" w:color="auto"/>
              <w:bottom w:val="single" w:sz="4" w:space="0" w:color="auto"/>
              <w:right w:val="single" w:sz="4" w:space="0" w:color="auto"/>
            </w:tcBorders>
            <w:vAlign w:val="center"/>
          </w:tcPr>
          <w:p w14:paraId="6BF667D3" w14:textId="77777777" w:rsidR="00B445A7" w:rsidRPr="00164E72"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b/>
                <w:sz w:val="20"/>
                <w:szCs w:val="20"/>
              </w:rPr>
            </w:pPr>
            <w:r w:rsidRPr="00164E72">
              <w:rPr>
                <w:rFonts w:cs="Arial"/>
                <w:b/>
                <w:sz w:val="18"/>
                <w:szCs w:val="20"/>
              </w:rPr>
              <w:t>Grupo</w:t>
            </w:r>
          </w:p>
        </w:tc>
        <w:tc>
          <w:tcPr>
            <w:tcW w:w="3117" w:type="dxa"/>
            <w:gridSpan w:val="4"/>
            <w:tcBorders>
              <w:top w:val="single" w:sz="4" w:space="0" w:color="auto"/>
              <w:left w:val="single" w:sz="4" w:space="0" w:color="auto"/>
              <w:bottom w:val="single" w:sz="4" w:space="0" w:color="auto"/>
              <w:right w:val="single" w:sz="4" w:space="0" w:color="auto"/>
            </w:tcBorders>
          </w:tcPr>
          <w:p w14:paraId="66F9E836" w14:textId="77777777" w:rsidR="00B445A7" w:rsidRPr="00164E7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164E72">
              <w:rPr>
                <w:rFonts w:cs="Arial"/>
                <w:b/>
                <w:sz w:val="22"/>
              </w:rPr>
              <w:t>Descriptivas</w:t>
            </w:r>
          </w:p>
        </w:tc>
        <w:tc>
          <w:tcPr>
            <w:tcW w:w="2693" w:type="dxa"/>
            <w:gridSpan w:val="3"/>
            <w:tcBorders>
              <w:top w:val="single" w:sz="4" w:space="0" w:color="auto"/>
              <w:left w:val="single" w:sz="4" w:space="0" w:color="auto"/>
              <w:bottom w:val="single" w:sz="4" w:space="0" w:color="auto"/>
              <w:right w:val="single" w:sz="4" w:space="0" w:color="auto"/>
            </w:tcBorders>
          </w:tcPr>
          <w:p w14:paraId="1C4E4273" w14:textId="77777777" w:rsidR="00B445A7" w:rsidRPr="00164E7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164E72">
              <w:rPr>
                <w:rFonts w:cs="Arial"/>
                <w:b/>
                <w:sz w:val="22"/>
              </w:rPr>
              <w:t>Prueba de Hipótesis</w:t>
            </w:r>
          </w:p>
        </w:tc>
      </w:tr>
      <w:tr w:rsidR="00B445A7" w:rsidRPr="008932CC" w14:paraId="4ADE3DAD" w14:textId="77777777" w:rsidTr="00164E72">
        <w:tc>
          <w:tcPr>
            <w:cnfStyle w:val="001000000000" w:firstRow="0" w:lastRow="0" w:firstColumn="1" w:lastColumn="0" w:oddVBand="0" w:evenVBand="0" w:oddHBand="0" w:evenHBand="0" w:firstRowFirstColumn="0" w:firstRowLastColumn="0" w:lastRowFirstColumn="0" w:lastRowLastColumn="0"/>
            <w:tcW w:w="1519" w:type="dxa"/>
            <w:vMerge/>
            <w:tcBorders>
              <w:top w:val="single" w:sz="4" w:space="0" w:color="auto"/>
              <w:left w:val="single" w:sz="4" w:space="0" w:color="auto"/>
              <w:bottom w:val="single" w:sz="4" w:space="0" w:color="auto"/>
              <w:right w:val="single" w:sz="4" w:space="0" w:color="auto"/>
            </w:tcBorders>
          </w:tcPr>
          <w:p w14:paraId="27F7AD9E" w14:textId="77777777" w:rsidR="00B445A7" w:rsidRPr="00164E72" w:rsidRDefault="00B445A7" w:rsidP="00B445A7">
            <w:pPr>
              <w:rPr>
                <w:sz w:val="22"/>
              </w:rPr>
            </w:pPr>
          </w:p>
        </w:tc>
        <w:tc>
          <w:tcPr>
            <w:tcW w:w="756" w:type="dxa"/>
            <w:vMerge/>
            <w:tcBorders>
              <w:top w:val="single" w:sz="4" w:space="0" w:color="auto"/>
              <w:left w:val="single" w:sz="4" w:space="0" w:color="auto"/>
              <w:bottom w:val="single" w:sz="4" w:space="0" w:color="auto"/>
              <w:right w:val="single" w:sz="4" w:space="0" w:color="auto"/>
            </w:tcBorders>
          </w:tcPr>
          <w:p w14:paraId="63CC5B37"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b/>
                <w:sz w:val="22"/>
              </w:rPr>
            </w:pPr>
          </w:p>
        </w:tc>
        <w:tc>
          <w:tcPr>
            <w:tcW w:w="1548" w:type="dxa"/>
            <w:gridSpan w:val="2"/>
            <w:tcBorders>
              <w:top w:val="single" w:sz="4" w:space="0" w:color="auto"/>
              <w:left w:val="single" w:sz="4" w:space="0" w:color="auto"/>
              <w:bottom w:val="single" w:sz="4" w:space="0" w:color="auto"/>
              <w:right w:val="single" w:sz="4" w:space="0" w:color="auto"/>
            </w:tcBorders>
          </w:tcPr>
          <w:p w14:paraId="31D44A00"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b/>
                <w:sz w:val="22"/>
              </w:rPr>
            </w:pPr>
            <w:r w:rsidRPr="00164E72">
              <w:rPr>
                <w:rFonts w:cs="Arial"/>
                <w:b/>
                <w:sz w:val="22"/>
              </w:rPr>
              <w:t>Pre-Test</w:t>
            </w:r>
          </w:p>
        </w:tc>
        <w:tc>
          <w:tcPr>
            <w:tcW w:w="1569" w:type="dxa"/>
            <w:gridSpan w:val="2"/>
            <w:tcBorders>
              <w:top w:val="single" w:sz="4" w:space="0" w:color="auto"/>
              <w:left w:val="single" w:sz="4" w:space="0" w:color="auto"/>
              <w:bottom w:val="single" w:sz="4" w:space="0" w:color="auto"/>
              <w:right w:val="single" w:sz="4" w:space="0" w:color="auto"/>
            </w:tcBorders>
          </w:tcPr>
          <w:p w14:paraId="3827AB48"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b/>
                <w:sz w:val="22"/>
              </w:rPr>
            </w:pPr>
            <w:r w:rsidRPr="00164E72">
              <w:rPr>
                <w:rFonts w:cs="Arial"/>
                <w:b/>
                <w:sz w:val="22"/>
              </w:rPr>
              <w:t>Post-Test</w:t>
            </w:r>
          </w:p>
        </w:tc>
        <w:tc>
          <w:tcPr>
            <w:tcW w:w="709" w:type="dxa"/>
            <w:vMerge w:val="restart"/>
            <w:tcBorders>
              <w:top w:val="single" w:sz="4" w:space="0" w:color="auto"/>
              <w:left w:val="single" w:sz="4" w:space="0" w:color="auto"/>
              <w:bottom w:val="single" w:sz="4" w:space="0" w:color="auto"/>
              <w:right w:val="single" w:sz="4" w:space="0" w:color="auto"/>
            </w:tcBorders>
          </w:tcPr>
          <w:p w14:paraId="64E2B55B"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b/>
                <w:sz w:val="22"/>
              </w:rPr>
            </w:pPr>
            <w:r w:rsidRPr="00164E72">
              <w:rPr>
                <w:rFonts w:cs="Arial"/>
                <w:b/>
                <w:sz w:val="22"/>
              </w:rPr>
              <w:t>Z</w:t>
            </w:r>
          </w:p>
        </w:tc>
        <w:tc>
          <w:tcPr>
            <w:tcW w:w="840" w:type="dxa"/>
            <w:vMerge w:val="restart"/>
            <w:tcBorders>
              <w:top w:val="single" w:sz="4" w:space="0" w:color="auto"/>
              <w:left w:val="single" w:sz="4" w:space="0" w:color="auto"/>
              <w:bottom w:val="single" w:sz="4" w:space="0" w:color="auto"/>
              <w:right w:val="single" w:sz="4" w:space="0" w:color="auto"/>
            </w:tcBorders>
          </w:tcPr>
          <w:p w14:paraId="685459D8"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164E72">
              <w:rPr>
                <w:rFonts w:cs="Arial"/>
                <w:b/>
                <w:sz w:val="22"/>
              </w:rPr>
              <w:t>p</w:t>
            </w:r>
          </w:p>
        </w:tc>
        <w:tc>
          <w:tcPr>
            <w:tcW w:w="1144" w:type="dxa"/>
            <w:vMerge w:val="restart"/>
            <w:tcBorders>
              <w:top w:val="single" w:sz="4" w:space="0" w:color="auto"/>
              <w:left w:val="single" w:sz="4" w:space="0" w:color="auto"/>
              <w:bottom w:val="single" w:sz="4" w:space="0" w:color="auto"/>
              <w:right w:val="single" w:sz="4" w:space="0" w:color="auto"/>
            </w:tcBorders>
          </w:tcPr>
          <w:p w14:paraId="0707A1FE" w14:textId="77777777" w:rsidR="00B445A7" w:rsidRPr="00164E72" w:rsidRDefault="00B445A7" w:rsidP="00B445A7">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164E72">
              <w:rPr>
                <w:rFonts w:cs="Arial"/>
                <w:b/>
                <w:sz w:val="20"/>
                <w:szCs w:val="20"/>
              </w:rPr>
              <w:t>Hipótesis Nula</w:t>
            </w:r>
          </w:p>
        </w:tc>
      </w:tr>
      <w:tr w:rsidR="00B445A7" w:rsidRPr="00294819" w14:paraId="624F4239" w14:textId="77777777" w:rsidTr="00164E7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19" w:type="dxa"/>
            <w:vMerge/>
            <w:tcBorders>
              <w:top w:val="single" w:sz="4" w:space="0" w:color="auto"/>
              <w:left w:val="single" w:sz="4" w:space="0" w:color="auto"/>
              <w:bottom w:val="single" w:sz="4" w:space="0" w:color="auto"/>
              <w:right w:val="single" w:sz="4" w:space="0" w:color="auto"/>
            </w:tcBorders>
          </w:tcPr>
          <w:p w14:paraId="4AF0FCB9" w14:textId="77777777" w:rsidR="00B445A7" w:rsidRPr="000072F2" w:rsidRDefault="00B445A7" w:rsidP="00B445A7">
            <w:pPr>
              <w:rPr>
                <w:sz w:val="20"/>
                <w:szCs w:val="20"/>
              </w:rPr>
            </w:pPr>
          </w:p>
        </w:tc>
        <w:tc>
          <w:tcPr>
            <w:tcW w:w="756" w:type="dxa"/>
            <w:vMerge/>
            <w:tcBorders>
              <w:top w:val="single" w:sz="4" w:space="0" w:color="auto"/>
              <w:left w:val="single" w:sz="4" w:space="0" w:color="auto"/>
              <w:bottom w:val="single" w:sz="4" w:space="0" w:color="auto"/>
              <w:right w:val="single" w:sz="4" w:space="0" w:color="auto"/>
            </w:tcBorders>
          </w:tcPr>
          <w:p w14:paraId="1A1C2E1C"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48" w:type="dxa"/>
            <w:tcBorders>
              <w:top w:val="single" w:sz="4" w:space="0" w:color="auto"/>
              <w:left w:val="single" w:sz="4" w:space="0" w:color="auto"/>
              <w:bottom w:val="single" w:sz="4" w:space="0" w:color="auto"/>
              <w:right w:val="single" w:sz="4" w:space="0" w:color="auto"/>
            </w:tcBorders>
            <w:vAlign w:val="center"/>
          </w:tcPr>
          <w:p w14:paraId="4621A709" w14:textId="77777777" w:rsidR="00B445A7" w:rsidRPr="000072F2" w:rsidRDefault="00B445A7" w:rsidP="00164E72">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72F2">
              <w:rPr>
                <w:rFonts w:cs="Arial"/>
                <w:sz w:val="16"/>
                <w:szCs w:val="16"/>
              </w:rPr>
              <w:t>Mediana</w:t>
            </w:r>
          </w:p>
        </w:tc>
        <w:tc>
          <w:tcPr>
            <w:tcW w:w="700" w:type="dxa"/>
            <w:tcBorders>
              <w:top w:val="single" w:sz="4" w:space="0" w:color="auto"/>
              <w:left w:val="single" w:sz="4" w:space="0" w:color="auto"/>
              <w:bottom w:val="single" w:sz="4" w:space="0" w:color="auto"/>
              <w:right w:val="single" w:sz="4" w:space="0" w:color="auto"/>
            </w:tcBorders>
            <w:vAlign w:val="center"/>
          </w:tcPr>
          <w:p w14:paraId="1411ED52" w14:textId="77777777" w:rsidR="00B445A7" w:rsidRPr="00FC3ECA"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FC3ECA">
              <w:rPr>
                <w:rFonts w:cs="Arial"/>
                <w:sz w:val="16"/>
                <w:szCs w:val="16"/>
              </w:rPr>
              <w:t>Media</w:t>
            </w:r>
          </w:p>
        </w:tc>
        <w:tc>
          <w:tcPr>
            <w:tcW w:w="848" w:type="dxa"/>
            <w:tcBorders>
              <w:top w:val="single" w:sz="4" w:space="0" w:color="auto"/>
              <w:left w:val="single" w:sz="4" w:space="0" w:color="auto"/>
              <w:bottom w:val="single" w:sz="4" w:space="0" w:color="auto"/>
              <w:right w:val="single" w:sz="4" w:space="0" w:color="auto"/>
            </w:tcBorders>
            <w:vAlign w:val="center"/>
          </w:tcPr>
          <w:p w14:paraId="0ECA2F98" w14:textId="77777777" w:rsidR="00B445A7" w:rsidRPr="00FC3ECA" w:rsidRDefault="00B445A7" w:rsidP="00164E72">
            <w:pPr>
              <w:jc w:val="center"/>
              <w:cnfStyle w:val="000000100000" w:firstRow="0" w:lastRow="0" w:firstColumn="0" w:lastColumn="0" w:oddVBand="0" w:evenVBand="0" w:oddHBand="1" w:evenHBand="0" w:firstRowFirstColumn="0" w:firstRowLastColumn="0" w:lastRowFirstColumn="0" w:lastRowLastColumn="0"/>
              <w:rPr>
                <w:sz w:val="16"/>
                <w:szCs w:val="16"/>
              </w:rPr>
            </w:pPr>
            <w:r w:rsidRPr="00FC3ECA">
              <w:rPr>
                <w:rFonts w:cs="Arial"/>
                <w:sz w:val="16"/>
                <w:szCs w:val="16"/>
              </w:rPr>
              <w:t>Mediana</w:t>
            </w:r>
          </w:p>
        </w:tc>
        <w:tc>
          <w:tcPr>
            <w:tcW w:w="721" w:type="dxa"/>
            <w:tcBorders>
              <w:top w:val="single" w:sz="4" w:space="0" w:color="auto"/>
              <w:left w:val="single" w:sz="4" w:space="0" w:color="auto"/>
              <w:bottom w:val="single" w:sz="4" w:space="0" w:color="auto"/>
              <w:right w:val="single" w:sz="4" w:space="0" w:color="auto"/>
            </w:tcBorders>
            <w:vAlign w:val="center"/>
          </w:tcPr>
          <w:p w14:paraId="7D9094A9" w14:textId="77777777" w:rsidR="00B445A7" w:rsidRPr="00FC3ECA"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FC3ECA">
              <w:rPr>
                <w:rFonts w:cs="Arial"/>
                <w:sz w:val="16"/>
                <w:szCs w:val="16"/>
              </w:rPr>
              <w:t>Media</w:t>
            </w:r>
          </w:p>
        </w:tc>
        <w:tc>
          <w:tcPr>
            <w:tcW w:w="709" w:type="dxa"/>
            <w:vMerge/>
            <w:tcBorders>
              <w:top w:val="single" w:sz="4" w:space="0" w:color="auto"/>
              <w:left w:val="single" w:sz="4" w:space="0" w:color="auto"/>
              <w:bottom w:val="single" w:sz="4" w:space="0" w:color="auto"/>
              <w:right w:val="single" w:sz="4" w:space="0" w:color="auto"/>
            </w:tcBorders>
          </w:tcPr>
          <w:p w14:paraId="2EA40B4F"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40" w:type="dxa"/>
            <w:vMerge/>
            <w:tcBorders>
              <w:top w:val="single" w:sz="4" w:space="0" w:color="auto"/>
              <w:left w:val="single" w:sz="4" w:space="0" w:color="auto"/>
              <w:bottom w:val="single" w:sz="4" w:space="0" w:color="auto"/>
              <w:right w:val="single" w:sz="4" w:space="0" w:color="auto"/>
            </w:tcBorders>
          </w:tcPr>
          <w:p w14:paraId="6652AF89"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44" w:type="dxa"/>
            <w:vMerge/>
            <w:tcBorders>
              <w:top w:val="single" w:sz="4" w:space="0" w:color="auto"/>
              <w:left w:val="single" w:sz="4" w:space="0" w:color="auto"/>
              <w:bottom w:val="single" w:sz="4" w:space="0" w:color="auto"/>
              <w:right w:val="single" w:sz="4" w:space="0" w:color="auto"/>
            </w:tcBorders>
          </w:tcPr>
          <w:p w14:paraId="0D2512CF"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445A7" w:rsidRPr="008932CC" w14:paraId="3677F302" w14:textId="77777777" w:rsidTr="00164E72">
        <w:trPr>
          <w:trHeight w:val="517"/>
        </w:trPr>
        <w:tc>
          <w:tcPr>
            <w:cnfStyle w:val="001000000000" w:firstRow="0" w:lastRow="0" w:firstColumn="1" w:lastColumn="0" w:oddVBand="0" w:evenVBand="0" w:oddHBand="0" w:evenHBand="0" w:firstRowFirstColumn="0" w:firstRowLastColumn="0" w:lastRowFirstColumn="0" w:lastRowLastColumn="0"/>
            <w:tcW w:w="1519" w:type="dxa"/>
            <w:vMerge w:val="restart"/>
            <w:tcBorders>
              <w:top w:val="single" w:sz="4" w:space="0" w:color="auto"/>
            </w:tcBorders>
          </w:tcPr>
          <w:p w14:paraId="15AC794C" w14:textId="77777777" w:rsidR="00B445A7" w:rsidRPr="000072F2" w:rsidRDefault="00B445A7" w:rsidP="00164E72">
            <w:pPr>
              <w:spacing w:line="360" w:lineRule="auto"/>
              <w:rPr>
                <w:b w:val="0"/>
                <w:sz w:val="18"/>
              </w:rPr>
            </w:pPr>
            <w:r w:rsidRPr="000072F2">
              <w:rPr>
                <w:rFonts w:cs="Arial"/>
                <w:b w:val="0"/>
                <w:sz w:val="18"/>
              </w:rPr>
              <w:t>Percepción en relación a la equidad de carga de trabajo</w:t>
            </w:r>
          </w:p>
        </w:tc>
        <w:tc>
          <w:tcPr>
            <w:tcW w:w="756" w:type="dxa"/>
            <w:tcBorders>
              <w:top w:val="single" w:sz="4" w:space="0" w:color="auto"/>
            </w:tcBorders>
            <w:vAlign w:val="center"/>
          </w:tcPr>
          <w:p w14:paraId="14B6245D"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8932CC">
              <w:rPr>
                <w:rFonts w:cs="Arial"/>
                <w:b/>
                <w:sz w:val="20"/>
                <w:szCs w:val="20"/>
              </w:rPr>
              <w:t>Exp.</w:t>
            </w:r>
          </w:p>
        </w:tc>
        <w:tc>
          <w:tcPr>
            <w:tcW w:w="848" w:type="dxa"/>
            <w:tcBorders>
              <w:top w:val="single" w:sz="4" w:space="0" w:color="auto"/>
            </w:tcBorders>
            <w:vAlign w:val="center"/>
          </w:tcPr>
          <w:p w14:paraId="2A9DCFC4"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3</w:t>
            </w:r>
          </w:p>
        </w:tc>
        <w:tc>
          <w:tcPr>
            <w:tcW w:w="700" w:type="dxa"/>
            <w:tcBorders>
              <w:top w:val="single" w:sz="4" w:space="0" w:color="auto"/>
            </w:tcBorders>
            <w:vAlign w:val="center"/>
          </w:tcPr>
          <w:p w14:paraId="03384CBA"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3.0</w:t>
            </w:r>
          </w:p>
        </w:tc>
        <w:tc>
          <w:tcPr>
            <w:tcW w:w="848" w:type="dxa"/>
            <w:tcBorders>
              <w:top w:val="single" w:sz="4" w:space="0" w:color="auto"/>
            </w:tcBorders>
            <w:vAlign w:val="center"/>
          </w:tcPr>
          <w:p w14:paraId="21E429BA"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5</w:t>
            </w:r>
          </w:p>
        </w:tc>
        <w:tc>
          <w:tcPr>
            <w:tcW w:w="721" w:type="dxa"/>
            <w:tcBorders>
              <w:top w:val="single" w:sz="4" w:space="0" w:color="auto"/>
            </w:tcBorders>
            <w:vAlign w:val="center"/>
          </w:tcPr>
          <w:p w14:paraId="49219A37"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4.55</w:t>
            </w:r>
          </w:p>
        </w:tc>
        <w:tc>
          <w:tcPr>
            <w:tcW w:w="709" w:type="dxa"/>
            <w:tcBorders>
              <w:top w:val="single" w:sz="4" w:space="0" w:color="auto"/>
            </w:tcBorders>
            <w:vAlign w:val="center"/>
          </w:tcPr>
          <w:p w14:paraId="29261210" w14:textId="77777777" w:rsidR="00B445A7" w:rsidRPr="00FC3ECA" w:rsidRDefault="00B445A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sz w:val="20"/>
                <w:szCs w:val="20"/>
              </w:rPr>
              <w:t>-2.54</w:t>
            </w:r>
          </w:p>
        </w:tc>
        <w:tc>
          <w:tcPr>
            <w:tcW w:w="840" w:type="dxa"/>
            <w:tcBorders>
              <w:top w:val="single" w:sz="4" w:space="0" w:color="auto"/>
            </w:tcBorders>
            <w:vAlign w:val="center"/>
          </w:tcPr>
          <w:p w14:paraId="348FC0BC"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0.011</w:t>
            </w:r>
          </w:p>
        </w:tc>
        <w:tc>
          <w:tcPr>
            <w:tcW w:w="1144" w:type="dxa"/>
            <w:tcBorders>
              <w:top w:val="single" w:sz="4" w:space="0" w:color="auto"/>
            </w:tcBorders>
            <w:vAlign w:val="center"/>
          </w:tcPr>
          <w:p w14:paraId="09E1CCBC" w14:textId="77777777" w:rsidR="00B445A7" w:rsidRPr="00FC3ECA" w:rsidRDefault="00B445A7" w:rsidP="00164E7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3</w:t>
            </w:r>
            <w:r w:rsidRPr="00FC3ECA">
              <w:rPr>
                <w:szCs w:val="24"/>
              </w:rPr>
              <w:t xml:space="preserve">= </w:t>
            </w:r>
            <w:r w:rsidRPr="00FC3ECA">
              <w:rPr>
                <w:rFonts w:ascii="MS Reference Sans Serif" w:hAnsi="MS Reference Sans Serif"/>
                <w:sz w:val="32"/>
                <w:szCs w:val="32"/>
              </w:rPr>
              <w:t></w:t>
            </w:r>
            <w:r w:rsidRPr="00FC3ECA">
              <w:rPr>
                <w:bCs/>
                <w:szCs w:val="24"/>
                <w:vertAlign w:val="subscript"/>
              </w:rPr>
              <w:t>1</w:t>
            </w:r>
          </w:p>
        </w:tc>
      </w:tr>
      <w:tr w:rsidR="00B445A7" w:rsidRPr="008932CC" w14:paraId="7869D663" w14:textId="77777777" w:rsidTr="00164E72">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519" w:type="dxa"/>
            <w:vMerge/>
          </w:tcPr>
          <w:p w14:paraId="32B25BBC" w14:textId="77777777" w:rsidR="00B445A7" w:rsidRPr="000072F2" w:rsidRDefault="00B445A7" w:rsidP="00164E72">
            <w:pPr>
              <w:spacing w:line="360" w:lineRule="auto"/>
              <w:rPr>
                <w:b w:val="0"/>
                <w:sz w:val="18"/>
              </w:rPr>
            </w:pPr>
          </w:p>
        </w:tc>
        <w:tc>
          <w:tcPr>
            <w:tcW w:w="756" w:type="dxa"/>
            <w:vAlign w:val="center"/>
          </w:tcPr>
          <w:p w14:paraId="7F760420"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b/>
                <w:sz w:val="20"/>
                <w:szCs w:val="20"/>
              </w:rPr>
              <w:t>Ctrl.</w:t>
            </w:r>
          </w:p>
        </w:tc>
        <w:tc>
          <w:tcPr>
            <w:tcW w:w="848" w:type="dxa"/>
            <w:vAlign w:val="center"/>
          </w:tcPr>
          <w:p w14:paraId="6D892EBE"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4</w:t>
            </w:r>
          </w:p>
        </w:tc>
        <w:tc>
          <w:tcPr>
            <w:tcW w:w="700" w:type="dxa"/>
            <w:vAlign w:val="center"/>
          </w:tcPr>
          <w:p w14:paraId="42D31740"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3.82</w:t>
            </w:r>
          </w:p>
        </w:tc>
        <w:tc>
          <w:tcPr>
            <w:tcW w:w="848" w:type="dxa"/>
            <w:vAlign w:val="center"/>
          </w:tcPr>
          <w:p w14:paraId="372FBF34"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4</w:t>
            </w:r>
          </w:p>
        </w:tc>
        <w:tc>
          <w:tcPr>
            <w:tcW w:w="721" w:type="dxa"/>
            <w:vAlign w:val="center"/>
          </w:tcPr>
          <w:p w14:paraId="3DC6F646"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4.33</w:t>
            </w:r>
          </w:p>
        </w:tc>
        <w:tc>
          <w:tcPr>
            <w:tcW w:w="709" w:type="dxa"/>
            <w:vAlign w:val="center"/>
          </w:tcPr>
          <w:p w14:paraId="14E2A0BE"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-0.63</w:t>
            </w:r>
          </w:p>
        </w:tc>
        <w:tc>
          <w:tcPr>
            <w:tcW w:w="840" w:type="dxa"/>
            <w:vAlign w:val="center"/>
          </w:tcPr>
          <w:p w14:paraId="553D4D2C" w14:textId="77777777" w:rsidR="00B445A7" w:rsidRPr="000072F2"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0.527</w:t>
            </w:r>
          </w:p>
        </w:tc>
        <w:tc>
          <w:tcPr>
            <w:tcW w:w="1144" w:type="dxa"/>
            <w:vAlign w:val="center"/>
          </w:tcPr>
          <w:p w14:paraId="2BC67B02" w14:textId="77777777" w:rsidR="00B445A7" w:rsidRPr="000072F2"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4</w:t>
            </w:r>
            <w:r w:rsidRPr="00FC3ECA">
              <w:rPr>
                <w:szCs w:val="24"/>
              </w:rPr>
              <w:t xml:space="preserve">= </w:t>
            </w:r>
            <w:r w:rsidRPr="00FC3ECA">
              <w:rPr>
                <w:rFonts w:ascii="MS Reference Sans Serif" w:hAnsi="MS Reference Sans Serif"/>
                <w:sz w:val="32"/>
                <w:szCs w:val="32"/>
              </w:rPr>
              <w:t></w:t>
            </w:r>
            <w:r>
              <w:rPr>
                <w:bCs/>
                <w:szCs w:val="24"/>
                <w:vertAlign w:val="subscript"/>
              </w:rPr>
              <w:t>2</w:t>
            </w:r>
          </w:p>
        </w:tc>
      </w:tr>
      <w:tr w:rsidR="00B445A7" w:rsidRPr="00676FAD" w14:paraId="726E3F2C" w14:textId="77777777" w:rsidTr="00164E72">
        <w:trPr>
          <w:trHeight w:val="553"/>
        </w:trPr>
        <w:tc>
          <w:tcPr>
            <w:cnfStyle w:val="001000000000" w:firstRow="0" w:lastRow="0" w:firstColumn="1" w:lastColumn="0" w:oddVBand="0" w:evenVBand="0" w:oddHBand="0" w:evenHBand="0" w:firstRowFirstColumn="0" w:firstRowLastColumn="0" w:lastRowFirstColumn="0" w:lastRowLastColumn="0"/>
            <w:tcW w:w="1519" w:type="dxa"/>
            <w:vMerge w:val="restart"/>
          </w:tcPr>
          <w:p w14:paraId="0F528BEE" w14:textId="77777777" w:rsidR="00B445A7" w:rsidRPr="00364671" w:rsidRDefault="00B445A7" w:rsidP="00164E72">
            <w:pPr>
              <w:spacing w:line="360" w:lineRule="auto"/>
              <w:rPr>
                <w:sz w:val="18"/>
              </w:rPr>
            </w:pPr>
            <w:r w:rsidRPr="000072F2">
              <w:rPr>
                <w:rFonts w:cs="Arial"/>
                <w:b w:val="0"/>
                <w:sz w:val="18"/>
              </w:rPr>
              <w:t>Capacidad  de herramientas  para reflejar el aporte real.</w:t>
            </w:r>
          </w:p>
        </w:tc>
        <w:tc>
          <w:tcPr>
            <w:tcW w:w="756" w:type="dxa"/>
            <w:vAlign w:val="center"/>
          </w:tcPr>
          <w:p w14:paraId="6CCED597"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8932CC">
              <w:rPr>
                <w:rFonts w:cs="Arial"/>
                <w:b/>
                <w:sz w:val="20"/>
                <w:szCs w:val="20"/>
              </w:rPr>
              <w:t>Exp.</w:t>
            </w:r>
          </w:p>
        </w:tc>
        <w:tc>
          <w:tcPr>
            <w:tcW w:w="848" w:type="dxa"/>
            <w:vAlign w:val="center"/>
          </w:tcPr>
          <w:p w14:paraId="55E50188"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4</w:t>
            </w:r>
          </w:p>
        </w:tc>
        <w:tc>
          <w:tcPr>
            <w:tcW w:w="700" w:type="dxa"/>
            <w:vAlign w:val="center"/>
          </w:tcPr>
          <w:p w14:paraId="4D78AC07"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3.82</w:t>
            </w:r>
          </w:p>
        </w:tc>
        <w:tc>
          <w:tcPr>
            <w:tcW w:w="848" w:type="dxa"/>
            <w:vAlign w:val="center"/>
          </w:tcPr>
          <w:p w14:paraId="296C586B"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5</w:t>
            </w:r>
          </w:p>
        </w:tc>
        <w:tc>
          <w:tcPr>
            <w:tcW w:w="721" w:type="dxa"/>
            <w:vAlign w:val="center"/>
          </w:tcPr>
          <w:p w14:paraId="3C88CC79"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072F2">
              <w:rPr>
                <w:rFonts w:cs="Arial"/>
                <w:sz w:val="20"/>
                <w:szCs w:val="20"/>
              </w:rPr>
              <w:t>4.91</w:t>
            </w:r>
          </w:p>
        </w:tc>
        <w:tc>
          <w:tcPr>
            <w:tcW w:w="709" w:type="dxa"/>
            <w:vAlign w:val="center"/>
          </w:tcPr>
          <w:p w14:paraId="6719225C" w14:textId="77777777" w:rsidR="00B445A7" w:rsidRPr="00FC3ECA" w:rsidRDefault="00B445A7" w:rsidP="00164E72">
            <w:pPr>
              <w:jc w:val="center"/>
              <w:cnfStyle w:val="000000000000" w:firstRow="0" w:lastRow="0" w:firstColumn="0" w:lastColumn="0" w:oddVBand="0" w:evenVBand="0" w:oddHBand="0" w:evenHBand="0" w:firstRowFirstColumn="0" w:firstRowLastColumn="0" w:lastRowFirstColumn="0" w:lastRowLastColumn="0"/>
              <w:rPr>
                <w:sz w:val="20"/>
                <w:szCs w:val="20"/>
              </w:rPr>
            </w:pPr>
            <w:r w:rsidRPr="000072F2">
              <w:rPr>
                <w:rFonts w:cs="Arial"/>
                <w:sz w:val="20"/>
                <w:szCs w:val="20"/>
              </w:rPr>
              <w:t>-2.97</w:t>
            </w:r>
          </w:p>
        </w:tc>
        <w:tc>
          <w:tcPr>
            <w:tcW w:w="840" w:type="dxa"/>
            <w:vAlign w:val="center"/>
          </w:tcPr>
          <w:p w14:paraId="4A480C8C"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0.003</w:t>
            </w:r>
          </w:p>
        </w:tc>
        <w:tc>
          <w:tcPr>
            <w:tcW w:w="1144" w:type="dxa"/>
            <w:vAlign w:val="center"/>
          </w:tcPr>
          <w:p w14:paraId="49162AA1" w14:textId="77777777" w:rsidR="00B445A7" w:rsidRPr="000072F2" w:rsidRDefault="00B445A7" w:rsidP="00164E72">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3</w:t>
            </w:r>
            <w:r w:rsidRPr="00FC3ECA">
              <w:rPr>
                <w:szCs w:val="24"/>
              </w:rPr>
              <w:t xml:space="preserve">= </w:t>
            </w:r>
            <w:r w:rsidRPr="00FC3ECA">
              <w:rPr>
                <w:rFonts w:ascii="MS Reference Sans Serif" w:hAnsi="MS Reference Sans Serif"/>
                <w:sz w:val="32"/>
                <w:szCs w:val="32"/>
              </w:rPr>
              <w:t></w:t>
            </w:r>
            <w:r w:rsidRPr="00FC3ECA">
              <w:rPr>
                <w:bCs/>
                <w:szCs w:val="24"/>
                <w:vertAlign w:val="subscript"/>
              </w:rPr>
              <w:t>1</w:t>
            </w:r>
          </w:p>
        </w:tc>
      </w:tr>
      <w:tr w:rsidR="00B445A7" w:rsidRPr="00676FAD" w14:paraId="7B29CF4D" w14:textId="77777777" w:rsidTr="00164E72">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519" w:type="dxa"/>
            <w:vMerge/>
          </w:tcPr>
          <w:p w14:paraId="0A7A6F47" w14:textId="77777777" w:rsidR="00B445A7" w:rsidRPr="000072F2" w:rsidRDefault="00B445A7" w:rsidP="00B445A7">
            <w:pPr>
              <w:rPr>
                <w:b w:val="0"/>
                <w:sz w:val="18"/>
              </w:rPr>
            </w:pPr>
          </w:p>
        </w:tc>
        <w:tc>
          <w:tcPr>
            <w:tcW w:w="756" w:type="dxa"/>
            <w:vAlign w:val="center"/>
          </w:tcPr>
          <w:p w14:paraId="160BA6AD"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b/>
                <w:sz w:val="20"/>
                <w:szCs w:val="20"/>
              </w:rPr>
              <w:t>Ctrl.</w:t>
            </w:r>
          </w:p>
        </w:tc>
        <w:tc>
          <w:tcPr>
            <w:tcW w:w="848" w:type="dxa"/>
            <w:vAlign w:val="center"/>
          </w:tcPr>
          <w:p w14:paraId="5805F0F2"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4</w:t>
            </w:r>
          </w:p>
        </w:tc>
        <w:tc>
          <w:tcPr>
            <w:tcW w:w="700" w:type="dxa"/>
            <w:vAlign w:val="center"/>
          </w:tcPr>
          <w:p w14:paraId="76F9534B"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3.91</w:t>
            </w:r>
          </w:p>
        </w:tc>
        <w:tc>
          <w:tcPr>
            <w:tcW w:w="848" w:type="dxa"/>
            <w:vAlign w:val="center"/>
          </w:tcPr>
          <w:p w14:paraId="55FD6D37"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4</w:t>
            </w:r>
          </w:p>
        </w:tc>
        <w:tc>
          <w:tcPr>
            <w:tcW w:w="721" w:type="dxa"/>
            <w:vAlign w:val="center"/>
          </w:tcPr>
          <w:p w14:paraId="7653B251"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072F2">
              <w:rPr>
                <w:rFonts w:cs="Arial"/>
                <w:sz w:val="20"/>
                <w:szCs w:val="20"/>
              </w:rPr>
              <w:t>3.67</w:t>
            </w:r>
          </w:p>
        </w:tc>
        <w:tc>
          <w:tcPr>
            <w:tcW w:w="709" w:type="dxa"/>
            <w:vAlign w:val="center"/>
          </w:tcPr>
          <w:p w14:paraId="03ECB761" w14:textId="77777777" w:rsidR="00B445A7" w:rsidRPr="00364671" w:rsidRDefault="00B445A7" w:rsidP="00164E7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-1.19</w:t>
            </w:r>
          </w:p>
        </w:tc>
        <w:tc>
          <w:tcPr>
            <w:tcW w:w="840" w:type="dxa"/>
            <w:vAlign w:val="center"/>
          </w:tcPr>
          <w:p w14:paraId="2B43B1B9" w14:textId="77777777" w:rsidR="00B445A7" w:rsidRPr="000072F2"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0.234</w:t>
            </w:r>
          </w:p>
        </w:tc>
        <w:tc>
          <w:tcPr>
            <w:tcW w:w="1144" w:type="dxa"/>
            <w:vAlign w:val="center"/>
          </w:tcPr>
          <w:p w14:paraId="5F05C37F" w14:textId="77777777" w:rsidR="00B445A7" w:rsidRPr="000072F2" w:rsidRDefault="00B445A7" w:rsidP="00164E72">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4</w:t>
            </w:r>
            <w:r w:rsidRPr="00FC3ECA">
              <w:rPr>
                <w:szCs w:val="24"/>
              </w:rPr>
              <w:t xml:space="preserve">= </w:t>
            </w:r>
            <w:r w:rsidRPr="00FC3ECA">
              <w:rPr>
                <w:rFonts w:ascii="MS Reference Sans Serif" w:hAnsi="MS Reference Sans Serif"/>
                <w:sz w:val="32"/>
                <w:szCs w:val="32"/>
              </w:rPr>
              <w:t></w:t>
            </w:r>
            <w:r>
              <w:rPr>
                <w:bCs/>
                <w:szCs w:val="24"/>
                <w:vertAlign w:val="subscript"/>
              </w:rPr>
              <w:t>2</w:t>
            </w:r>
          </w:p>
        </w:tc>
      </w:tr>
      <w:tr w:rsidR="00B445A7" w:rsidRPr="00676FAD" w14:paraId="5B6484E8" w14:textId="77777777" w:rsidTr="00164E72">
        <w:trPr>
          <w:trHeight w:val="542"/>
        </w:trPr>
        <w:tc>
          <w:tcPr>
            <w:cnfStyle w:val="001000000000" w:firstRow="0" w:lastRow="0" w:firstColumn="1" w:lastColumn="0" w:oddVBand="0" w:evenVBand="0" w:oddHBand="0" w:evenHBand="0" w:firstRowFirstColumn="0" w:firstRowLastColumn="0" w:lastRowFirstColumn="0" w:lastRowLastColumn="0"/>
            <w:tcW w:w="8085" w:type="dxa"/>
            <w:gridSpan w:val="9"/>
          </w:tcPr>
          <w:p w14:paraId="0E02B9F5" w14:textId="7207821C" w:rsidR="00B445A7" w:rsidRPr="00164E72" w:rsidRDefault="00B445A7" w:rsidP="00B445A7">
            <w:pPr>
              <w:rPr>
                <w:rFonts w:cs="Arial"/>
                <w:b w:val="0"/>
                <w:sz w:val="20"/>
                <w:szCs w:val="20"/>
              </w:rPr>
            </w:pPr>
            <w:r w:rsidRPr="00164E72">
              <w:rPr>
                <w:rFonts w:cs="Arial"/>
                <w:sz w:val="20"/>
                <w:szCs w:val="20"/>
              </w:rPr>
              <w:t>Exp.:</w:t>
            </w:r>
            <w:r w:rsidRPr="00164E72">
              <w:rPr>
                <w:rFonts w:cs="Arial"/>
                <w:b w:val="0"/>
                <w:sz w:val="20"/>
                <w:szCs w:val="20"/>
              </w:rPr>
              <w:t xml:space="preserve"> Grupo Experimental. </w:t>
            </w:r>
            <w:r w:rsidRPr="00164E72">
              <w:rPr>
                <w:rFonts w:cs="Arial"/>
                <w:sz w:val="20"/>
                <w:szCs w:val="20"/>
              </w:rPr>
              <w:t>Ctrl.:</w:t>
            </w:r>
            <w:r w:rsidRPr="00164E72">
              <w:rPr>
                <w:rFonts w:cs="Arial"/>
                <w:b w:val="0"/>
                <w:sz w:val="20"/>
                <w:szCs w:val="20"/>
              </w:rPr>
              <w:t xml:space="preserve"> Grupo de Control.  </w:t>
            </w:r>
          </w:p>
          <w:p w14:paraId="19A49E95" w14:textId="77777777" w:rsidR="00B445A7" w:rsidRPr="000072F2" w:rsidRDefault="00B445A7" w:rsidP="00B445A7">
            <w:pPr>
              <w:rPr>
                <w:rFonts w:cs="Arial"/>
                <w:sz w:val="20"/>
                <w:szCs w:val="20"/>
              </w:rPr>
            </w:pPr>
            <w:r w:rsidRPr="00164E72">
              <w:rPr>
                <w:rFonts w:ascii="MS Reference Sans Serif" w:hAnsi="MS Reference Sans Serif"/>
                <w:sz w:val="32"/>
                <w:szCs w:val="32"/>
              </w:rPr>
              <w:t></w:t>
            </w:r>
            <w:r w:rsidRPr="00164E72">
              <w:rPr>
                <w:rFonts w:cs="Arial"/>
                <w:szCs w:val="24"/>
                <w:vertAlign w:val="subscript"/>
              </w:rPr>
              <w:t>k</w:t>
            </w:r>
            <w:r w:rsidRPr="00164E72">
              <w:rPr>
                <w:sz w:val="16"/>
                <w:szCs w:val="16"/>
              </w:rPr>
              <w:t>:</w:t>
            </w:r>
            <w:r w:rsidRPr="00164E72">
              <w:rPr>
                <w:b w:val="0"/>
                <w:sz w:val="16"/>
                <w:szCs w:val="16"/>
              </w:rPr>
              <w:t xml:space="preserve"> </w:t>
            </w:r>
            <w:r w:rsidRPr="00164E72">
              <w:rPr>
                <w:b w:val="0"/>
                <w:sz w:val="20"/>
                <w:szCs w:val="20"/>
              </w:rPr>
              <w:t>media correspondiente a la observación k</w:t>
            </w:r>
            <w:r w:rsidRPr="000072F2">
              <w:rPr>
                <w:rFonts w:cs="Arial"/>
                <w:b w:val="0"/>
                <w:sz w:val="20"/>
                <w:szCs w:val="20"/>
              </w:rPr>
              <w:t xml:space="preserve"> </w:t>
            </w:r>
          </w:p>
        </w:tc>
      </w:tr>
    </w:tbl>
    <w:p w14:paraId="3A4B9CC3" w14:textId="77777777" w:rsidR="00B445A7" w:rsidRPr="0048708A" w:rsidRDefault="00B445A7" w:rsidP="00B445A7">
      <w:pPr>
        <w:pStyle w:val="Texto"/>
        <w:rPr>
          <w:b/>
        </w:rPr>
      </w:pPr>
    </w:p>
    <w:p w14:paraId="01C9AE93" w14:textId="77777777" w:rsidR="00B445A7" w:rsidRDefault="00B445A7" w:rsidP="00B445A7">
      <w:pPr>
        <w:pStyle w:val="Subtitulocapitulo"/>
        <w:numPr>
          <w:ilvl w:val="0"/>
          <w:numId w:val="0"/>
        </w:numPr>
        <w:ind w:left="792"/>
        <w:rPr>
          <w:b w:val="0"/>
        </w:rPr>
      </w:pPr>
    </w:p>
    <w:p w14:paraId="313AE6B0" w14:textId="77777777" w:rsidR="00B445A7" w:rsidRPr="00A1485A" w:rsidDel="00A1485A" w:rsidRDefault="00B445A7" w:rsidP="00B445A7">
      <w:pPr>
        <w:pStyle w:val="Texto"/>
        <w:ind w:left="1416"/>
        <w:rPr>
          <w:rStyle w:val="TextoCar"/>
          <w:rFonts w:eastAsiaTheme="minorHAnsi"/>
        </w:rPr>
      </w:pPr>
      <w:r>
        <w:rPr>
          <w:rStyle w:val="TextoCar"/>
          <w:rFonts w:eastAsiaTheme="minorHAnsi"/>
        </w:rPr>
        <w:t xml:space="preserve">En relación a esta variable observada en la experimentación 2, las pruebas de hipótesis resultaron no significativas en las comparaciones intra-grupales y entre grupos de experimentación y control, tal como se observa en las tablas 5.3 y 5. 4 </w:t>
      </w:r>
    </w:p>
    <w:tbl>
      <w:tblPr>
        <w:tblStyle w:val="PlainTable1"/>
        <w:tblpPr w:leftFromText="141" w:rightFromText="141" w:vertAnchor="text" w:horzAnchor="margin" w:tblpXSpec="center" w:tblpY="221"/>
        <w:tblW w:w="8508" w:type="dxa"/>
        <w:tblLayout w:type="fixed"/>
        <w:tblLook w:val="04A0" w:firstRow="1" w:lastRow="0" w:firstColumn="1" w:lastColumn="0" w:noHBand="0" w:noVBand="1"/>
      </w:tblPr>
      <w:tblGrid>
        <w:gridCol w:w="1940"/>
        <w:gridCol w:w="756"/>
        <w:gridCol w:w="850"/>
        <w:gridCol w:w="709"/>
        <w:gridCol w:w="850"/>
        <w:gridCol w:w="709"/>
        <w:gridCol w:w="709"/>
        <w:gridCol w:w="851"/>
        <w:gridCol w:w="1134"/>
      </w:tblGrid>
      <w:tr w:rsidR="00B445A7" w:rsidRPr="008932CC" w14:paraId="0868A069" w14:textId="77777777" w:rsidTr="000112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8" w:type="dxa"/>
            <w:gridSpan w:val="9"/>
            <w:tcBorders>
              <w:top w:val="nil"/>
              <w:left w:val="nil"/>
              <w:bottom w:val="single" w:sz="4" w:space="0" w:color="auto"/>
              <w:right w:val="nil"/>
            </w:tcBorders>
          </w:tcPr>
          <w:p w14:paraId="3BB0CB00" w14:textId="77777777" w:rsidR="00B445A7" w:rsidRDefault="00B445A7" w:rsidP="00011257">
            <w:pPr>
              <w:pStyle w:val="Tabla"/>
              <w:rPr>
                <w:b/>
              </w:rPr>
            </w:pPr>
            <w:bookmarkStart w:id="139" w:name="_Toc414973947"/>
            <w:r w:rsidRPr="00A918EE">
              <w:rPr>
                <w:b/>
              </w:rPr>
              <w:t>Tabla 5.</w:t>
            </w:r>
            <w:r>
              <w:rPr>
                <w:b/>
              </w:rPr>
              <w:t>3</w:t>
            </w:r>
            <w:r w:rsidRPr="000072F2">
              <w:rPr>
                <w:b/>
              </w:rPr>
              <w:t>:</w:t>
            </w:r>
            <w:r w:rsidRPr="00B40BC3">
              <w:t xml:space="preserve"> Resumen </w:t>
            </w:r>
            <w:r>
              <w:t xml:space="preserve">de </w:t>
            </w:r>
            <w:r w:rsidRPr="000072F2">
              <w:t>resultados intra-grupos de las variables medidas en experimentación</w:t>
            </w:r>
            <w:r>
              <w:t xml:space="preserve"> 2</w:t>
            </w:r>
            <w:r w:rsidRPr="000072F2">
              <w:t xml:space="preserve"> con e</w:t>
            </w:r>
            <w:r>
              <w:t>studiantes en el pre-test–post-test</w:t>
            </w:r>
            <w:bookmarkEnd w:id="139"/>
          </w:p>
        </w:tc>
      </w:tr>
      <w:tr w:rsidR="00B445A7" w:rsidRPr="008932CC" w14:paraId="7FE9BD98" w14:textId="77777777" w:rsidTr="00011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vMerge w:val="restart"/>
            <w:tcBorders>
              <w:top w:val="single" w:sz="4" w:space="0" w:color="auto"/>
              <w:left w:val="single" w:sz="4" w:space="0" w:color="auto"/>
              <w:bottom w:val="single" w:sz="4" w:space="0" w:color="auto"/>
              <w:right w:val="single" w:sz="4" w:space="0" w:color="auto"/>
            </w:tcBorders>
          </w:tcPr>
          <w:p w14:paraId="30DE94B7" w14:textId="77777777" w:rsidR="00B445A7" w:rsidRPr="000072F2" w:rsidRDefault="00B445A7" w:rsidP="00B445A7">
            <w:pPr>
              <w:rPr>
                <w:rFonts w:cs="Arial"/>
                <w:b w:val="0"/>
                <w:sz w:val="20"/>
                <w:szCs w:val="20"/>
              </w:rPr>
            </w:pPr>
            <w:r w:rsidRPr="000072F2">
              <w:rPr>
                <w:rFonts w:cs="Arial"/>
                <w:b w:val="0"/>
                <w:sz w:val="20"/>
                <w:szCs w:val="20"/>
              </w:rPr>
              <w:t>Variables</w:t>
            </w:r>
          </w:p>
        </w:tc>
        <w:tc>
          <w:tcPr>
            <w:tcW w:w="756" w:type="dxa"/>
            <w:vMerge w:val="restart"/>
            <w:tcBorders>
              <w:top w:val="single" w:sz="4" w:space="0" w:color="auto"/>
              <w:left w:val="single" w:sz="4" w:space="0" w:color="auto"/>
              <w:bottom w:val="single" w:sz="4" w:space="0" w:color="auto"/>
              <w:right w:val="single" w:sz="4" w:space="0" w:color="auto"/>
            </w:tcBorders>
          </w:tcPr>
          <w:p w14:paraId="65FC0FA3"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b/>
                <w:sz w:val="18"/>
              </w:rPr>
            </w:pPr>
            <w:r w:rsidRPr="000072F2">
              <w:rPr>
                <w:rFonts w:cs="Arial"/>
                <w:b/>
                <w:sz w:val="18"/>
              </w:rPr>
              <w:t>Grupo</w:t>
            </w:r>
          </w:p>
        </w:tc>
        <w:tc>
          <w:tcPr>
            <w:tcW w:w="3118" w:type="dxa"/>
            <w:gridSpan w:val="4"/>
            <w:tcBorders>
              <w:top w:val="single" w:sz="4" w:space="0" w:color="auto"/>
              <w:left w:val="single" w:sz="4" w:space="0" w:color="auto"/>
              <w:bottom w:val="single" w:sz="4" w:space="0" w:color="auto"/>
              <w:right w:val="single" w:sz="4" w:space="0" w:color="auto"/>
            </w:tcBorders>
          </w:tcPr>
          <w:p w14:paraId="11F0D448"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b/>
                <w:sz w:val="20"/>
                <w:szCs w:val="20"/>
              </w:rPr>
            </w:pPr>
            <w:r>
              <w:rPr>
                <w:rFonts w:cs="Arial"/>
                <w:b/>
                <w:sz w:val="20"/>
                <w:szCs w:val="20"/>
              </w:rPr>
              <w:t>Descriptivas</w:t>
            </w:r>
          </w:p>
        </w:tc>
        <w:tc>
          <w:tcPr>
            <w:tcW w:w="2694" w:type="dxa"/>
            <w:gridSpan w:val="3"/>
            <w:tcBorders>
              <w:top w:val="single" w:sz="4" w:space="0" w:color="auto"/>
              <w:left w:val="single" w:sz="4" w:space="0" w:color="auto"/>
              <w:bottom w:val="single" w:sz="4" w:space="0" w:color="auto"/>
              <w:right w:val="single" w:sz="4" w:space="0" w:color="auto"/>
            </w:tcBorders>
          </w:tcPr>
          <w:p w14:paraId="5F0C8F7E"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b/>
                <w:sz w:val="20"/>
                <w:szCs w:val="20"/>
              </w:rPr>
            </w:pPr>
            <w:r>
              <w:rPr>
                <w:rFonts w:cs="Arial"/>
                <w:b/>
                <w:sz w:val="20"/>
                <w:szCs w:val="20"/>
              </w:rPr>
              <w:t>Prueba de Hipótesis</w:t>
            </w:r>
          </w:p>
        </w:tc>
      </w:tr>
      <w:tr w:rsidR="00B445A7" w:rsidRPr="008932CC" w14:paraId="41A8150A" w14:textId="77777777" w:rsidTr="00011257">
        <w:tc>
          <w:tcPr>
            <w:cnfStyle w:val="001000000000" w:firstRow="0" w:lastRow="0" w:firstColumn="1" w:lastColumn="0" w:oddVBand="0" w:evenVBand="0" w:oddHBand="0" w:evenHBand="0" w:firstRowFirstColumn="0" w:firstRowLastColumn="0" w:lastRowFirstColumn="0" w:lastRowLastColumn="0"/>
            <w:tcW w:w="1940" w:type="dxa"/>
            <w:vMerge/>
            <w:tcBorders>
              <w:top w:val="single" w:sz="4" w:space="0" w:color="auto"/>
              <w:left w:val="single" w:sz="4" w:space="0" w:color="auto"/>
              <w:bottom w:val="single" w:sz="4" w:space="0" w:color="auto"/>
              <w:right w:val="single" w:sz="4" w:space="0" w:color="auto"/>
            </w:tcBorders>
          </w:tcPr>
          <w:p w14:paraId="451B74D8" w14:textId="77777777" w:rsidR="00B445A7" w:rsidRPr="000072F2" w:rsidRDefault="00B445A7" w:rsidP="00B445A7">
            <w:pPr>
              <w:rPr>
                <w:sz w:val="20"/>
                <w:szCs w:val="20"/>
              </w:rPr>
            </w:pPr>
          </w:p>
        </w:tc>
        <w:tc>
          <w:tcPr>
            <w:tcW w:w="756" w:type="dxa"/>
            <w:vMerge/>
            <w:tcBorders>
              <w:top w:val="single" w:sz="4" w:space="0" w:color="auto"/>
              <w:left w:val="single" w:sz="4" w:space="0" w:color="auto"/>
              <w:bottom w:val="single" w:sz="4" w:space="0" w:color="auto"/>
              <w:right w:val="single" w:sz="4" w:space="0" w:color="auto"/>
            </w:tcBorders>
          </w:tcPr>
          <w:p w14:paraId="495E496D"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sz w:val="18"/>
              </w:rPr>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4133B4F6" w14:textId="48D7CA0B" w:rsidR="00B445A7" w:rsidRPr="009845C3" w:rsidRDefault="00011257" w:rsidP="00011257">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Pr>
                <w:rFonts w:cs="Arial"/>
                <w:b/>
                <w:sz w:val="20"/>
                <w:szCs w:val="20"/>
              </w:rPr>
              <w:t>Pre-Test</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77B21D73" w14:textId="77777777" w:rsidR="00B445A7" w:rsidRPr="000072F2" w:rsidRDefault="00B445A7" w:rsidP="0001125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b/>
                <w:sz w:val="20"/>
                <w:szCs w:val="20"/>
              </w:rPr>
              <w:t>Post-Test</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0720CE0D" w14:textId="77777777" w:rsidR="00B445A7" w:rsidRPr="000072F2" w:rsidRDefault="00B445A7" w:rsidP="0001125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b/>
                <w:sz w:val="20"/>
                <w:szCs w:val="20"/>
              </w:rPr>
              <w:t>Z</w:t>
            </w:r>
          </w:p>
        </w:tc>
        <w:tc>
          <w:tcPr>
            <w:tcW w:w="851" w:type="dxa"/>
            <w:vMerge w:val="restart"/>
            <w:tcBorders>
              <w:top w:val="single" w:sz="4" w:space="0" w:color="auto"/>
              <w:left w:val="single" w:sz="4" w:space="0" w:color="auto"/>
              <w:bottom w:val="single" w:sz="4" w:space="0" w:color="auto"/>
              <w:right w:val="single" w:sz="4" w:space="0" w:color="auto"/>
            </w:tcBorders>
            <w:vAlign w:val="center"/>
          </w:tcPr>
          <w:p w14:paraId="108D7336" w14:textId="77777777" w:rsidR="00B445A7" w:rsidRPr="000072F2" w:rsidRDefault="00B445A7" w:rsidP="00011257">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Pr>
                <w:rFonts w:cs="Arial"/>
                <w:b/>
                <w:sz w:val="20"/>
                <w:szCs w:val="20"/>
              </w:rPr>
              <w:t>p</w:t>
            </w:r>
          </w:p>
        </w:tc>
        <w:tc>
          <w:tcPr>
            <w:tcW w:w="1134" w:type="dxa"/>
            <w:vMerge w:val="restart"/>
            <w:tcBorders>
              <w:top w:val="single" w:sz="4" w:space="0" w:color="auto"/>
              <w:left w:val="single" w:sz="4" w:space="0" w:color="auto"/>
              <w:bottom w:val="single" w:sz="4" w:space="0" w:color="auto"/>
              <w:right w:val="single" w:sz="4" w:space="0" w:color="auto"/>
            </w:tcBorders>
            <w:vAlign w:val="center"/>
          </w:tcPr>
          <w:p w14:paraId="1D8991B9" w14:textId="77777777" w:rsidR="00B445A7" w:rsidRPr="000072F2" w:rsidRDefault="00B445A7" w:rsidP="00011257">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Pr>
                <w:rFonts w:cs="Arial"/>
                <w:b/>
                <w:sz w:val="20"/>
                <w:szCs w:val="20"/>
              </w:rPr>
              <w:t>Hipótesis Nula</w:t>
            </w:r>
          </w:p>
        </w:tc>
      </w:tr>
      <w:tr w:rsidR="00B445A7" w:rsidRPr="00294819" w14:paraId="38BBB270" w14:textId="77777777" w:rsidTr="00011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vMerge/>
            <w:tcBorders>
              <w:top w:val="single" w:sz="4" w:space="0" w:color="auto"/>
              <w:left w:val="single" w:sz="4" w:space="0" w:color="auto"/>
              <w:bottom w:val="single" w:sz="4" w:space="0" w:color="auto"/>
              <w:right w:val="single" w:sz="4" w:space="0" w:color="auto"/>
            </w:tcBorders>
          </w:tcPr>
          <w:p w14:paraId="683BE843" w14:textId="77777777" w:rsidR="00B445A7" w:rsidRPr="000072F2" w:rsidRDefault="00B445A7" w:rsidP="00B445A7">
            <w:pPr>
              <w:rPr>
                <w:sz w:val="20"/>
                <w:szCs w:val="20"/>
              </w:rPr>
            </w:pPr>
          </w:p>
        </w:tc>
        <w:tc>
          <w:tcPr>
            <w:tcW w:w="756" w:type="dxa"/>
            <w:vMerge/>
            <w:tcBorders>
              <w:top w:val="single" w:sz="4" w:space="0" w:color="auto"/>
              <w:left w:val="single" w:sz="4" w:space="0" w:color="auto"/>
              <w:bottom w:val="single" w:sz="4" w:space="0" w:color="auto"/>
              <w:right w:val="single" w:sz="4" w:space="0" w:color="auto"/>
            </w:tcBorders>
          </w:tcPr>
          <w:p w14:paraId="5D4A450E"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05480773" w14:textId="77777777" w:rsidR="00B445A7" w:rsidRPr="00FC3ECA" w:rsidRDefault="00B445A7" w:rsidP="00011257">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FC3ECA">
              <w:rPr>
                <w:rFonts w:cs="Arial"/>
                <w:sz w:val="16"/>
                <w:szCs w:val="16"/>
              </w:rPr>
              <w:t>Mediana</w:t>
            </w:r>
          </w:p>
        </w:tc>
        <w:tc>
          <w:tcPr>
            <w:tcW w:w="709" w:type="dxa"/>
            <w:tcBorders>
              <w:top w:val="single" w:sz="4" w:space="0" w:color="auto"/>
              <w:left w:val="single" w:sz="4" w:space="0" w:color="auto"/>
              <w:bottom w:val="single" w:sz="4" w:space="0" w:color="auto"/>
              <w:right w:val="single" w:sz="4" w:space="0" w:color="auto"/>
            </w:tcBorders>
            <w:vAlign w:val="center"/>
          </w:tcPr>
          <w:p w14:paraId="375286B1" w14:textId="77777777" w:rsidR="00B445A7" w:rsidRPr="00FC3ECA" w:rsidRDefault="00B445A7" w:rsidP="00011257">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FC3ECA">
              <w:rPr>
                <w:rFonts w:cs="Arial"/>
                <w:sz w:val="16"/>
                <w:szCs w:val="16"/>
              </w:rPr>
              <w:t>Media</w:t>
            </w:r>
          </w:p>
        </w:tc>
        <w:tc>
          <w:tcPr>
            <w:tcW w:w="850" w:type="dxa"/>
            <w:tcBorders>
              <w:top w:val="single" w:sz="4" w:space="0" w:color="auto"/>
              <w:left w:val="single" w:sz="4" w:space="0" w:color="auto"/>
              <w:bottom w:val="single" w:sz="4" w:space="0" w:color="auto"/>
              <w:right w:val="single" w:sz="4" w:space="0" w:color="auto"/>
            </w:tcBorders>
            <w:vAlign w:val="center"/>
          </w:tcPr>
          <w:p w14:paraId="74060BD0" w14:textId="77777777" w:rsidR="00B445A7" w:rsidRPr="00FC3ECA" w:rsidRDefault="00B445A7" w:rsidP="00011257">
            <w:pPr>
              <w:jc w:val="center"/>
              <w:cnfStyle w:val="000000100000" w:firstRow="0" w:lastRow="0" w:firstColumn="0" w:lastColumn="0" w:oddVBand="0" w:evenVBand="0" w:oddHBand="1" w:evenHBand="0" w:firstRowFirstColumn="0" w:firstRowLastColumn="0" w:lastRowFirstColumn="0" w:lastRowLastColumn="0"/>
              <w:rPr>
                <w:sz w:val="16"/>
                <w:szCs w:val="16"/>
              </w:rPr>
            </w:pPr>
            <w:r w:rsidRPr="00FC3ECA">
              <w:rPr>
                <w:rFonts w:cs="Arial"/>
                <w:sz w:val="16"/>
                <w:szCs w:val="16"/>
              </w:rPr>
              <w:t>Mediana</w:t>
            </w:r>
          </w:p>
        </w:tc>
        <w:tc>
          <w:tcPr>
            <w:tcW w:w="709" w:type="dxa"/>
            <w:tcBorders>
              <w:top w:val="single" w:sz="4" w:space="0" w:color="auto"/>
              <w:left w:val="single" w:sz="4" w:space="0" w:color="auto"/>
              <w:bottom w:val="single" w:sz="4" w:space="0" w:color="auto"/>
              <w:right w:val="single" w:sz="4" w:space="0" w:color="auto"/>
            </w:tcBorders>
            <w:vAlign w:val="center"/>
          </w:tcPr>
          <w:p w14:paraId="270030C3" w14:textId="77777777" w:rsidR="00B445A7" w:rsidRPr="00FC3ECA" w:rsidRDefault="00B445A7" w:rsidP="00011257">
            <w:pPr>
              <w:jc w:val="center"/>
              <w:cnfStyle w:val="000000100000" w:firstRow="0" w:lastRow="0" w:firstColumn="0" w:lastColumn="0" w:oddVBand="0" w:evenVBand="0" w:oddHBand="1" w:evenHBand="0" w:firstRowFirstColumn="0" w:firstRowLastColumn="0" w:lastRowFirstColumn="0" w:lastRowLastColumn="0"/>
              <w:rPr>
                <w:sz w:val="20"/>
                <w:szCs w:val="20"/>
              </w:rPr>
            </w:pPr>
            <w:r w:rsidRPr="00FC3ECA">
              <w:rPr>
                <w:rFonts w:cs="Arial"/>
                <w:sz w:val="16"/>
                <w:szCs w:val="16"/>
              </w:rPr>
              <w:t>Media</w:t>
            </w:r>
          </w:p>
        </w:tc>
        <w:tc>
          <w:tcPr>
            <w:tcW w:w="709" w:type="dxa"/>
            <w:vMerge/>
            <w:tcBorders>
              <w:top w:val="single" w:sz="4" w:space="0" w:color="auto"/>
              <w:left w:val="single" w:sz="4" w:space="0" w:color="auto"/>
              <w:bottom w:val="single" w:sz="4" w:space="0" w:color="auto"/>
              <w:right w:val="single" w:sz="4" w:space="0" w:color="auto"/>
            </w:tcBorders>
          </w:tcPr>
          <w:p w14:paraId="4D5B689A"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vMerge/>
            <w:tcBorders>
              <w:top w:val="single" w:sz="4" w:space="0" w:color="auto"/>
              <w:left w:val="single" w:sz="4" w:space="0" w:color="auto"/>
              <w:bottom w:val="single" w:sz="4" w:space="0" w:color="auto"/>
              <w:right w:val="single" w:sz="4" w:space="0" w:color="auto"/>
            </w:tcBorders>
          </w:tcPr>
          <w:p w14:paraId="46C8CBE3"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vMerge/>
            <w:tcBorders>
              <w:top w:val="single" w:sz="4" w:space="0" w:color="auto"/>
              <w:left w:val="single" w:sz="4" w:space="0" w:color="auto"/>
              <w:bottom w:val="single" w:sz="4" w:space="0" w:color="auto"/>
              <w:right w:val="single" w:sz="4" w:space="0" w:color="auto"/>
            </w:tcBorders>
          </w:tcPr>
          <w:p w14:paraId="2042AB8B"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445A7" w:rsidRPr="008932CC" w14:paraId="51A153E8" w14:textId="77777777" w:rsidTr="00011257">
        <w:trPr>
          <w:trHeight w:val="517"/>
        </w:trPr>
        <w:tc>
          <w:tcPr>
            <w:cnfStyle w:val="001000000000" w:firstRow="0" w:lastRow="0" w:firstColumn="1" w:lastColumn="0" w:oddVBand="0" w:evenVBand="0" w:oddHBand="0" w:evenHBand="0" w:firstRowFirstColumn="0" w:firstRowLastColumn="0" w:lastRowFirstColumn="0" w:lastRowLastColumn="0"/>
            <w:tcW w:w="1940" w:type="dxa"/>
            <w:vMerge w:val="restart"/>
            <w:tcBorders>
              <w:top w:val="single" w:sz="4" w:space="0" w:color="auto"/>
            </w:tcBorders>
          </w:tcPr>
          <w:p w14:paraId="13B93C58" w14:textId="77777777" w:rsidR="00B445A7" w:rsidRPr="000072F2" w:rsidRDefault="00B445A7" w:rsidP="00B445A7">
            <w:pPr>
              <w:rPr>
                <w:b w:val="0"/>
                <w:sz w:val="18"/>
              </w:rPr>
            </w:pPr>
            <w:r w:rsidRPr="000072F2">
              <w:rPr>
                <w:rFonts w:cs="Arial"/>
                <w:b w:val="0"/>
                <w:sz w:val="18"/>
              </w:rPr>
              <w:t>Percepción en relación a la equidad de carga de trabajo</w:t>
            </w:r>
          </w:p>
        </w:tc>
        <w:tc>
          <w:tcPr>
            <w:tcW w:w="756" w:type="dxa"/>
            <w:tcBorders>
              <w:top w:val="single" w:sz="4" w:space="0" w:color="auto"/>
            </w:tcBorders>
          </w:tcPr>
          <w:p w14:paraId="444CC4A6"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8932CC">
              <w:rPr>
                <w:rFonts w:cs="Arial"/>
                <w:b/>
                <w:sz w:val="20"/>
                <w:szCs w:val="20"/>
              </w:rPr>
              <w:t>Exp.</w:t>
            </w:r>
          </w:p>
        </w:tc>
        <w:tc>
          <w:tcPr>
            <w:tcW w:w="850" w:type="dxa"/>
            <w:tcBorders>
              <w:top w:val="single" w:sz="4" w:space="0" w:color="auto"/>
            </w:tcBorders>
          </w:tcPr>
          <w:p w14:paraId="5020F57C" w14:textId="77777777" w:rsidR="00B445A7" w:rsidRPr="00723197" w:rsidRDefault="00B445A7" w:rsidP="00B445A7">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Borders>
              <w:top w:val="single" w:sz="4" w:space="0" w:color="auto"/>
            </w:tcBorders>
          </w:tcPr>
          <w:p w14:paraId="1B768671" w14:textId="77777777" w:rsidR="00B445A7" w:rsidRPr="00723197" w:rsidRDefault="00B445A7" w:rsidP="00B445A7">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3.80</w:t>
            </w:r>
          </w:p>
        </w:tc>
        <w:tc>
          <w:tcPr>
            <w:tcW w:w="850" w:type="dxa"/>
            <w:tcBorders>
              <w:top w:val="single" w:sz="4" w:space="0" w:color="auto"/>
            </w:tcBorders>
          </w:tcPr>
          <w:p w14:paraId="2D106236"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bCs/>
                <w:sz w:val="20"/>
                <w:szCs w:val="20"/>
              </w:rPr>
            </w:pPr>
            <w:r w:rsidRPr="00723197">
              <w:rPr>
                <w:rStyle w:val="TextoCar"/>
                <w:rFonts w:eastAsiaTheme="minorHAnsi"/>
                <w:sz w:val="20"/>
                <w:szCs w:val="20"/>
              </w:rPr>
              <w:t>4.5</w:t>
            </w:r>
          </w:p>
        </w:tc>
        <w:tc>
          <w:tcPr>
            <w:tcW w:w="709" w:type="dxa"/>
            <w:tcBorders>
              <w:top w:val="single" w:sz="4" w:space="0" w:color="auto"/>
            </w:tcBorders>
          </w:tcPr>
          <w:p w14:paraId="68947E31"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sz w:val="20"/>
                <w:szCs w:val="20"/>
              </w:rPr>
            </w:pPr>
            <w:r w:rsidRPr="00723197">
              <w:rPr>
                <w:rStyle w:val="TextoCar"/>
                <w:rFonts w:eastAsiaTheme="minorHAnsi"/>
                <w:sz w:val="20"/>
                <w:szCs w:val="20"/>
              </w:rPr>
              <w:t>4.40</w:t>
            </w:r>
          </w:p>
        </w:tc>
        <w:tc>
          <w:tcPr>
            <w:tcW w:w="709" w:type="dxa"/>
            <w:tcBorders>
              <w:top w:val="single" w:sz="4" w:space="0" w:color="auto"/>
            </w:tcBorders>
          </w:tcPr>
          <w:p w14:paraId="23BA1012" w14:textId="77777777" w:rsidR="00B445A7" w:rsidRPr="00FC3ECA" w:rsidRDefault="00B445A7" w:rsidP="00B445A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sz w:val="20"/>
                <w:szCs w:val="20"/>
              </w:rPr>
              <w:t>-1.24</w:t>
            </w:r>
          </w:p>
        </w:tc>
        <w:tc>
          <w:tcPr>
            <w:tcW w:w="851" w:type="dxa"/>
            <w:tcBorders>
              <w:top w:val="single" w:sz="4" w:space="0" w:color="auto"/>
            </w:tcBorders>
          </w:tcPr>
          <w:p w14:paraId="34073617"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0.216</w:t>
            </w:r>
          </w:p>
        </w:tc>
        <w:tc>
          <w:tcPr>
            <w:tcW w:w="1134" w:type="dxa"/>
            <w:tcBorders>
              <w:top w:val="single" w:sz="4" w:space="0" w:color="auto"/>
            </w:tcBorders>
          </w:tcPr>
          <w:p w14:paraId="13B2E900"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B445A7" w:rsidRPr="008932CC" w14:paraId="66002D80" w14:textId="77777777" w:rsidTr="00011257">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940" w:type="dxa"/>
            <w:vMerge/>
          </w:tcPr>
          <w:p w14:paraId="351CB9E2" w14:textId="77777777" w:rsidR="00B445A7" w:rsidRPr="000072F2" w:rsidRDefault="00B445A7" w:rsidP="00B445A7">
            <w:pPr>
              <w:rPr>
                <w:b w:val="0"/>
                <w:sz w:val="18"/>
              </w:rPr>
            </w:pPr>
          </w:p>
        </w:tc>
        <w:tc>
          <w:tcPr>
            <w:tcW w:w="756" w:type="dxa"/>
          </w:tcPr>
          <w:p w14:paraId="2A13DB56" w14:textId="77777777" w:rsidR="00B445A7" w:rsidRPr="00364671"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b/>
                <w:sz w:val="20"/>
                <w:szCs w:val="20"/>
              </w:rPr>
              <w:t>Ctrl.</w:t>
            </w:r>
          </w:p>
        </w:tc>
        <w:tc>
          <w:tcPr>
            <w:tcW w:w="850" w:type="dxa"/>
          </w:tcPr>
          <w:p w14:paraId="56D2299D" w14:textId="77777777" w:rsidR="00B445A7" w:rsidRPr="00723197" w:rsidRDefault="00B445A7" w:rsidP="00B445A7">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w:t>
            </w:r>
          </w:p>
        </w:tc>
        <w:tc>
          <w:tcPr>
            <w:tcW w:w="709" w:type="dxa"/>
          </w:tcPr>
          <w:p w14:paraId="57934ECA" w14:textId="77777777" w:rsidR="00B445A7" w:rsidRPr="00723197" w:rsidRDefault="00B445A7" w:rsidP="00B445A7">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3.08</w:t>
            </w:r>
          </w:p>
        </w:tc>
        <w:tc>
          <w:tcPr>
            <w:tcW w:w="850" w:type="dxa"/>
          </w:tcPr>
          <w:p w14:paraId="494284A8" w14:textId="77777777" w:rsidR="00B445A7" w:rsidRPr="00723197" w:rsidRDefault="00B445A7" w:rsidP="00B445A7">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17E802BE" w14:textId="77777777" w:rsidR="00B445A7" w:rsidRPr="00723197" w:rsidRDefault="00B445A7" w:rsidP="00B445A7">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4.25</w:t>
            </w:r>
          </w:p>
        </w:tc>
        <w:tc>
          <w:tcPr>
            <w:tcW w:w="709" w:type="dxa"/>
          </w:tcPr>
          <w:p w14:paraId="3ABDE11B" w14:textId="77777777" w:rsidR="00B445A7" w:rsidRPr="00364671"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-2.59</w:t>
            </w:r>
          </w:p>
        </w:tc>
        <w:tc>
          <w:tcPr>
            <w:tcW w:w="851" w:type="dxa"/>
          </w:tcPr>
          <w:p w14:paraId="2171977C"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0.01</w:t>
            </w:r>
          </w:p>
        </w:tc>
        <w:tc>
          <w:tcPr>
            <w:tcW w:w="1134" w:type="dxa"/>
          </w:tcPr>
          <w:p w14:paraId="1DCD3F40"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B445A7" w:rsidRPr="00676FAD" w14:paraId="5795CB62" w14:textId="77777777" w:rsidTr="00011257">
        <w:trPr>
          <w:trHeight w:val="553"/>
        </w:trPr>
        <w:tc>
          <w:tcPr>
            <w:cnfStyle w:val="001000000000" w:firstRow="0" w:lastRow="0" w:firstColumn="1" w:lastColumn="0" w:oddVBand="0" w:evenVBand="0" w:oddHBand="0" w:evenHBand="0" w:firstRowFirstColumn="0" w:firstRowLastColumn="0" w:lastRowFirstColumn="0" w:lastRowLastColumn="0"/>
            <w:tcW w:w="1940" w:type="dxa"/>
            <w:vMerge w:val="restart"/>
          </w:tcPr>
          <w:p w14:paraId="2FDE6AA2" w14:textId="77777777" w:rsidR="00B445A7" w:rsidRPr="00364671" w:rsidRDefault="00B445A7" w:rsidP="00B445A7">
            <w:pPr>
              <w:rPr>
                <w:sz w:val="18"/>
              </w:rPr>
            </w:pPr>
            <w:r w:rsidRPr="000072F2">
              <w:rPr>
                <w:rFonts w:cs="Arial"/>
                <w:b w:val="0"/>
                <w:sz w:val="18"/>
              </w:rPr>
              <w:t>Capacidad  de herramientas  para reflejar el aporte real.</w:t>
            </w:r>
          </w:p>
        </w:tc>
        <w:tc>
          <w:tcPr>
            <w:tcW w:w="756" w:type="dxa"/>
          </w:tcPr>
          <w:p w14:paraId="02AD883F"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8932CC">
              <w:rPr>
                <w:rFonts w:cs="Arial"/>
                <w:b/>
                <w:sz w:val="20"/>
                <w:szCs w:val="20"/>
              </w:rPr>
              <w:t>Exp.</w:t>
            </w:r>
          </w:p>
        </w:tc>
        <w:tc>
          <w:tcPr>
            <w:tcW w:w="850" w:type="dxa"/>
          </w:tcPr>
          <w:p w14:paraId="56507FA0" w14:textId="77777777" w:rsidR="00B445A7" w:rsidRPr="00723197" w:rsidRDefault="00B445A7" w:rsidP="00B445A7">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693CF371" w14:textId="77777777" w:rsidR="00B445A7" w:rsidRPr="00723197" w:rsidRDefault="00B445A7" w:rsidP="00B445A7">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850" w:type="dxa"/>
          </w:tcPr>
          <w:p w14:paraId="6254307B"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bCs/>
                <w:sz w:val="20"/>
                <w:szCs w:val="20"/>
              </w:rPr>
            </w:pPr>
            <w:r w:rsidRPr="00723197">
              <w:rPr>
                <w:rStyle w:val="TextoCar"/>
                <w:rFonts w:eastAsiaTheme="minorHAnsi"/>
                <w:sz w:val="20"/>
                <w:szCs w:val="20"/>
              </w:rPr>
              <w:t>5</w:t>
            </w:r>
          </w:p>
        </w:tc>
        <w:tc>
          <w:tcPr>
            <w:tcW w:w="709" w:type="dxa"/>
          </w:tcPr>
          <w:p w14:paraId="52D4D73E"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sz w:val="20"/>
                <w:szCs w:val="20"/>
              </w:rPr>
            </w:pPr>
            <w:r w:rsidRPr="00723197">
              <w:rPr>
                <w:rStyle w:val="TextoCar"/>
                <w:rFonts w:eastAsiaTheme="minorHAnsi"/>
                <w:sz w:val="20"/>
                <w:szCs w:val="20"/>
              </w:rPr>
              <w:t>4.20</w:t>
            </w:r>
          </w:p>
        </w:tc>
        <w:tc>
          <w:tcPr>
            <w:tcW w:w="709" w:type="dxa"/>
          </w:tcPr>
          <w:p w14:paraId="4A524954" w14:textId="77777777" w:rsidR="00B445A7" w:rsidRPr="00FC3ECA" w:rsidRDefault="00B445A7" w:rsidP="00B445A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sz w:val="20"/>
                <w:szCs w:val="20"/>
              </w:rPr>
              <w:t>-1.0</w:t>
            </w:r>
          </w:p>
        </w:tc>
        <w:tc>
          <w:tcPr>
            <w:tcW w:w="851" w:type="dxa"/>
          </w:tcPr>
          <w:p w14:paraId="51D3F342"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0.317</w:t>
            </w:r>
          </w:p>
        </w:tc>
        <w:tc>
          <w:tcPr>
            <w:tcW w:w="1134" w:type="dxa"/>
          </w:tcPr>
          <w:p w14:paraId="4B27F95A"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B445A7" w:rsidRPr="00676FAD" w14:paraId="73381F03" w14:textId="77777777" w:rsidTr="00011257">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940" w:type="dxa"/>
            <w:vMerge/>
          </w:tcPr>
          <w:p w14:paraId="28A858B4" w14:textId="77777777" w:rsidR="00B445A7" w:rsidRPr="000072F2" w:rsidRDefault="00B445A7" w:rsidP="00B445A7">
            <w:pPr>
              <w:rPr>
                <w:b w:val="0"/>
                <w:sz w:val="18"/>
              </w:rPr>
            </w:pPr>
          </w:p>
        </w:tc>
        <w:tc>
          <w:tcPr>
            <w:tcW w:w="756" w:type="dxa"/>
          </w:tcPr>
          <w:p w14:paraId="5D5FACA8" w14:textId="77777777" w:rsidR="00B445A7" w:rsidRPr="00364671"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b/>
                <w:sz w:val="20"/>
                <w:szCs w:val="20"/>
              </w:rPr>
              <w:t>Ctrl.</w:t>
            </w:r>
          </w:p>
        </w:tc>
        <w:tc>
          <w:tcPr>
            <w:tcW w:w="850" w:type="dxa"/>
          </w:tcPr>
          <w:p w14:paraId="3A6F9CDF" w14:textId="77777777" w:rsidR="00B445A7" w:rsidRPr="00723197" w:rsidRDefault="00B445A7" w:rsidP="00B445A7">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66E1E9CE" w14:textId="77777777" w:rsidR="00B445A7" w:rsidRPr="00723197" w:rsidRDefault="00B445A7" w:rsidP="00B445A7">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3.75</w:t>
            </w:r>
          </w:p>
        </w:tc>
        <w:tc>
          <w:tcPr>
            <w:tcW w:w="850" w:type="dxa"/>
          </w:tcPr>
          <w:p w14:paraId="03D37907" w14:textId="77777777" w:rsidR="00B445A7" w:rsidRPr="00723197" w:rsidRDefault="00B445A7" w:rsidP="00B445A7">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62D6B850" w14:textId="77777777" w:rsidR="00B445A7" w:rsidRPr="00723197" w:rsidRDefault="00B445A7" w:rsidP="00B445A7">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4.08</w:t>
            </w:r>
          </w:p>
        </w:tc>
        <w:tc>
          <w:tcPr>
            <w:tcW w:w="709" w:type="dxa"/>
          </w:tcPr>
          <w:p w14:paraId="6269CCCC" w14:textId="77777777" w:rsidR="00B445A7" w:rsidRPr="00364671"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-1.27</w:t>
            </w:r>
          </w:p>
        </w:tc>
        <w:tc>
          <w:tcPr>
            <w:tcW w:w="851" w:type="dxa"/>
          </w:tcPr>
          <w:p w14:paraId="0FE291FE"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0.206</w:t>
            </w:r>
          </w:p>
        </w:tc>
        <w:tc>
          <w:tcPr>
            <w:tcW w:w="1134" w:type="dxa"/>
          </w:tcPr>
          <w:p w14:paraId="020775A0"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B445A7" w:rsidRPr="00676FAD" w14:paraId="61136B40" w14:textId="77777777" w:rsidTr="00011257">
        <w:trPr>
          <w:trHeight w:val="551"/>
        </w:trPr>
        <w:tc>
          <w:tcPr>
            <w:cnfStyle w:val="001000000000" w:firstRow="0" w:lastRow="0" w:firstColumn="1" w:lastColumn="0" w:oddVBand="0" w:evenVBand="0" w:oddHBand="0" w:evenHBand="0" w:firstRowFirstColumn="0" w:firstRowLastColumn="0" w:lastRowFirstColumn="0" w:lastRowLastColumn="0"/>
            <w:tcW w:w="1940" w:type="dxa"/>
            <w:vMerge w:val="restart"/>
          </w:tcPr>
          <w:p w14:paraId="4B0AB685" w14:textId="77777777" w:rsidR="00B445A7" w:rsidRPr="00364671" w:rsidRDefault="00B445A7" w:rsidP="00B445A7">
            <w:pPr>
              <w:rPr>
                <w:sz w:val="18"/>
              </w:rPr>
            </w:pPr>
            <w:r w:rsidRPr="000072F2">
              <w:rPr>
                <w:rFonts w:cs="Arial"/>
                <w:b w:val="0"/>
                <w:sz w:val="18"/>
              </w:rPr>
              <w:t>Conformidad con calificación individual</w:t>
            </w:r>
          </w:p>
        </w:tc>
        <w:tc>
          <w:tcPr>
            <w:tcW w:w="756" w:type="dxa"/>
          </w:tcPr>
          <w:p w14:paraId="7508E39B"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8932CC">
              <w:rPr>
                <w:rFonts w:cs="Arial"/>
                <w:b/>
                <w:sz w:val="20"/>
                <w:szCs w:val="20"/>
              </w:rPr>
              <w:t>Exp.</w:t>
            </w:r>
          </w:p>
        </w:tc>
        <w:tc>
          <w:tcPr>
            <w:tcW w:w="850" w:type="dxa"/>
          </w:tcPr>
          <w:p w14:paraId="7110A299" w14:textId="77777777" w:rsidR="00B445A7" w:rsidRPr="00723197" w:rsidRDefault="00B445A7" w:rsidP="00B445A7">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263ABA00" w14:textId="77777777" w:rsidR="00B445A7" w:rsidRPr="00723197" w:rsidRDefault="00B445A7" w:rsidP="00B445A7">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850" w:type="dxa"/>
          </w:tcPr>
          <w:p w14:paraId="35FE5390"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bCs/>
                <w:sz w:val="20"/>
                <w:szCs w:val="20"/>
              </w:rPr>
            </w:pPr>
            <w:r w:rsidRPr="00723197">
              <w:rPr>
                <w:rStyle w:val="TextoCar"/>
                <w:rFonts w:eastAsiaTheme="minorHAnsi"/>
                <w:sz w:val="20"/>
                <w:szCs w:val="20"/>
              </w:rPr>
              <w:t>5</w:t>
            </w:r>
          </w:p>
        </w:tc>
        <w:tc>
          <w:tcPr>
            <w:tcW w:w="709" w:type="dxa"/>
          </w:tcPr>
          <w:p w14:paraId="78D892AD"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sz w:val="20"/>
                <w:szCs w:val="20"/>
              </w:rPr>
            </w:pPr>
            <w:r w:rsidRPr="00723197">
              <w:rPr>
                <w:rStyle w:val="TextoCar"/>
                <w:rFonts w:eastAsiaTheme="minorHAnsi"/>
                <w:sz w:val="20"/>
                <w:szCs w:val="20"/>
              </w:rPr>
              <w:t>4</w:t>
            </w:r>
          </w:p>
        </w:tc>
        <w:tc>
          <w:tcPr>
            <w:tcW w:w="709" w:type="dxa"/>
          </w:tcPr>
          <w:p w14:paraId="277FEF1C" w14:textId="77777777" w:rsidR="00B445A7" w:rsidRPr="00FC3ECA" w:rsidRDefault="00B445A7" w:rsidP="00B445A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sz w:val="20"/>
                <w:szCs w:val="20"/>
              </w:rPr>
              <w:t>-0.44</w:t>
            </w:r>
          </w:p>
        </w:tc>
        <w:tc>
          <w:tcPr>
            <w:tcW w:w="851" w:type="dxa"/>
          </w:tcPr>
          <w:p w14:paraId="7204CD2D"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0.66</w:t>
            </w:r>
          </w:p>
        </w:tc>
        <w:tc>
          <w:tcPr>
            <w:tcW w:w="1134" w:type="dxa"/>
          </w:tcPr>
          <w:p w14:paraId="3D40268B"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B445A7" w:rsidRPr="00676FAD" w14:paraId="0FFE8695" w14:textId="77777777" w:rsidTr="00011257">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940" w:type="dxa"/>
            <w:vMerge/>
          </w:tcPr>
          <w:p w14:paraId="41065E67" w14:textId="77777777" w:rsidR="00B445A7" w:rsidRPr="000072F2" w:rsidRDefault="00B445A7" w:rsidP="00B445A7">
            <w:pPr>
              <w:rPr>
                <w:b w:val="0"/>
                <w:sz w:val="18"/>
              </w:rPr>
            </w:pPr>
          </w:p>
        </w:tc>
        <w:tc>
          <w:tcPr>
            <w:tcW w:w="756" w:type="dxa"/>
          </w:tcPr>
          <w:p w14:paraId="2C605B54" w14:textId="77777777" w:rsidR="00B445A7" w:rsidRPr="00364671"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b/>
                <w:sz w:val="20"/>
                <w:szCs w:val="20"/>
              </w:rPr>
              <w:t>Ctrl.</w:t>
            </w:r>
          </w:p>
        </w:tc>
        <w:tc>
          <w:tcPr>
            <w:tcW w:w="850" w:type="dxa"/>
          </w:tcPr>
          <w:p w14:paraId="079C6B0E" w14:textId="77777777" w:rsidR="00B445A7" w:rsidRPr="00723197" w:rsidRDefault="00B445A7" w:rsidP="00B445A7">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16C39AC8" w14:textId="77777777" w:rsidR="00B445A7" w:rsidRPr="00723197" w:rsidRDefault="00B445A7" w:rsidP="00B445A7">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3.82</w:t>
            </w:r>
          </w:p>
        </w:tc>
        <w:tc>
          <w:tcPr>
            <w:tcW w:w="850" w:type="dxa"/>
          </w:tcPr>
          <w:p w14:paraId="6915A1F3" w14:textId="77777777" w:rsidR="00B445A7" w:rsidRPr="00723197" w:rsidRDefault="00B445A7" w:rsidP="00B445A7">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5</w:t>
            </w:r>
          </w:p>
        </w:tc>
        <w:tc>
          <w:tcPr>
            <w:tcW w:w="709" w:type="dxa"/>
          </w:tcPr>
          <w:p w14:paraId="7DF2E96D" w14:textId="77777777" w:rsidR="00B445A7" w:rsidRPr="00723197" w:rsidRDefault="00B445A7" w:rsidP="00B445A7">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4.5</w:t>
            </w:r>
          </w:p>
        </w:tc>
        <w:tc>
          <w:tcPr>
            <w:tcW w:w="709" w:type="dxa"/>
          </w:tcPr>
          <w:p w14:paraId="6AF1E7FE" w14:textId="77777777" w:rsidR="00B445A7" w:rsidRPr="00364671"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-2.13</w:t>
            </w:r>
          </w:p>
        </w:tc>
        <w:tc>
          <w:tcPr>
            <w:tcW w:w="851" w:type="dxa"/>
          </w:tcPr>
          <w:p w14:paraId="5D5DDC9B"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0.033</w:t>
            </w:r>
          </w:p>
        </w:tc>
        <w:tc>
          <w:tcPr>
            <w:tcW w:w="1134" w:type="dxa"/>
          </w:tcPr>
          <w:p w14:paraId="74E4FE59"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B445A7" w:rsidRPr="00676FAD" w14:paraId="64F2442D" w14:textId="77777777" w:rsidTr="00011257">
        <w:trPr>
          <w:trHeight w:val="562"/>
        </w:trPr>
        <w:tc>
          <w:tcPr>
            <w:cnfStyle w:val="001000000000" w:firstRow="0" w:lastRow="0" w:firstColumn="1" w:lastColumn="0" w:oddVBand="0" w:evenVBand="0" w:oddHBand="0" w:evenHBand="0" w:firstRowFirstColumn="0" w:firstRowLastColumn="0" w:lastRowFirstColumn="0" w:lastRowLastColumn="0"/>
            <w:tcW w:w="1940" w:type="dxa"/>
            <w:vMerge w:val="restart"/>
          </w:tcPr>
          <w:p w14:paraId="327DCB7C" w14:textId="77777777" w:rsidR="00B445A7" w:rsidRPr="000072F2" w:rsidRDefault="00B445A7" w:rsidP="00B445A7">
            <w:pPr>
              <w:rPr>
                <w:b w:val="0"/>
                <w:sz w:val="18"/>
              </w:rPr>
            </w:pPr>
            <w:r w:rsidRPr="000072F2">
              <w:rPr>
                <w:rFonts w:cs="Arial"/>
                <w:b w:val="0"/>
                <w:sz w:val="18"/>
              </w:rPr>
              <w:t>Conformidad con calificación grupal</w:t>
            </w:r>
          </w:p>
        </w:tc>
        <w:tc>
          <w:tcPr>
            <w:tcW w:w="756" w:type="dxa"/>
          </w:tcPr>
          <w:p w14:paraId="1EF42738"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8932CC">
              <w:rPr>
                <w:rFonts w:cs="Arial"/>
                <w:b/>
                <w:sz w:val="20"/>
                <w:szCs w:val="20"/>
              </w:rPr>
              <w:t>Exp.</w:t>
            </w:r>
          </w:p>
        </w:tc>
        <w:tc>
          <w:tcPr>
            <w:tcW w:w="850" w:type="dxa"/>
          </w:tcPr>
          <w:p w14:paraId="17915AA6" w14:textId="77777777" w:rsidR="00B445A7" w:rsidRPr="00723197" w:rsidRDefault="00B445A7" w:rsidP="00B445A7">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3E4F5AD6" w14:textId="77777777" w:rsidR="00B445A7" w:rsidRPr="00723197" w:rsidRDefault="00B445A7" w:rsidP="00B445A7">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850" w:type="dxa"/>
          </w:tcPr>
          <w:p w14:paraId="055C96FE"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bCs/>
                <w:sz w:val="20"/>
                <w:szCs w:val="20"/>
              </w:rPr>
            </w:pPr>
            <w:r w:rsidRPr="00723197">
              <w:rPr>
                <w:rStyle w:val="TextoCar"/>
                <w:rFonts w:eastAsiaTheme="minorHAnsi"/>
                <w:sz w:val="20"/>
                <w:szCs w:val="20"/>
              </w:rPr>
              <w:t>4.5</w:t>
            </w:r>
          </w:p>
        </w:tc>
        <w:tc>
          <w:tcPr>
            <w:tcW w:w="709" w:type="dxa"/>
          </w:tcPr>
          <w:p w14:paraId="4C193A2E"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rStyle w:val="TextoCar"/>
                <w:rFonts w:eastAsiaTheme="minorHAnsi"/>
                <w:b/>
                <w:sz w:val="20"/>
                <w:szCs w:val="20"/>
              </w:rPr>
            </w:pPr>
            <w:r w:rsidRPr="00723197">
              <w:rPr>
                <w:rStyle w:val="TextoCar"/>
                <w:rFonts w:eastAsiaTheme="minorHAnsi"/>
                <w:sz w:val="20"/>
                <w:szCs w:val="20"/>
              </w:rPr>
              <w:t>5</w:t>
            </w:r>
          </w:p>
        </w:tc>
        <w:tc>
          <w:tcPr>
            <w:tcW w:w="709" w:type="dxa"/>
          </w:tcPr>
          <w:p w14:paraId="7ED9E17B" w14:textId="77777777" w:rsidR="00B445A7" w:rsidRPr="00FC3ECA" w:rsidRDefault="00B445A7" w:rsidP="00B445A7">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Arial"/>
                <w:sz w:val="20"/>
                <w:szCs w:val="20"/>
              </w:rPr>
              <w:t>-1.67</w:t>
            </w:r>
          </w:p>
        </w:tc>
        <w:tc>
          <w:tcPr>
            <w:tcW w:w="851" w:type="dxa"/>
          </w:tcPr>
          <w:p w14:paraId="07AC25AC"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0072F2">
              <w:rPr>
                <w:rFonts w:cs="Arial"/>
                <w:sz w:val="20"/>
                <w:szCs w:val="20"/>
              </w:rPr>
              <w:t>0.096</w:t>
            </w:r>
          </w:p>
        </w:tc>
        <w:tc>
          <w:tcPr>
            <w:tcW w:w="1134" w:type="dxa"/>
          </w:tcPr>
          <w:p w14:paraId="722DDFDE" w14:textId="77777777" w:rsidR="00B445A7" w:rsidRPr="000072F2" w:rsidRDefault="00B445A7" w:rsidP="00B445A7">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7</w:t>
            </w:r>
            <w:r w:rsidRPr="00FC3ECA">
              <w:rPr>
                <w:szCs w:val="24"/>
              </w:rPr>
              <w:t xml:space="preserve">= </w:t>
            </w:r>
            <w:r w:rsidRPr="00FC3ECA">
              <w:rPr>
                <w:rFonts w:ascii="MS Reference Sans Serif" w:hAnsi="MS Reference Sans Serif"/>
                <w:sz w:val="32"/>
                <w:szCs w:val="32"/>
              </w:rPr>
              <w:t></w:t>
            </w:r>
            <w:r>
              <w:rPr>
                <w:bCs/>
                <w:szCs w:val="24"/>
                <w:vertAlign w:val="subscript"/>
              </w:rPr>
              <w:t>5</w:t>
            </w:r>
          </w:p>
        </w:tc>
      </w:tr>
      <w:tr w:rsidR="00B445A7" w:rsidRPr="00676FAD" w14:paraId="72D0AACA" w14:textId="77777777" w:rsidTr="00011257">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940" w:type="dxa"/>
            <w:vMerge/>
          </w:tcPr>
          <w:p w14:paraId="3D2E6E5B" w14:textId="77777777" w:rsidR="00B445A7" w:rsidRPr="000072F2" w:rsidRDefault="00B445A7" w:rsidP="00B445A7">
            <w:pPr>
              <w:jc w:val="center"/>
              <w:rPr>
                <w:b w:val="0"/>
                <w:sz w:val="20"/>
                <w:szCs w:val="20"/>
              </w:rPr>
            </w:pPr>
          </w:p>
        </w:tc>
        <w:tc>
          <w:tcPr>
            <w:tcW w:w="756" w:type="dxa"/>
          </w:tcPr>
          <w:p w14:paraId="394C6423" w14:textId="77777777" w:rsidR="00B445A7" w:rsidRPr="00364671"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b/>
                <w:sz w:val="20"/>
                <w:szCs w:val="20"/>
              </w:rPr>
              <w:t>Ctrl.</w:t>
            </w:r>
          </w:p>
        </w:tc>
        <w:tc>
          <w:tcPr>
            <w:tcW w:w="850" w:type="dxa"/>
          </w:tcPr>
          <w:p w14:paraId="42AA6CB4" w14:textId="77777777" w:rsidR="00B445A7" w:rsidRPr="00723197" w:rsidRDefault="00B445A7" w:rsidP="00B445A7">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1F191500" w14:textId="77777777" w:rsidR="00B445A7" w:rsidRPr="00723197" w:rsidRDefault="00B445A7" w:rsidP="00B445A7">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3.42</w:t>
            </w:r>
          </w:p>
        </w:tc>
        <w:tc>
          <w:tcPr>
            <w:tcW w:w="850" w:type="dxa"/>
          </w:tcPr>
          <w:p w14:paraId="20477226" w14:textId="77777777" w:rsidR="00B445A7" w:rsidRPr="00723197" w:rsidRDefault="00B445A7" w:rsidP="00B445A7">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w:t>
            </w:r>
          </w:p>
        </w:tc>
        <w:tc>
          <w:tcPr>
            <w:tcW w:w="709" w:type="dxa"/>
          </w:tcPr>
          <w:p w14:paraId="6FF2EAC7" w14:textId="77777777" w:rsidR="00B445A7" w:rsidRPr="00723197" w:rsidRDefault="00B445A7" w:rsidP="00B445A7">
            <w:pPr>
              <w:jc w:val="center"/>
              <w:cnfStyle w:val="000000100000" w:firstRow="0" w:lastRow="0" w:firstColumn="0" w:lastColumn="0" w:oddVBand="0" w:evenVBand="0" w:oddHBand="1" w:evenHBand="0" w:firstRowFirstColumn="0" w:firstRowLastColumn="0" w:lastRowFirstColumn="0" w:lastRowLastColumn="0"/>
              <w:rPr>
                <w:rStyle w:val="TextoCar"/>
                <w:rFonts w:eastAsiaTheme="minorHAnsi"/>
                <w:sz w:val="20"/>
                <w:szCs w:val="20"/>
              </w:rPr>
            </w:pPr>
            <w:r w:rsidRPr="00723197">
              <w:rPr>
                <w:rStyle w:val="TextoCar"/>
                <w:rFonts w:eastAsiaTheme="minorHAnsi"/>
                <w:sz w:val="20"/>
                <w:szCs w:val="20"/>
              </w:rPr>
              <w:t>4.17</w:t>
            </w:r>
          </w:p>
        </w:tc>
        <w:tc>
          <w:tcPr>
            <w:tcW w:w="709" w:type="dxa"/>
          </w:tcPr>
          <w:p w14:paraId="5525BF5D" w14:textId="77777777" w:rsidR="00B445A7" w:rsidRPr="00364671" w:rsidRDefault="00B445A7" w:rsidP="00B445A7">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Arial"/>
                <w:sz w:val="20"/>
                <w:szCs w:val="20"/>
              </w:rPr>
              <w:t>-1.89</w:t>
            </w:r>
          </w:p>
        </w:tc>
        <w:tc>
          <w:tcPr>
            <w:tcW w:w="851" w:type="dxa"/>
          </w:tcPr>
          <w:p w14:paraId="242B425B"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0072F2">
              <w:rPr>
                <w:rFonts w:cs="Arial"/>
                <w:sz w:val="20"/>
                <w:szCs w:val="20"/>
              </w:rPr>
              <w:t>0.058</w:t>
            </w:r>
          </w:p>
        </w:tc>
        <w:tc>
          <w:tcPr>
            <w:tcW w:w="1134" w:type="dxa"/>
          </w:tcPr>
          <w:p w14:paraId="2A9D624B" w14:textId="77777777" w:rsidR="00B445A7" w:rsidRPr="000072F2" w:rsidRDefault="00B445A7" w:rsidP="00B445A7">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FC3ECA">
              <w:rPr>
                <w:rFonts w:ascii="MS Reference Sans Serif" w:hAnsi="MS Reference Sans Serif"/>
                <w:sz w:val="32"/>
                <w:szCs w:val="32"/>
              </w:rPr>
              <w:t></w:t>
            </w:r>
            <w:r>
              <w:rPr>
                <w:bCs/>
                <w:szCs w:val="24"/>
                <w:vertAlign w:val="subscript"/>
              </w:rPr>
              <w:t>8</w:t>
            </w:r>
            <w:r w:rsidRPr="00FC3ECA">
              <w:rPr>
                <w:szCs w:val="24"/>
              </w:rPr>
              <w:t xml:space="preserve">= </w:t>
            </w:r>
            <w:r w:rsidRPr="00FC3ECA">
              <w:rPr>
                <w:rFonts w:ascii="MS Reference Sans Serif" w:hAnsi="MS Reference Sans Serif"/>
                <w:sz w:val="32"/>
                <w:szCs w:val="32"/>
              </w:rPr>
              <w:t></w:t>
            </w:r>
            <w:r>
              <w:rPr>
                <w:bCs/>
                <w:szCs w:val="24"/>
                <w:vertAlign w:val="subscript"/>
              </w:rPr>
              <w:t>6</w:t>
            </w:r>
          </w:p>
        </w:tc>
      </w:tr>
      <w:tr w:rsidR="00B445A7" w:rsidRPr="00676FAD" w14:paraId="06B74FBE" w14:textId="77777777" w:rsidTr="00011257">
        <w:trPr>
          <w:trHeight w:val="542"/>
        </w:trPr>
        <w:tc>
          <w:tcPr>
            <w:cnfStyle w:val="001000000000" w:firstRow="0" w:lastRow="0" w:firstColumn="1" w:lastColumn="0" w:oddVBand="0" w:evenVBand="0" w:oddHBand="0" w:evenHBand="0" w:firstRowFirstColumn="0" w:firstRowLastColumn="0" w:lastRowFirstColumn="0" w:lastRowLastColumn="0"/>
            <w:tcW w:w="8508" w:type="dxa"/>
            <w:gridSpan w:val="9"/>
          </w:tcPr>
          <w:p w14:paraId="4A34F587" w14:textId="72FBD78F" w:rsidR="00B445A7" w:rsidRPr="00011257" w:rsidRDefault="00B445A7" w:rsidP="00B445A7">
            <w:pPr>
              <w:rPr>
                <w:rFonts w:cs="Arial"/>
                <w:b w:val="0"/>
                <w:sz w:val="20"/>
                <w:szCs w:val="20"/>
              </w:rPr>
            </w:pPr>
            <w:r w:rsidRPr="00011257">
              <w:rPr>
                <w:rFonts w:cs="Arial"/>
                <w:sz w:val="20"/>
                <w:szCs w:val="20"/>
              </w:rPr>
              <w:t>Exp.:</w:t>
            </w:r>
            <w:r w:rsidRPr="00011257">
              <w:rPr>
                <w:rFonts w:cs="Arial"/>
                <w:b w:val="0"/>
                <w:sz w:val="20"/>
                <w:szCs w:val="20"/>
              </w:rPr>
              <w:t xml:space="preserve"> Grupo Experimental. </w:t>
            </w:r>
            <w:r w:rsidRPr="00011257">
              <w:rPr>
                <w:rFonts w:cs="Arial"/>
                <w:sz w:val="20"/>
                <w:szCs w:val="20"/>
              </w:rPr>
              <w:t>Ctrl.:</w:t>
            </w:r>
            <w:r w:rsidRPr="00011257">
              <w:rPr>
                <w:rFonts w:cs="Arial"/>
                <w:b w:val="0"/>
                <w:sz w:val="20"/>
                <w:szCs w:val="20"/>
              </w:rPr>
              <w:t xml:space="preserve"> Grupo de Control. </w:t>
            </w:r>
          </w:p>
          <w:p w14:paraId="6CBC167B" w14:textId="77777777" w:rsidR="00B445A7" w:rsidRPr="00FC3ECA" w:rsidRDefault="00B445A7" w:rsidP="00B445A7">
            <w:pPr>
              <w:rPr>
                <w:rFonts w:ascii="MS Reference Sans Serif" w:hAnsi="MS Reference Sans Serif"/>
                <w:sz w:val="32"/>
                <w:szCs w:val="32"/>
              </w:rPr>
            </w:pPr>
            <w:r w:rsidRPr="00011257">
              <w:rPr>
                <w:rFonts w:ascii="MS Reference Sans Serif" w:hAnsi="MS Reference Sans Serif"/>
                <w:sz w:val="32"/>
                <w:szCs w:val="32"/>
              </w:rPr>
              <w:t></w:t>
            </w:r>
            <w:r w:rsidRPr="00011257">
              <w:rPr>
                <w:rFonts w:cs="Arial"/>
                <w:szCs w:val="24"/>
                <w:vertAlign w:val="subscript"/>
              </w:rPr>
              <w:t>k</w:t>
            </w:r>
            <w:r w:rsidRPr="00011257">
              <w:rPr>
                <w:sz w:val="16"/>
                <w:szCs w:val="16"/>
              </w:rPr>
              <w:t>:</w:t>
            </w:r>
            <w:r w:rsidRPr="00011257">
              <w:rPr>
                <w:b w:val="0"/>
                <w:sz w:val="16"/>
                <w:szCs w:val="16"/>
              </w:rPr>
              <w:t xml:space="preserve"> </w:t>
            </w:r>
            <w:r w:rsidRPr="00011257">
              <w:rPr>
                <w:b w:val="0"/>
                <w:sz w:val="20"/>
                <w:szCs w:val="20"/>
              </w:rPr>
              <w:t>media correspondiente a la observación k</w:t>
            </w:r>
          </w:p>
        </w:tc>
      </w:tr>
    </w:tbl>
    <w:p w14:paraId="32F4E6E4" w14:textId="77777777" w:rsidR="00B445A7" w:rsidRDefault="00B445A7" w:rsidP="00B445A7">
      <w:pPr>
        <w:pStyle w:val="Texto"/>
        <w:ind w:firstLine="591"/>
      </w:pPr>
    </w:p>
    <w:p w14:paraId="784A7B4A" w14:textId="77777777" w:rsidR="00B445A7" w:rsidRDefault="00B445A7" w:rsidP="00B445A7">
      <w:pPr>
        <w:pStyle w:val="Texto"/>
        <w:ind w:left="1416"/>
        <w:rPr>
          <w:b/>
        </w:rPr>
      </w:pPr>
    </w:p>
    <w:p w14:paraId="5C68AFA5" w14:textId="77777777" w:rsidR="00B445A7" w:rsidRDefault="00B445A7" w:rsidP="00B445A7">
      <w:pPr>
        <w:pStyle w:val="Texto"/>
        <w:ind w:left="1416"/>
      </w:pPr>
      <w:r w:rsidRPr="0048708A">
        <w:rPr>
          <w:b/>
        </w:rPr>
        <w:t xml:space="preserve">Percepción en relación a </w:t>
      </w:r>
      <w:r>
        <w:rPr>
          <w:b/>
        </w:rPr>
        <w:t>capacidad de herramientas para reflejar aporte real</w:t>
      </w:r>
    </w:p>
    <w:p w14:paraId="3727226F" w14:textId="3314497F" w:rsidR="00B445A7" w:rsidRDefault="00B445A7" w:rsidP="00B445A7">
      <w:pPr>
        <w:pStyle w:val="Texto"/>
        <w:ind w:left="1416"/>
      </w:pPr>
      <w:r>
        <w:t xml:space="preserve">Las opiniones de los estudiantes muestran inicialmente que sus percepciones en cuanto a  la capacidad de las herramientas que utilizan para reflejar el aporte real son  bastante compactas y se ubican en el nivel </w:t>
      </w:r>
      <w:r>
        <w:rPr>
          <w:i/>
        </w:rPr>
        <w:t xml:space="preserve">Cercano a la realidad, </w:t>
      </w:r>
      <w:r w:rsidRPr="0065509E">
        <w:t xml:space="preserve">como se </w:t>
      </w:r>
      <w:r w:rsidRPr="00A5716D">
        <w:t>muestra</w:t>
      </w:r>
      <w:r w:rsidRPr="0065509E">
        <w:t xml:space="preserve"> en la Figura 5.5 )</w:t>
      </w:r>
      <w:r w:rsidRPr="00723F55">
        <w:t>.</w:t>
      </w:r>
      <w:r>
        <w:t xml:space="preserve">  Luego de la experimentación 1, la percepción de los 11 estudiantes que participaron en la utilización de la mesa en ambas experimentaciones se afecta. Esta se desplaza al nivel de </w:t>
      </w:r>
      <w:r w:rsidRPr="00482B91">
        <w:rPr>
          <w:i/>
        </w:rPr>
        <w:t>Total</w:t>
      </w:r>
      <w:r>
        <w:rPr>
          <w:i/>
        </w:rPr>
        <w:t>mente cercano a la realidad</w:t>
      </w:r>
      <w:r w:rsidRPr="00482B91">
        <w:rPr>
          <w:i/>
        </w:rPr>
        <w:t xml:space="preserve"> </w:t>
      </w:r>
      <w:r>
        <w:t xml:space="preserve">(ver figura 5.5). Mientras que para la experimentación 2 existe una afectación negativa de estas percepciones, pues existe una mayor variedad de respuestas y la mediana regresan al nivel </w:t>
      </w:r>
      <w:r>
        <w:rPr>
          <w:i/>
        </w:rPr>
        <w:t>Cercano a la realidad</w:t>
      </w:r>
      <w:r>
        <w:t xml:space="preserve"> observado en el pre-test de la primera observación.</w:t>
      </w:r>
    </w:p>
    <w:p w14:paraId="7360DFD4" w14:textId="77777777" w:rsidR="00B445A7" w:rsidRDefault="00B445A7" w:rsidP="00B445A7">
      <w:pPr>
        <w:pStyle w:val="Texto"/>
        <w:ind w:left="1416"/>
      </w:pPr>
    </w:p>
    <w:tbl>
      <w:tblPr>
        <w:tblStyle w:val="TableGrid"/>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38DD5398" w14:textId="77777777" w:rsidTr="00F73EAF">
        <w:trPr>
          <w:trHeight w:val="217"/>
          <w:jc w:val="center"/>
        </w:trPr>
        <w:tc>
          <w:tcPr>
            <w:tcW w:w="7654" w:type="dxa"/>
            <w:gridSpan w:val="2"/>
          </w:tcPr>
          <w:p w14:paraId="24179C8B" w14:textId="77777777" w:rsidR="00B445A7" w:rsidRPr="00C7447E" w:rsidRDefault="00B445A7" w:rsidP="00B445A7">
            <w:pPr>
              <w:pStyle w:val="Texto"/>
              <w:spacing w:line="240" w:lineRule="auto"/>
              <w:ind w:left="0"/>
              <w:jc w:val="center"/>
              <w:rPr>
                <w:b/>
              </w:rPr>
            </w:pPr>
            <w:r w:rsidRPr="00AA3EDB">
              <w:rPr>
                <w:b/>
              </w:rPr>
              <w:t xml:space="preserve">Percepción de </w:t>
            </w:r>
            <w:r>
              <w:rPr>
                <w:b/>
              </w:rPr>
              <w:t>capacidad de herramientas para reflejar aporte real</w:t>
            </w:r>
          </w:p>
        </w:tc>
      </w:tr>
      <w:tr w:rsidR="00B445A7" w14:paraId="5920390A" w14:textId="77777777" w:rsidTr="00F73EAF">
        <w:trPr>
          <w:trHeight w:val="1134"/>
          <w:jc w:val="center"/>
        </w:trPr>
        <w:tc>
          <w:tcPr>
            <w:tcW w:w="567" w:type="dxa"/>
            <w:textDirection w:val="btLr"/>
          </w:tcPr>
          <w:p w14:paraId="1DDCB28E"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t>Nivel de equidad</w:t>
            </w:r>
          </w:p>
        </w:tc>
        <w:tc>
          <w:tcPr>
            <w:tcW w:w="7087" w:type="dxa"/>
          </w:tcPr>
          <w:p w14:paraId="36BABE3D" w14:textId="77777777" w:rsidR="00B445A7" w:rsidRDefault="00B445A7" w:rsidP="00B445A7">
            <w:pPr>
              <w:autoSpaceDE w:val="0"/>
              <w:autoSpaceDN w:val="0"/>
              <w:adjustRightInd w:val="0"/>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noProof/>
                <w:szCs w:val="24"/>
                <w:lang w:val="en-US"/>
              </w:rPr>
              <w:drawing>
                <wp:inline distT="0" distB="0" distL="0" distR="0" wp14:anchorId="44392CBE" wp14:editId="60765561">
                  <wp:extent cx="4215897" cy="3369312"/>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8153" cy="3379107"/>
                          </a:xfrm>
                          <a:prstGeom prst="rect">
                            <a:avLst/>
                          </a:prstGeom>
                          <a:noFill/>
                          <a:ln>
                            <a:noFill/>
                          </a:ln>
                        </pic:spPr>
                      </pic:pic>
                    </a:graphicData>
                  </a:graphic>
                </wp:inline>
              </w:drawing>
            </w:r>
          </w:p>
          <w:p w14:paraId="3520FD08" w14:textId="77777777" w:rsidR="00B445A7" w:rsidRDefault="00B445A7" w:rsidP="00B445A7">
            <w:pPr>
              <w:autoSpaceDE w:val="0"/>
              <w:autoSpaceDN w:val="0"/>
              <w:adjustRightInd w:val="0"/>
              <w:rPr>
                <w:rFonts w:ascii="Times New Roman" w:hAnsi="Times New Roman" w:cs="Times New Roman"/>
                <w:szCs w:val="24"/>
              </w:rPr>
            </w:pPr>
          </w:p>
          <w:p w14:paraId="4D97F1B3" w14:textId="422FC951" w:rsidR="00B445A7" w:rsidRDefault="00F73EAF" w:rsidP="00F73EAF">
            <w:pPr>
              <w:pStyle w:val="Figuras"/>
              <w:ind w:left="0"/>
              <w:jc w:val="center"/>
              <w:rPr>
                <w:rStyle w:val="TextoCar"/>
                <w:rFonts w:eastAsiaTheme="minorHAnsi"/>
              </w:rPr>
            </w:pPr>
            <w:bookmarkStart w:id="140" w:name="_Toc414976465"/>
            <w:r w:rsidRPr="00F73EAF">
              <w:rPr>
                <w:b/>
              </w:rPr>
              <w:t xml:space="preserve">Figura 5.5: </w:t>
            </w:r>
            <w:r w:rsidRPr="00C7447E">
              <w:t>Diagrama de cajas de las opiniones</w:t>
            </w:r>
            <w:r>
              <w:t xml:space="preserve"> de alumnos sobre</w:t>
            </w:r>
            <w:r w:rsidRPr="00C7447E">
              <w:t xml:space="preserve"> </w:t>
            </w:r>
            <w:r>
              <w:t>capacidad de herramientas para reflejar aporte real</w:t>
            </w:r>
            <w:bookmarkEnd w:id="140"/>
          </w:p>
        </w:tc>
      </w:tr>
    </w:tbl>
    <w:p w14:paraId="09B29C02" w14:textId="77777777" w:rsidR="00B445A7" w:rsidRDefault="00B445A7" w:rsidP="00B445A7">
      <w:pPr>
        <w:pStyle w:val="Texto"/>
        <w:ind w:left="1416"/>
      </w:pPr>
    </w:p>
    <w:p w14:paraId="6677AA3F" w14:textId="77777777" w:rsidR="00B445A7" w:rsidRDefault="00B445A7" w:rsidP="00B445A7">
      <w:pPr>
        <w:pStyle w:val="Texto"/>
        <w:ind w:left="1416"/>
      </w:pPr>
    </w:p>
    <w:p w14:paraId="17CB11D3" w14:textId="77777777" w:rsidR="00B445A7" w:rsidRDefault="00B445A7" w:rsidP="00B445A7">
      <w:pPr>
        <w:pStyle w:val="Texto"/>
        <w:ind w:left="1416"/>
        <w:rPr>
          <w:rStyle w:val="TextoCar"/>
          <w:rFonts w:eastAsiaTheme="minorHAnsi"/>
        </w:rPr>
      </w:pPr>
      <w:r>
        <w:t xml:space="preserve">En relación a las pruebas de hipótesis, nuevamente, no existen diferencias en la percepción inicial (pre-test) entre los grupos de control y experimental  como se muestra en la tabla 5.4.  </w:t>
      </w:r>
      <w:r>
        <w:rPr>
          <w:rStyle w:val="TextoCar"/>
          <w:rFonts w:eastAsiaTheme="minorHAnsi"/>
        </w:rPr>
        <w:t>La prueba Wilcoxon mostró que en el experimento 1, las percepciones de los  11 estudiantes del grupo experimental en cuanto a capacidad de herramientas para reflejar aporte real en el post-test fueron significativamente mayores que en el pre-test, como lo muestra la tabla 5.2. Los resultados de la experimentación 1 demostraron también ser significativamente distintas en la comparación con el grupo de control, como lo muestra la tabla 5.4.</w:t>
      </w:r>
    </w:p>
    <w:p w14:paraId="64778472" w14:textId="77777777" w:rsidR="00B445A7" w:rsidRDefault="00B445A7" w:rsidP="00B445A7">
      <w:pPr>
        <w:pStyle w:val="Texto"/>
        <w:ind w:left="1416"/>
        <w:rPr>
          <w:rStyle w:val="TextoCar"/>
          <w:rFonts w:eastAsiaTheme="minorHAnsi"/>
        </w:rPr>
      </w:pPr>
      <w:r>
        <w:t>En relación a los</w:t>
      </w:r>
      <w:r>
        <w:rPr>
          <w:rStyle w:val="TextoCar"/>
          <w:rFonts w:eastAsiaTheme="minorHAnsi"/>
        </w:rPr>
        <w:t xml:space="preserve"> resultados de la segunda experimentación, estos reflejan que los 10 estudiantes no muestran la misma tendencia observada en la experimentación 1, ya que en estos no existen diferencias significativas en la comparación intra-grupal y entre grupos (ver tabla 5.3 y 5.4).</w:t>
      </w:r>
    </w:p>
    <w:p w14:paraId="5820FD7A" w14:textId="77777777" w:rsidR="00B445A7" w:rsidRPr="000072F2" w:rsidRDefault="00B445A7" w:rsidP="00B445A7">
      <w:pPr>
        <w:pStyle w:val="Texto"/>
        <w:ind w:left="1416"/>
        <w:rPr>
          <w:rStyle w:val="TextoCar"/>
        </w:rPr>
      </w:pPr>
    </w:p>
    <w:p w14:paraId="4A13B58B" w14:textId="77777777" w:rsidR="00B445A7" w:rsidRDefault="00B445A7" w:rsidP="00B445A7">
      <w:pPr>
        <w:pStyle w:val="Texto"/>
        <w:ind w:firstLine="591"/>
      </w:pPr>
    </w:p>
    <w:p w14:paraId="712871CE" w14:textId="77777777" w:rsidR="00B445A7" w:rsidRDefault="00B445A7" w:rsidP="00B445A7">
      <w:pPr>
        <w:autoSpaceDE w:val="0"/>
        <w:autoSpaceDN w:val="0"/>
        <w:adjustRightInd w:val="0"/>
        <w:spacing w:after="0" w:line="240" w:lineRule="auto"/>
        <w:rPr>
          <w:rFonts w:ascii="Times New Roman" w:hAnsi="Times New Roman" w:cs="Times New Roman"/>
          <w:szCs w:val="24"/>
        </w:rPr>
      </w:pPr>
    </w:p>
    <w:p w14:paraId="37A2E3A6" w14:textId="77777777" w:rsidR="00B445A7" w:rsidRDefault="00B445A7" w:rsidP="00B445A7">
      <w:pPr>
        <w:autoSpaceDE w:val="0"/>
        <w:autoSpaceDN w:val="0"/>
        <w:adjustRightInd w:val="0"/>
        <w:spacing w:after="0" w:line="240" w:lineRule="auto"/>
        <w:rPr>
          <w:rFonts w:ascii="Times New Roman" w:hAnsi="Times New Roman" w:cs="Times New Roman"/>
          <w:szCs w:val="24"/>
        </w:rPr>
      </w:pPr>
    </w:p>
    <w:p w14:paraId="7F041BDC" w14:textId="77777777" w:rsidR="00B445A7" w:rsidRDefault="00B445A7" w:rsidP="00B445A7">
      <w:pPr>
        <w:autoSpaceDE w:val="0"/>
        <w:autoSpaceDN w:val="0"/>
        <w:adjustRightInd w:val="0"/>
        <w:spacing w:after="0" w:line="400" w:lineRule="atLeast"/>
        <w:rPr>
          <w:rFonts w:ascii="Times New Roman" w:hAnsi="Times New Roman" w:cs="Times New Roman"/>
          <w:szCs w:val="24"/>
        </w:rPr>
      </w:pPr>
    </w:p>
    <w:p w14:paraId="5BADCED7" w14:textId="77777777" w:rsidR="00B445A7" w:rsidRDefault="00B445A7" w:rsidP="00B445A7">
      <w:pPr>
        <w:pStyle w:val="Texto"/>
        <w:ind w:firstLine="591"/>
        <w:rPr>
          <w:b/>
        </w:rPr>
      </w:pPr>
      <w:r>
        <w:rPr>
          <w:b/>
        </w:rPr>
        <w:t xml:space="preserve">Conformidad con </w:t>
      </w:r>
      <w:r w:rsidRPr="00AA3EDB">
        <w:rPr>
          <w:b/>
        </w:rPr>
        <w:t>calificación individual</w:t>
      </w:r>
    </w:p>
    <w:p w14:paraId="35E4FB21" w14:textId="77777777" w:rsidR="00B445A7" w:rsidRDefault="00B445A7" w:rsidP="00B445A7">
      <w:pPr>
        <w:pStyle w:val="Texto"/>
        <w:ind w:left="1416"/>
      </w:pPr>
      <w:r>
        <w:t xml:space="preserve">Esta variable solo fue medida en la pre-observación realizada antes de la experimentación 2 y posterior a ésta. Las opiniones, previas de 10 estudiantes  que participaron de  la experimentación 2,  en cuanto a la calificación individual que obtienen a partir de sus trabajos grupales muestran que se encuentran en un nivel </w:t>
      </w:r>
      <w:r w:rsidRPr="007238A8">
        <w:rPr>
          <w:i/>
        </w:rPr>
        <w:t>Conforme</w:t>
      </w:r>
      <w:r>
        <w:t xml:space="preserve">.  Los resultados obtenidos en el test posterior, muestran opiniones bastante dispersas. Sin embargo, se debe considerar que el 50% tuvo una afectación positiva, esto se observa en el diagrama de cajas de la figura 5.6, donde la mediana se desplazó al nivel de </w:t>
      </w:r>
      <w:r w:rsidRPr="007238A8">
        <w:rPr>
          <w:i/>
        </w:rPr>
        <w:t>Total Conformidad</w:t>
      </w:r>
      <w:r>
        <w:t xml:space="preserve">, coincidiendo con el tercer cuartil y el valor máximo alcanzado. </w:t>
      </w:r>
    </w:p>
    <w:p w14:paraId="2C82DF7B" w14:textId="77777777" w:rsidR="00B445A7" w:rsidRDefault="00B445A7" w:rsidP="00B445A7">
      <w:pPr>
        <w:pStyle w:val="Texto"/>
        <w:ind w:left="1416"/>
        <w:rPr>
          <w:rStyle w:val="TextoCar"/>
          <w:rFonts w:eastAsiaTheme="minorHAnsi"/>
        </w:rPr>
      </w:pPr>
    </w:p>
    <w:tbl>
      <w:tblPr>
        <w:tblStyle w:val="TableGrid"/>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09A1073D" w14:textId="77777777" w:rsidTr="00F73EAF">
        <w:trPr>
          <w:trHeight w:val="217"/>
          <w:jc w:val="center"/>
        </w:trPr>
        <w:tc>
          <w:tcPr>
            <w:tcW w:w="7654" w:type="dxa"/>
            <w:gridSpan w:val="2"/>
          </w:tcPr>
          <w:p w14:paraId="33C437E4" w14:textId="77777777" w:rsidR="00B445A7" w:rsidRPr="00C7447E" w:rsidRDefault="00B445A7" w:rsidP="00B445A7">
            <w:pPr>
              <w:pStyle w:val="Texto"/>
              <w:spacing w:line="240" w:lineRule="auto"/>
              <w:ind w:left="0"/>
              <w:jc w:val="center"/>
              <w:rPr>
                <w:b/>
              </w:rPr>
            </w:pPr>
            <w:r>
              <w:rPr>
                <w:b/>
              </w:rPr>
              <w:t>Conformidad con</w:t>
            </w:r>
            <w:r w:rsidRPr="00AA3EDB">
              <w:rPr>
                <w:b/>
              </w:rPr>
              <w:t xml:space="preserve"> calificación individual</w:t>
            </w:r>
          </w:p>
        </w:tc>
      </w:tr>
      <w:tr w:rsidR="00B445A7" w14:paraId="33F7DA09" w14:textId="77777777" w:rsidTr="00F73EAF">
        <w:trPr>
          <w:trHeight w:val="1134"/>
          <w:jc w:val="center"/>
        </w:trPr>
        <w:tc>
          <w:tcPr>
            <w:tcW w:w="567" w:type="dxa"/>
            <w:textDirection w:val="btLr"/>
          </w:tcPr>
          <w:p w14:paraId="019F67BC"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t>Nivel de conformidad</w:t>
            </w:r>
          </w:p>
        </w:tc>
        <w:tc>
          <w:tcPr>
            <w:tcW w:w="7087" w:type="dxa"/>
          </w:tcPr>
          <w:p w14:paraId="5B5B5017" w14:textId="77777777" w:rsidR="00B445A7" w:rsidRDefault="00B445A7" w:rsidP="00B445A7">
            <w:pPr>
              <w:pStyle w:val="Texto"/>
              <w:spacing w:line="240" w:lineRule="auto"/>
              <w:ind w:left="0"/>
              <w:jc w:val="left"/>
              <w:rPr>
                <w:sz w:val="16"/>
                <w:szCs w:val="16"/>
              </w:rPr>
            </w:pPr>
            <w:r w:rsidRPr="00AE5C8E">
              <w:rPr>
                <w:noProof/>
                <w:sz w:val="16"/>
                <w:szCs w:val="16"/>
                <w:lang w:val="en-US" w:eastAsia="en-US"/>
              </w:rPr>
              <w:drawing>
                <wp:inline distT="0" distB="0" distL="0" distR="0" wp14:anchorId="61359569" wp14:editId="5FB1CBE3">
                  <wp:extent cx="3836467" cy="3228975"/>
                  <wp:effectExtent l="0" t="0" r="0" b="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1323" cy="3233062"/>
                          </a:xfrm>
                          <a:prstGeom prst="rect">
                            <a:avLst/>
                          </a:prstGeom>
                        </pic:spPr>
                      </pic:pic>
                    </a:graphicData>
                  </a:graphic>
                </wp:inline>
              </w:drawing>
            </w:r>
          </w:p>
          <w:p w14:paraId="591C766B" w14:textId="77777777" w:rsidR="00B445A7" w:rsidRDefault="00B445A7" w:rsidP="00F73EAF">
            <w:pPr>
              <w:pStyle w:val="Figuras"/>
              <w:ind w:left="0"/>
              <w:rPr>
                <w:rStyle w:val="TextoCar"/>
                <w:rFonts w:eastAsiaTheme="minorHAnsi"/>
              </w:rPr>
            </w:pPr>
            <w:bookmarkStart w:id="141" w:name="_Toc414976466"/>
            <w:r w:rsidRPr="00F73EAF">
              <w:rPr>
                <w:b/>
              </w:rPr>
              <w:t xml:space="preserve">Figura 5.6: </w:t>
            </w:r>
            <w:r>
              <w:t>Diagrama de cajas de la conformidad de estudiantes sobre calificaciones individuales</w:t>
            </w:r>
            <w:bookmarkEnd w:id="141"/>
          </w:p>
        </w:tc>
      </w:tr>
    </w:tbl>
    <w:p w14:paraId="46746C14" w14:textId="77777777" w:rsidR="00B445A7" w:rsidRDefault="00B445A7" w:rsidP="00B445A7">
      <w:pPr>
        <w:pStyle w:val="Texto"/>
        <w:ind w:left="1416"/>
        <w:rPr>
          <w:rStyle w:val="TextoCar"/>
          <w:rFonts w:eastAsiaTheme="minorHAnsi"/>
        </w:rPr>
      </w:pPr>
    </w:p>
    <w:p w14:paraId="7B6308D0" w14:textId="77777777" w:rsidR="00B445A7" w:rsidRDefault="00B445A7" w:rsidP="00B445A7">
      <w:pPr>
        <w:pStyle w:val="Texto"/>
        <w:ind w:left="1416"/>
        <w:rPr>
          <w:rStyle w:val="TextoCar"/>
          <w:rFonts w:eastAsiaTheme="minorHAnsi"/>
        </w:rPr>
      </w:pPr>
    </w:p>
    <w:p w14:paraId="215613B1" w14:textId="77777777" w:rsidR="00B445A7" w:rsidRDefault="00B445A7" w:rsidP="00B445A7">
      <w:pPr>
        <w:pStyle w:val="Texto"/>
        <w:ind w:left="1416"/>
        <w:rPr>
          <w:rStyle w:val="TextoCar"/>
          <w:rFonts w:eastAsiaTheme="minorHAnsi"/>
        </w:rPr>
      </w:pPr>
      <w:r>
        <w:rPr>
          <w:rStyle w:val="TextoCar"/>
          <w:rFonts w:eastAsiaTheme="minorHAnsi"/>
        </w:rPr>
        <w:t>La prueba Wilcoxon realizada a partir de la segunda experimentación,  mostró  que las percepciones de los 10 alumnos acerca de cuán justa es su calificación individual en el post-test no fueron significativamente diferentes comparadas al pre-test (ver tabla 5.3), ni en la comparación con el grupo de control (ver tabla 5.4).</w:t>
      </w:r>
    </w:p>
    <w:p w14:paraId="7E3E3827" w14:textId="77777777" w:rsidR="00B445A7" w:rsidRDefault="00B445A7" w:rsidP="00B445A7">
      <w:pPr>
        <w:pStyle w:val="NoSpacing"/>
      </w:pPr>
    </w:p>
    <w:p w14:paraId="33FD1B9E" w14:textId="77777777" w:rsidR="00B445A7" w:rsidRDefault="00B445A7" w:rsidP="00B445A7">
      <w:pPr>
        <w:pStyle w:val="NoSpacing"/>
      </w:pPr>
    </w:p>
    <w:p w14:paraId="10194229" w14:textId="77777777" w:rsidR="00B445A7" w:rsidRDefault="00B445A7" w:rsidP="00B445A7">
      <w:pPr>
        <w:pStyle w:val="NoSpacing"/>
      </w:pPr>
    </w:p>
    <w:p w14:paraId="340BD67E" w14:textId="77777777" w:rsidR="00B445A7" w:rsidRPr="00094848" w:rsidRDefault="00B445A7" w:rsidP="00B445A7">
      <w:pPr>
        <w:pStyle w:val="NoSpacing"/>
      </w:pPr>
    </w:p>
    <w:p w14:paraId="45307112" w14:textId="77777777" w:rsidR="00B445A7" w:rsidRDefault="00B445A7" w:rsidP="00B445A7">
      <w:pPr>
        <w:pStyle w:val="Subtitulocapitulo"/>
        <w:numPr>
          <w:ilvl w:val="0"/>
          <w:numId w:val="0"/>
        </w:numPr>
        <w:ind w:left="792"/>
      </w:pPr>
    </w:p>
    <w:p w14:paraId="6E6E9C73" w14:textId="77777777" w:rsidR="00B445A7" w:rsidRDefault="00B445A7" w:rsidP="00B445A7">
      <w:pPr>
        <w:pStyle w:val="Texto"/>
        <w:ind w:firstLine="591"/>
        <w:rPr>
          <w:b/>
        </w:rPr>
      </w:pPr>
    </w:p>
    <w:p w14:paraId="2474CA9C" w14:textId="77777777" w:rsidR="00B445A7" w:rsidRDefault="00B445A7" w:rsidP="00B445A7">
      <w:pPr>
        <w:pStyle w:val="Texto"/>
        <w:ind w:firstLine="591"/>
        <w:rPr>
          <w:b/>
        </w:rPr>
      </w:pPr>
      <w:r>
        <w:rPr>
          <w:b/>
        </w:rPr>
        <w:t>Conformidad con</w:t>
      </w:r>
      <w:r w:rsidRPr="00FD792A">
        <w:rPr>
          <w:b/>
        </w:rPr>
        <w:t xml:space="preserve"> calificación grupal</w:t>
      </w:r>
    </w:p>
    <w:p w14:paraId="2F8D8CA1" w14:textId="77777777" w:rsidR="00B445A7" w:rsidRDefault="00B445A7" w:rsidP="00B445A7">
      <w:pPr>
        <w:pStyle w:val="Texto"/>
        <w:ind w:left="1416"/>
      </w:pPr>
      <w:r>
        <w:t xml:space="preserve">Esta variable solo fue medida en la pre-observación realizada antes de la experimentación 2 y posterior a ésta. Las opiniones recolectadas de los 10 estudiantes en el pre-test del experimento 2, se ubican en el nivel </w:t>
      </w:r>
      <w:r>
        <w:rPr>
          <w:i/>
        </w:rPr>
        <w:t>Conforme</w:t>
      </w:r>
      <w:r>
        <w:t xml:space="preserve"> en cuanto a la  calificación que obtienen de manera grupal. En el post-test de la segunda experimentación, las opiniones son más dispersas. Sin embargo existió un desplazamiento positivo de las opiniones como lo  muestra la figura 5.7. En este caso se repite el patrón observado cuando se analizó la variable de conformidad de calificación individual.</w:t>
      </w:r>
    </w:p>
    <w:p w14:paraId="463B3767" w14:textId="77777777" w:rsidR="00B445A7" w:rsidRDefault="00B445A7" w:rsidP="00B445A7">
      <w:pPr>
        <w:pStyle w:val="Texto"/>
        <w:ind w:left="1416"/>
      </w:pPr>
    </w:p>
    <w:tbl>
      <w:tblPr>
        <w:tblStyle w:val="TableGrid"/>
        <w:tblW w:w="76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087"/>
      </w:tblGrid>
      <w:tr w:rsidR="00B445A7" w14:paraId="29A989C5" w14:textId="77777777" w:rsidTr="00F73EAF">
        <w:trPr>
          <w:trHeight w:val="217"/>
          <w:jc w:val="center"/>
        </w:trPr>
        <w:tc>
          <w:tcPr>
            <w:tcW w:w="7654" w:type="dxa"/>
            <w:gridSpan w:val="2"/>
          </w:tcPr>
          <w:p w14:paraId="0B5DD463" w14:textId="77777777" w:rsidR="00B445A7" w:rsidRPr="001528B0" w:rsidRDefault="00B445A7" w:rsidP="00F73EAF">
            <w:pPr>
              <w:pStyle w:val="Texto"/>
              <w:jc w:val="center"/>
              <w:rPr>
                <w:b/>
              </w:rPr>
            </w:pPr>
            <w:r>
              <w:rPr>
                <w:b/>
              </w:rPr>
              <w:t>Conformidad con</w:t>
            </w:r>
            <w:r w:rsidRPr="001528B0">
              <w:rPr>
                <w:b/>
              </w:rPr>
              <w:t xml:space="preserve"> calificación grupal</w:t>
            </w:r>
          </w:p>
        </w:tc>
      </w:tr>
      <w:tr w:rsidR="00B445A7" w14:paraId="158005E0" w14:textId="77777777" w:rsidTr="00F73EAF">
        <w:trPr>
          <w:trHeight w:val="1134"/>
          <w:jc w:val="center"/>
        </w:trPr>
        <w:tc>
          <w:tcPr>
            <w:tcW w:w="567" w:type="dxa"/>
            <w:textDirection w:val="btLr"/>
          </w:tcPr>
          <w:p w14:paraId="6817200F" w14:textId="77777777" w:rsidR="00B445A7" w:rsidRDefault="00B445A7" w:rsidP="00B445A7">
            <w:pPr>
              <w:pStyle w:val="Texto"/>
              <w:spacing w:line="240" w:lineRule="auto"/>
              <w:ind w:left="113" w:right="113"/>
              <w:jc w:val="center"/>
              <w:rPr>
                <w:rStyle w:val="TextoCar"/>
                <w:rFonts w:eastAsiaTheme="minorHAnsi"/>
              </w:rPr>
            </w:pPr>
            <w:r>
              <w:rPr>
                <w:rStyle w:val="TextoCar"/>
                <w:rFonts w:eastAsiaTheme="minorHAnsi"/>
              </w:rPr>
              <w:t>Nivel de conformidad</w:t>
            </w:r>
          </w:p>
        </w:tc>
        <w:tc>
          <w:tcPr>
            <w:tcW w:w="7087" w:type="dxa"/>
          </w:tcPr>
          <w:p w14:paraId="5A35C2F4" w14:textId="77777777" w:rsidR="00B445A7" w:rsidRDefault="00B445A7" w:rsidP="00B445A7">
            <w:pPr>
              <w:autoSpaceDE w:val="0"/>
              <w:autoSpaceDN w:val="0"/>
              <w:adjustRightInd w:val="0"/>
              <w:rPr>
                <w:rFonts w:ascii="Times New Roman" w:hAnsi="Times New Roman" w:cs="Times New Roman"/>
                <w:szCs w:val="24"/>
              </w:rPr>
            </w:pPr>
            <w:r w:rsidRPr="00977E4C">
              <w:rPr>
                <w:rFonts w:ascii="Times New Roman" w:hAnsi="Times New Roman" w:cs="Times New Roman"/>
                <w:noProof/>
                <w:szCs w:val="24"/>
                <w:lang w:val="en-US"/>
              </w:rPr>
              <w:drawing>
                <wp:inline distT="0" distB="0" distL="0" distR="0" wp14:anchorId="6B6E1433" wp14:editId="7909E0B6">
                  <wp:extent cx="3619888" cy="30466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2293" cy="3057132"/>
                          </a:xfrm>
                          <a:prstGeom prst="rect">
                            <a:avLst/>
                          </a:prstGeom>
                        </pic:spPr>
                      </pic:pic>
                    </a:graphicData>
                  </a:graphic>
                </wp:inline>
              </w:drawing>
            </w:r>
          </w:p>
          <w:p w14:paraId="5B84ECDF" w14:textId="77777777" w:rsidR="00B445A7" w:rsidRDefault="00B445A7" w:rsidP="00F73EAF">
            <w:pPr>
              <w:pStyle w:val="Figuras"/>
              <w:ind w:left="0"/>
              <w:rPr>
                <w:rStyle w:val="TextoCar"/>
                <w:rFonts w:eastAsiaTheme="minorHAnsi"/>
              </w:rPr>
            </w:pPr>
            <w:bookmarkStart w:id="142" w:name="_Toc414976467"/>
            <w:r w:rsidRPr="00F73EAF">
              <w:rPr>
                <w:b/>
              </w:rPr>
              <w:t>Figura 5.7:</w:t>
            </w:r>
            <w:r>
              <w:t xml:space="preserve"> Diagrama de cajas de la conformidad de estudiantes sobre calificaciones grupales</w:t>
            </w:r>
            <w:bookmarkEnd w:id="142"/>
          </w:p>
        </w:tc>
      </w:tr>
    </w:tbl>
    <w:p w14:paraId="68C93E09" w14:textId="77777777" w:rsidR="00B445A7" w:rsidRDefault="00B445A7" w:rsidP="00B445A7">
      <w:pPr>
        <w:pStyle w:val="Texto"/>
        <w:ind w:left="1416"/>
      </w:pPr>
    </w:p>
    <w:p w14:paraId="6458BAAD" w14:textId="77777777" w:rsidR="00B445A7" w:rsidRDefault="00B445A7" w:rsidP="00B445A7">
      <w:pPr>
        <w:pStyle w:val="Texto"/>
        <w:ind w:left="1416"/>
        <w:rPr>
          <w:rStyle w:val="TextoCar"/>
          <w:rFonts w:eastAsiaTheme="minorHAnsi"/>
        </w:rPr>
      </w:pPr>
      <w:r>
        <w:t xml:space="preserve">En relación a las pruebas de hipótesis, </w:t>
      </w:r>
      <w:r>
        <w:rPr>
          <w:rStyle w:val="TextoCar"/>
          <w:rFonts w:eastAsiaTheme="minorHAnsi"/>
        </w:rPr>
        <w:t>la prueba Wilcoxon mostró que las percepciones  de los 10 estudiantes acerca de cuán justa es su calificación grupal en el post-test de la segunda experimentación, no fueron significativamente mayores comparadas  con las del pre-test (ver tabla 5.3). Tampoco existieron diferencias en la comparación con el grupo de control (ver tabla 5.4).</w:t>
      </w:r>
    </w:p>
    <w:p w14:paraId="6BC56DAB" w14:textId="77777777" w:rsidR="00B445A7" w:rsidRDefault="00B445A7" w:rsidP="00B445A7">
      <w:pPr>
        <w:pStyle w:val="Texto"/>
      </w:pPr>
    </w:p>
    <w:p w14:paraId="5AB0AA04" w14:textId="77777777" w:rsidR="00B445A7" w:rsidRDefault="00B445A7" w:rsidP="00B445A7">
      <w:pPr>
        <w:pStyle w:val="Texto"/>
      </w:pPr>
    </w:p>
    <w:p w14:paraId="1F9E4C37" w14:textId="74A78BF2" w:rsidR="009D2BFA" w:rsidRDefault="00B445A7" w:rsidP="00B445A7">
      <w:pPr>
        <w:pStyle w:val="Texto"/>
      </w:pPr>
      <w:r>
        <w:t>Los resultados de las variables que se midieron durante la experimentación pre-test-post-test con estudiantes, se presentan en las tablas 5.2 y 5.3. La tabla 5.2 muestra un resumen de los resultados de la comparación intra-grupal de individuos que participaron en el grupo experimental y de control. La tabla 5.3 muestra resultados obtenidos entre los grupos de experimentación y de control. En estos dos resúmenes se muestran los resultados de las pruebas de hipótesis realizadas a través de la prueba Wilcoxon según corresponda. En la experimentación 1, no se midieron las variables que refieren a conformidad con calificación individual y grupal, por lo que resultados de pruebas para  estas variables no se presentan para este experimento</w:t>
      </w:r>
    </w:p>
    <w:p w14:paraId="006896FA" w14:textId="77777777" w:rsidR="009D2BFA" w:rsidRDefault="009D2BFA">
      <w:pPr>
        <w:sectPr w:rsidR="009D2BFA" w:rsidSect="0093665A">
          <w:headerReference w:type="first" r:id="rId51"/>
          <w:pgSz w:w="11906" w:h="16838"/>
          <w:pgMar w:top="2268" w:right="1361" w:bottom="2268" w:left="2268" w:header="709" w:footer="709" w:gutter="0"/>
          <w:cols w:space="708"/>
          <w:titlePg/>
          <w:docGrid w:linePitch="360"/>
        </w:sectPr>
      </w:pPr>
    </w:p>
    <w:tbl>
      <w:tblPr>
        <w:tblStyle w:val="PlainTable1"/>
        <w:tblpPr w:leftFromText="141" w:rightFromText="141" w:vertAnchor="text" w:horzAnchor="margin" w:tblpXSpec="center" w:tblpY="-98"/>
        <w:tblW w:w="13041" w:type="dxa"/>
        <w:tblLayout w:type="fixed"/>
        <w:tblLook w:val="04A0" w:firstRow="1" w:lastRow="0" w:firstColumn="1" w:lastColumn="0" w:noHBand="0" w:noVBand="1"/>
      </w:tblPr>
      <w:tblGrid>
        <w:gridCol w:w="1781"/>
        <w:gridCol w:w="629"/>
        <w:gridCol w:w="576"/>
        <w:gridCol w:w="602"/>
        <w:gridCol w:w="930"/>
        <w:gridCol w:w="727"/>
        <w:gridCol w:w="567"/>
        <w:gridCol w:w="709"/>
        <w:gridCol w:w="850"/>
        <w:gridCol w:w="709"/>
        <w:gridCol w:w="567"/>
        <w:gridCol w:w="709"/>
        <w:gridCol w:w="850"/>
        <w:gridCol w:w="709"/>
        <w:gridCol w:w="567"/>
        <w:gridCol w:w="709"/>
        <w:gridCol w:w="850"/>
      </w:tblGrid>
      <w:tr w:rsidR="00AA230B" w:rsidRPr="0073126B" w14:paraId="0402E562" w14:textId="77777777" w:rsidTr="00707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1" w:type="dxa"/>
            <w:gridSpan w:val="17"/>
            <w:tcBorders>
              <w:top w:val="nil"/>
              <w:left w:val="nil"/>
              <w:bottom w:val="single" w:sz="4" w:space="0" w:color="auto"/>
              <w:right w:val="nil"/>
            </w:tcBorders>
          </w:tcPr>
          <w:p w14:paraId="6D5C2BA2" w14:textId="311B17F0" w:rsidR="00AA230B" w:rsidRPr="0073126B" w:rsidRDefault="00AA230B" w:rsidP="00AA230B">
            <w:pPr>
              <w:pStyle w:val="Tabla"/>
              <w:rPr>
                <w:b/>
              </w:rPr>
            </w:pPr>
            <w:bookmarkStart w:id="143" w:name="_Toc414973948"/>
            <w:r>
              <w:rPr>
                <w:b/>
              </w:rPr>
              <w:t>Tabla 5.4</w:t>
            </w:r>
            <w:r w:rsidRPr="00482B91">
              <w:rPr>
                <w:b/>
              </w:rPr>
              <w:t>:</w:t>
            </w:r>
            <w:r>
              <w:t xml:space="preserve"> Resumen de </w:t>
            </w:r>
            <w:r w:rsidRPr="00482B91">
              <w:t xml:space="preserve">resultados </w:t>
            </w:r>
            <w:r>
              <w:t xml:space="preserve">entre </w:t>
            </w:r>
            <w:r w:rsidRPr="00482B91">
              <w:t>grupos</w:t>
            </w:r>
            <w:r w:rsidR="008E203E">
              <w:t xml:space="preserve"> experimental y de control</w:t>
            </w:r>
            <w:r w:rsidRPr="00482B91">
              <w:t xml:space="preserve"> de las variables medidas en experimentación con estudiantes en </w:t>
            </w:r>
            <w:r>
              <w:t>el experimento 1 y 2.</w:t>
            </w:r>
            <w:bookmarkEnd w:id="143"/>
          </w:p>
        </w:tc>
      </w:tr>
      <w:tr w:rsidR="00AA230B" w:rsidRPr="0073126B" w14:paraId="74F88FF3" w14:textId="77777777" w:rsidTr="00707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1" w:type="dxa"/>
            <w:vMerge w:val="restart"/>
            <w:tcBorders>
              <w:top w:val="single" w:sz="4" w:space="0" w:color="auto"/>
              <w:left w:val="single" w:sz="4" w:space="0" w:color="auto"/>
              <w:bottom w:val="single" w:sz="4" w:space="0" w:color="auto"/>
              <w:right w:val="single" w:sz="4" w:space="0" w:color="auto"/>
            </w:tcBorders>
          </w:tcPr>
          <w:p w14:paraId="7E269A11" w14:textId="77777777" w:rsidR="00AA230B" w:rsidRPr="0073126B" w:rsidRDefault="00AA230B" w:rsidP="002C68EC">
            <w:pPr>
              <w:pStyle w:val="NoSpacing"/>
              <w:jc w:val="center"/>
              <w:rPr>
                <w:rFonts w:cs="Arial"/>
              </w:rPr>
            </w:pPr>
            <w:r w:rsidRPr="0073126B">
              <w:rPr>
                <w:rFonts w:cs="Arial"/>
              </w:rPr>
              <w:t>Variable</w:t>
            </w:r>
          </w:p>
        </w:tc>
        <w:tc>
          <w:tcPr>
            <w:tcW w:w="5590" w:type="dxa"/>
            <w:gridSpan w:val="8"/>
            <w:tcBorders>
              <w:top w:val="single" w:sz="4" w:space="0" w:color="auto"/>
              <w:left w:val="single" w:sz="4" w:space="0" w:color="auto"/>
              <w:bottom w:val="single" w:sz="4" w:space="0" w:color="auto"/>
              <w:right w:val="single" w:sz="4" w:space="0" w:color="auto"/>
            </w:tcBorders>
          </w:tcPr>
          <w:p w14:paraId="29F18A98" w14:textId="444D40B8" w:rsidR="00AA230B" w:rsidRPr="0073126B" w:rsidRDefault="00AA230B" w:rsidP="002C68EC">
            <w:pPr>
              <w:pStyle w:val="NoSpacing"/>
              <w:jc w:val="center"/>
              <w:cnfStyle w:val="000000100000" w:firstRow="0" w:lastRow="0" w:firstColumn="0" w:lastColumn="0" w:oddVBand="0" w:evenVBand="0" w:oddHBand="1" w:evenHBand="0" w:firstRowFirstColumn="0" w:firstRowLastColumn="0" w:lastRowFirstColumn="0" w:lastRowLastColumn="0"/>
              <w:rPr>
                <w:rFonts w:cs="Arial"/>
              </w:rPr>
            </w:pPr>
            <w:r w:rsidRPr="0073126B">
              <w:rPr>
                <w:rFonts w:cs="Arial"/>
                <w:b/>
              </w:rPr>
              <w:t>Experimentación 1</w:t>
            </w:r>
          </w:p>
        </w:tc>
        <w:tc>
          <w:tcPr>
            <w:tcW w:w="5670" w:type="dxa"/>
            <w:gridSpan w:val="8"/>
            <w:tcBorders>
              <w:top w:val="single" w:sz="4" w:space="0" w:color="auto"/>
              <w:left w:val="single" w:sz="4" w:space="0" w:color="auto"/>
              <w:bottom w:val="single" w:sz="4" w:space="0" w:color="auto"/>
              <w:right w:val="single" w:sz="4" w:space="0" w:color="auto"/>
            </w:tcBorders>
          </w:tcPr>
          <w:p w14:paraId="325EABFB" w14:textId="3977C44C" w:rsidR="00AA230B" w:rsidRPr="0073126B" w:rsidRDefault="00AA230B" w:rsidP="002C68EC">
            <w:pPr>
              <w:pStyle w:val="NoSpacing"/>
              <w:jc w:val="center"/>
              <w:cnfStyle w:val="000000100000" w:firstRow="0" w:lastRow="0" w:firstColumn="0" w:lastColumn="0" w:oddVBand="0" w:evenVBand="0" w:oddHBand="1" w:evenHBand="0" w:firstRowFirstColumn="0" w:firstRowLastColumn="0" w:lastRowFirstColumn="0" w:lastRowLastColumn="0"/>
              <w:rPr>
                <w:rFonts w:cs="Arial"/>
                <w:b/>
              </w:rPr>
            </w:pPr>
            <w:r w:rsidRPr="0073126B">
              <w:rPr>
                <w:rFonts w:cs="Arial"/>
                <w:b/>
              </w:rPr>
              <w:t>Experimentación 2</w:t>
            </w:r>
          </w:p>
        </w:tc>
      </w:tr>
      <w:tr w:rsidR="00AA230B" w:rsidRPr="0073126B" w14:paraId="6378E9E4" w14:textId="77777777" w:rsidTr="00707DED">
        <w:tc>
          <w:tcPr>
            <w:cnfStyle w:val="001000000000" w:firstRow="0" w:lastRow="0" w:firstColumn="1" w:lastColumn="0" w:oddVBand="0" w:evenVBand="0" w:oddHBand="0" w:evenHBand="0" w:firstRowFirstColumn="0" w:firstRowLastColumn="0" w:lastRowFirstColumn="0" w:lastRowLastColumn="0"/>
            <w:tcW w:w="1781" w:type="dxa"/>
            <w:vMerge/>
            <w:tcBorders>
              <w:top w:val="single" w:sz="4" w:space="0" w:color="auto"/>
              <w:left w:val="single" w:sz="4" w:space="0" w:color="auto"/>
              <w:bottom w:val="single" w:sz="4" w:space="0" w:color="auto"/>
              <w:right w:val="single" w:sz="4" w:space="0" w:color="auto"/>
            </w:tcBorders>
          </w:tcPr>
          <w:p w14:paraId="7EB76053" w14:textId="77777777" w:rsidR="00AA230B" w:rsidRPr="0073126B" w:rsidRDefault="00AA230B" w:rsidP="002C68EC">
            <w:pPr>
              <w:pStyle w:val="NoSpacing"/>
              <w:jc w:val="center"/>
              <w:rPr>
                <w:rFonts w:cs="Arial"/>
              </w:rPr>
            </w:pPr>
          </w:p>
        </w:tc>
        <w:tc>
          <w:tcPr>
            <w:tcW w:w="2737" w:type="dxa"/>
            <w:gridSpan w:val="4"/>
            <w:tcBorders>
              <w:top w:val="single" w:sz="4" w:space="0" w:color="auto"/>
              <w:left w:val="single" w:sz="4" w:space="0" w:color="auto"/>
              <w:bottom w:val="single" w:sz="4" w:space="0" w:color="auto"/>
              <w:right w:val="single" w:sz="4" w:space="0" w:color="auto"/>
            </w:tcBorders>
          </w:tcPr>
          <w:p w14:paraId="5BF74484" w14:textId="22DFC3E9" w:rsidR="00AA230B" w:rsidRPr="0073126B" w:rsidRDefault="00AA230B" w:rsidP="002C68EC">
            <w:pPr>
              <w:pStyle w:val="NoSpacing"/>
              <w:jc w:val="center"/>
              <w:cnfStyle w:val="000000000000" w:firstRow="0" w:lastRow="0" w:firstColumn="0" w:lastColumn="0" w:oddVBand="0" w:evenVBand="0" w:oddHBand="0" w:evenHBand="0" w:firstRowFirstColumn="0" w:firstRowLastColumn="0" w:lastRowFirstColumn="0" w:lastRowLastColumn="0"/>
              <w:rPr>
                <w:rFonts w:cs="Arial"/>
              </w:rPr>
            </w:pPr>
            <w:r w:rsidRPr="0073126B">
              <w:rPr>
                <w:rFonts w:cs="Arial"/>
                <w:b/>
              </w:rPr>
              <w:t>Pre-Test</w:t>
            </w:r>
          </w:p>
        </w:tc>
        <w:tc>
          <w:tcPr>
            <w:tcW w:w="2853" w:type="dxa"/>
            <w:gridSpan w:val="4"/>
            <w:tcBorders>
              <w:top w:val="single" w:sz="4" w:space="0" w:color="auto"/>
              <w:left w:val="single" w:sz="4" w:space="0" w:color="auto"/>
              <w:bottom w:val="single" w:sz="4" w:space="0" w:color="auto"/>
              <w:right w:val="single" w:sz="4" w:space="0" w:color="auto"/>
            </w:tcBorders>
          </w:tcPr>
          <w:p w14:paraId="380C593D" w14:textId="62BCBC1F" w:rsidR="00AA230B" w:rsidRPr="0073126B" w:rsidRDefault="00AA230B" w:rsidP="002C68EC">
            <w:pPr>
              <w:pStyle w:val="NoSpacing"/>
              <w:jc w:val="center"/>
              <w:cnfStyle w:val="000000000000" w:firstRow="0" w:lastRow="0" w:firstColumn="0" w:lastColumn="0" w:oddVBand="0" w:evenVBand="0" w:oddHBand="0" w:evenHBand="0" w:firstRowFirstColumn="0" w:firstRowLastColumn="0" w:lastRowFirstColumn="0" w:lastRowLastColumn="0"/>
              <w:rPr>
                <w:rFonts w:cs="Arial"/>
              </w:rPr>
            </w:pPr>
            <w:r w:rsidRPr="0073126B">
              <w:rPr>
                <w:rFonts w:cs="Arial"/>
                <w:b/>
              </w:rPr>
              <w:t>Post-Test</w:t>
            </w:r>
          </w:p>
        </w:tc>
        <w:tc>
          <w:tcPr>
            <w:tcW w:w="2835" w:type="dxa"/>
            <w:gridSpan w:val="4"/>
            <w:tcBorders>
              <w:top w:val="single" w:sz="4" w:space="0" w:color="auto"/>
              <w:left w:val="single" w:sz="4" w:space="0" w:color="auto"/>
              <w:bottom w:val="single" w:sz="4" w:space="0" w:color="auto"/>
              <w:right w:val="single" w:sz="4" w:space="0" w:color="auto"/>
            </w:tcBorders>
          </w:tcPr>
          <w:p w14:paraId="4CC85878" w14:textId="6856F982" w:rsidR="00AA230B" w:rsidRPr="0073126B" w:rsidRDefault="00AA230B" w:rsidP="002C68EC">
            <w:pPr>
              <w:pStyle w:val="NoSpacing"/>
              <w:jc w:val="center"/>
              <w:cnfStyle w:val="000000000000" w:firstRow="0" w:lastRow="0" w:firstColumn="0" w:lastColumn="0" w:oddVBand="0" w:evenVBand="0" w:oddHBand="0" w:evenHBand="0" w:firstRowFirstColumn="0" w:firstRowLastColumn="0" w:lastRowFirstColumn="0" w:lastRowLastColumn="0"/>
              <w:rPr>
                <w:rFonts w:cs="Arial"/>
              </w:rPr>
            </w:pPr>
            <w:r w:rsidRPr="0073126B">
              <w:rPr>
                <w:rFonts w:cs="Arial"/>
                <w:b/>
              </w:rPr>
              <w:t>Pre-Test</w:t>
            </w:r>
          </w:p>
        </w:tc>
        <w:tc>
          <w:tcPr>
            <w:tcW w:w="2835" w:type="dxa"/>
            <w:gridSpan w:val="4"/>
            <w:tcBorders>
              <w:top w:val="single" w:sz="4" w:space="0" w:color="auto"/>
              <w:left w:val="single" w:sz="4" w:space="0" w:color="auto"/>
              <w:bottom w:val="single" w:sz="4" w:space="0" w:color="auto"/>
              <w:right w:val="single" w:sz="4" w:space="0" w:color="auto"/>
            </w:tcBorders>
          </w:tcPr>
          <w:p w14:paraId="3CF6CF3B" w14:textId="52DF58A3" w:rsidR="00AA230B" w:rsidRPr="0073126B" w:rsidRDefault="00AA230B" w:rsidP="002C68EC">
            <w:pPr>
              <w:pStyle w:val="NoSpacing"/>
              <w:jc w:val="center"/>
              <w:cnfStyle w:val="000000000000" w:firstRow="0" w:lastRow="0" w:firstColumn="0" w:lastColumn="0" w:oddVBand="0" w:evenVBand="0" w:oddHBand="0" w:evenHBand="0" w:firstRowFirstColumn="0" w:firstRowLastColumn="0" w:lastRowFirstColumn="0" w:lastRowLastColumn="0"/>
              <w:rPr>
                <w:rFonts w:cs="Arial"/>
              </w:rPr>
            </w:pPr>
            <w:r w:rsidRPr="0073126B">
              <w:rPr>
                <w:rFonts w:cs="Arial"/>
                <w:b/>
              </w:rPr>
              <w:t>Post-Test</w:t>
            </w:r>
          </w:p>
        </w:tc>
      </w:tr>
      <w:tr w:rsidR="00707DED" w:rsidRPr="0073126B" w14:paraId="0564A41B" w14:textId="77777777" w:rsidTr="00707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1" w:type="dxa"/>
            <w:vMerge/>
            <w:tcBorders>
              <w:top w:val="single" w:sz="4" w:space="0" w:color="auto"/>
              <w:left w:val="single" w:sz="4" w:space="0" w:color="auto"/>
              <w:bottom w:val="single" w:sz="4" w:space="0" w:color="auto"/>
              <w:right w:val="single" w:sz="4" w:space="0" w:color="auto"/>
            </w:tcBorders>
          </w:tcPr>
          <w:p w14:paraId="30B1B967" w14:textId="77777777" w:rsidR="00AA230B" w:rsidRPr="0073126B" w:rsidRDefault="00AA230B" w:rsidP="002C68EC">
            <w:pPr>
              <w:pStyle w:val="NoSpacing"/>
              <w:jc w:val="center"/>
              <w:rPr>
                <w:rFonts w:cs="Arial"/>
              </w:rPr>
            </w:pPr>
          </w:p>
        </w:tc>
        <w:tc>
          <w:tcPr>
            <w:tcW w:w="629" w:type="dxa"/>
            <w:tcBorders>
              <w:top w:val="single" w:sz="4" w:space="0" w:color="auto"/>
              <w:left w:val="single" w:sz="4" w:space="0" w:color="auto"/>
              <w:bottom w:val="single" w:sz="4" w:space="0" w:color="auto"/>
              <w:right w:val="single" w:sz="4" w:space="0" w:color="auto"/>
            </w:tcBorders>
            <w:vAlign w:val="center"/>
          </w:tcPr>
          <w:p w14:paraId="2D227BA3" w14:textId="7777777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Z</w:t>
            </w:r>
          </w:p>
        </w:tc>
        <w:tc>
          <w:tcPr>
            <w:tcW w:w="576" w:type="dxa"/>
            <w:tcBorders>
              <w:top w:val="single" w:sz="4" w:space="0" w:color="auto"/>
              <w:left w:val="single" w:sz="4" w:space="0" w:color="auto"/>
              <w:bottom w:val="single" w:sz="4" w:space="0" w:color="auto"/>
              <w:right w:val="single" w:sz="4" w:space="0" w:color="auto"/>
            </w:tcBorders>
            <w:vAlign w:val="center"/>
          </w:tcPr>
          <w:p w14:paraId="79EFDF68" w14:textId="3690D9DE"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U</w:t>
            </w:r>
          </w:p>
        </w:tc>
        <w:tc>
          <w:tcPr>
            <w:tcW w:w="602" w:type="dxa"/>
            <w:tcBorders>
              <w:top w:val="single" w:sz="4" w:space="0" w:color="auto"/>
              <w:left w:val="single" w:sz="4" w:space="0" w:color="auto"/>
              <w:bottom w:val="single" w:sz="4" w:space="0" w:color="auto"/>
              <w:right w:val="single" w:sz="4" w:space="0" w:color="auto"/>
            </w:tcBorders>
            <w:vAlign w:val="center"/>
          </w:tcPr>
          <w:p w14:paraId="1EEDE02D" w14:textId="2155F6F5"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p</w:t>
            </w:r>
          </w:p>
        </w:tc>
        <w:tc>
          <w:tcPr>
            <w:tcW w:w="930" w:type="dxa"/>
            <w:tcBorders>
              <w:top w:val="single" w:sz="4" w:space="0" w:color="auto"/>
              <w:left w:val="single" w:sz="4" w:space="0" w:color="auto"/>
              <w:bottom w:val="single" w:sz="4" w:space="0" w:color="auto"/>
              <w:right w:val="single" w:sz="4" w:space="0" w:color="auto"/>
            </w:tcBorders>
            <w:vAlign w:val="center"/>
          </w:tcPr>
          <w:p w14:paraId="26BDEE86" w14:textId="7777777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Hipótesis Nula</w:t>
            </w:r>
          </w:p>
        </w:tc>
        <w:tc>
          <w:tcPr>
            <w:tcW w:w="727" w:type="dxa"/>
            <w:tcBorders>
              <w:top w:val="single" w:sz="4" w:space="0" w:color="auto"/>
              <w:left w:val="single" w:sz="4" w:space="0" w:color="auto"/>
              <w:bottom w:val="single" w:sz="4" w:space="0" w:color="auto"/>
              <w:right w:val="single" w:sz="4" w:space="0" w:color="auto"/>
            </w:tcBorders>
            <w:vAlign w:val="center"/>
          </w:tcPr>
          <w:p w14:paraId="5F744BCA" w14:textId="7777777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Z</w:t>
            </w:r>
          </w:p>
        </w:tc>
        <w:tc>
          <w:tcPr>
            <w:tcW w:w="567" w:type="dxa"/>
            <w:tcBorders>
              <w:top w:val="single" w:sz="4" w:space="0" w:color="auto"/>
              <w:left w:val="single" w:sz="4" w:space="0" w:color="auto"/>
              <w:bottom w:val="single" w:sz="4" w:space="0" w:color="auto"/>
              <w:right w:val="single" w:sz="4" w:space="0" w:color="auto"/>
            </w:tcBorders>
            <w:vAlign w:val="center"/>
          </w:tcPr>
          <w:p w14:paraId="15FC0C75" w14:textId="6E02E4CD"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U</w:t>
            </w:r>
          </w:p>
        </w:tc>
        <w:tc>
          <w:tcPr>
            <w:tcW w:w="709" w:type="dxa"/>
            <w:tcBorders>
              <w:top w:val="single" w:sz="4" w:space="0" w:color="auto"/>
              <w:left w:val="single" w:sz="4" w:space="0" w:color="auto"/>
              <w:bottom w:val="single" w:sz="4" w:space="0" w:color="auto"/>
              <w:right w:val="single" w:sz="4" w:space="0" w:color="auto"/>
            </w:tcBorders>
            <w:vAlign w:val="center"/>
          </w:tcPr>
          <w:p w14:paraId="0B8C7EAB" w14:textId="2E914475"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p</w:t>
            </w:r>
          </w:p>
        </w:tc>
        <w:tc>
          <w:tcPr>
            <w:tcW w:w="850" w:type="dxa"/>
            <w:tcBorders>
              <w:top w:val="single" w:sz="4" w:space="0" w:color="auto"/>
              <w:left w:val="single" w:sz="4" w:space="0" w:color="auto"/>
              <w:bottom w:val="single" w:sz="4" w:space="0" w:color="auto"/>
              <w:right w:val="single" w:sz="4" w:space="0" w:color="auto"/>
            </w:tcBorders>
            <w:vAlign w:val="center"/>
          </w:tcPr>
          <w:p w14:paraId="27E42A62" w14:textId="7777777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Hipótesis Nula</w:t>
            </w:r>
          </w:p>
        </w:tc>
        <w:tc>
          <w:tcPr>
            <w:tcW w:w="709" w:type="dxa"/>
            <w:tcBorders>
              <w:top w:val="single" w:sz="4" w:space="0" w:color="auto"/>
              <w:left w:val="single" w:sz="4" w:space="0" w:color="auto"/>
              <w:bottom w:val="single" w:sz="4" w:space="0" w:color="auto"/>
              <w:right w:val="single" w:sz="4" w:space="0" w:color="auto"/>
            </w:tcBorders>
            <w:vAlign w:val="center"/>
          </w:tcPr>
          <w:p w14:paraId="773AB748" w14:textId="7777777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Z</w:t>
            </w:r>
          </w:p>
        </w:tc>
        <w:tc>
          <w:tcPr>
            <w:tcW w:w="567" w:type="dxa"/>
            <w:tcBorders>
              <w:top w:val="single" w:sz="4" w:space="0" w:color="auto"/>
              <w:left w:val="single" w:sz="4" w:space="0" w:color="auto"/>
              <w:bottom w:val="single" w:sz="4" w:space="0" w:color="auto"/>
              <w:right w:val="single" w:sz="4" w:space="0" w:color="auto"/>
            </w:tcBorders>
            <w:vAlign w:val="center"/>
          </w:tcPr>
          <w:p w14:paraId="3BC42D7A" w14:textId="00106D6F"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U</w:t>
            </w:r>
          </w:p>
        </w:tc>
        <w:tc>
          <w:tcPr>
            <w:tcW w:w="709" w:type="dxa"/>
            <w:tcBorders>
              <w:top w:val="single" w:sz="4" w:space="0" w:color="auto"/>
              <w:left w:val="single" w:sz="4" w:space="0" w:color="auto"/>
              <w:bottom w:val="single" w:sz="4" w:space="0" w:color="auto"/>
              <w:right w:val="single" w:sz="4" w:space="0" w:color="auto"/>
            </w:tcBorders>
            <w:vAlign w:val="center"/>
          </w:tcPr>
          <w:p w14:paraId="22964283" w14:textId="2D5F4AC5"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p</w:t>
            </w:r>
          </w:p>
        </w:tc>
        <w:tc>
          <w:tcPr>
            <w:tcW w:w="850" w:type="dxa"/>
            <w:tcBorders>
              <w:top w:val="single" w:sz="4" w:space="0" w:color="auto"/>
              <w:left w:val="single" w:sz="4" w:space="0" w:color="auto"/>
              <w:bottom w:val="single" w:sz="4" w:space="0" w:color="auto"/>
              <w:right w:val="single" w:sz="4" w:space="0" w:color="auto"/>
            </w:tcBorders>
            <w:vAlign w:val="center"/>
          </w:tcPr>
          <w:p w14:paraId="79827114" w14:textId="7777777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Hipótesis Nula</w:t>
            </w:r>
          </w:p>
        </w:tc>
        <w:tc>
          <w:tcPr>
            <w:tcW w:w="709" w:type="dxa"/>
            <w:tcBorders>
              <w:top w:val="single" w:sz="4" w:space="0" w:color="auto"/>
              <w:left w:val="single" w:sz="4" w:space="0" w:color="auto"/>
              <w:bottom w:val="single" w:sz="4" w:space="0" w:color="auto"/>
              <w:right w:val="single" w:sz="4" w:space="0" w:color="auto"/>
            </w:tcBorders>
            <w:vAlign w:val="center"/>
          </w:tcPr>
          <w:p w14:paraId="1C391623" w14:textId="7777777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Z</w:t>
            </w:r>
          </w:p>
        </w:tc>
        <w:tc>
          <w:tcPr>
            <w:tcW w:w="567" w:type="dxa"/>
            <w:tcBorders>
              <w:top w:val="single" w:sz="4" w:space="0" w:color="auto"/>
              <w:left w:val="single" w:sz="4" w:space="0" w:color="auto"/>
              <w:bottom w:val="single" w:sz="4" w:space="0" w:color="auto"/>
              <w:right w:val="single" w:sz="4" w:space="0" w:color="auto"/>
            </w:tcBorders>
            <w:vAlign w:val="center"/>
          </w:tcPr>
          <w:p w14:paraId="6C53F9C0" w14:textId="1142F09A"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U</w:t>
            </w:r>
          </w:p>
        </w:tc>
        <w:tc>
          <w:tcPr>
            <w:tcW w:w="709" w:type="dxa"/>
            <w:tcBorders>
              <w:top w:val="single" w:sz="4" w:space="0" w:color="auto"/>
              <w:left w:val="single" w:sz="4" w:space="0" w:color="auto"/>
              <w:bottom w:val="single" w:sz="4" w:space="0" w:color="auto"/>
              <w:right w:val="single" w:sz="4" w:space="0" w:color="auto"/>
            </w:tcBorders>
            <w:vAlign w:val="center"/>
          </w:tcPr>
          <w:p w14:paraId="5512F895" w14:textId="2040ADB0"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p</w:t>
            </w:r>
          </w:p>
        </w:tc>
        <w:tc>
          <w:tcPr>
            <w:tcW w:w="850" w:type="dxa"/>
            <w:tcBorders>
              <w:top w:val="single" w:sz="4" w:space="0" w:color="auto"/>
              <w:left w:val="single" w:sz="4" w:space="0" w:color="auto"/>
              <w:bottom w:val="single" w:sz="4" w:space="0" w:color="auto"/>
              <w:right w:val="single" w:sz="4" w:space="0" w:color="auto"/>
            </w:tcBorders>
            <w:vAlign w:val="center"/>
          </w:tcPr>
          <w:p w14:paraId="53D74AFD" w14:textId="2FFE8214"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707DED">
              <w:rPr>
                <w:rFonts w:ascii="Arial" w:hAnsi="Arial" w:cs="Arial"/>
                <w:sz w:val="20"/>
              </w:rPr>
              <w:t xml:space="preserve">Hipótesis </w:t>
            </w:r>
            <w:r w:rsidR="00707DED" w:rsidRPr="00707DED">
              <w:rPr>
                <w:rFonts w:ascii="Arial" w:hAnsi="Arial" w:cs="Arial"/>
                <w:sz w:val="20"/>
              </w:rPr>
              <w:t>N</w:t>
            </w:r>
            <w:r w:rsidRPr="00707DED">
              <w:rPr>
                <w:rFonts w:ascii="Arial" w:hAnsi="Arial" w:cs="Arial"/>
                <w:sz w:val="20"/>
              </w:rPr>
              <w:t>ula</w:t>
            </w:r>
          </w:p>
        </w:tc>
      </w:tr>
      <w:tr w:rsidR="00707DED" w:rsidRPr="0073126B" w14:paraId="054487D1" w14:textId="77777777" w:rsidTr="00707DED">
        <w:tc>
          <w:tcPr>
            <w:cnfStyle w:val="001000000000" w:firstRow="0" w:lastRow="0" w:firstColumn="1" w:lastColumn="0" w:oddVBand="0" w:evenVBand="0" w:oddHBand="0" w:evenHBand="0" w:firstRowFirstColumn="0" w:firstRowLastColumn="0" w:lastRowFirstColumn="0" w:lastRowLastColumn="0"/>
            <w:tcW w:w="1781" w:type="dxa"/>
            <w:tcBorders>
              <w:top w:val="single" w:sz="4" w:space="0" w:color="auto"/>
            </w:tcBorders>
          </w:tcPr>
          <w:p w14:paraId="00F84B45" w14:textId="77777777" w:rsidR="00AA230B" w:rsidRPr="0073126B" w:rsidRDefault="00AA230B" w:rsidP="00AA230B">
            <w:pPr>
              <w:pStyle w:val="NoSpacing"/>
              <w:rPr>
                <w:rFonts w:cs="Arial"/>
              </w:rPr>
            </w:pPr>
            <w:r w:rsidRPr="0073126B">
              <w:rPr>
                <w:rFonts w:cs="Arial"/>
              </w:rPr>
              <w:t>Percepción en relación a la equidad de carga de trabajo</w:t>
            </w:r>
          </w:p>
        </w:tc>
        <w:tc>
          <w:tcPr>
            <w:tcW w:w="629" w:type="dxa"/>
            <w:tcBorders>
              <w:top w:val="single" w:sz="4" w:space="0" w:color="auto"/>
            </w:tcBorders>
            <w:vAlign w:val="center"/>
          </w:tcPr>
          <w:p w14:paraId="506C5707" w14:textId="77777777"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-1.74</w:t>
            </w:r>
          </w:p>
        </w:tc>
        <w:tc>
          <w:tcPr>
            <w:tcW w:w="576" w:type="dxa"/>
            <w:tcBorders>
              <w:top w:val="single" w:sz="4" w:space="0" w:color="auto"/>
            </w:tcBorders>
            <w:vAlign w:val="center"/>
          </w:tcPr>
          <w:p w14:paraId="650B56FD" w14:textId="42619309" w:rsidR="00AA230B" w:rsidRPr="00707DED" w:rsidRDefault="00707DED"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707DED">
              <w:rPr>
                <w:rFonts w:ascii="Arial" w:hAnsi="Arial" w:cs="Arial"/>
                <w:color w:val="000000"/>
                <w:sz w:val="18"/>
                <w:szCs w:val="18"/>
              </w:rPr>
              <w:t>35</w:t>
            </w:r>
          </w:p>
        </w:tc>
        <w:tc>
          <w:tcPr>
            <w:tcW w:w="602" w:type="dxa"/>
            <w:tcBorders>
              <w:top w:val="single" w:sz="4" w:space="0" w:color="auto"/>
            </w:tcBorders>
            <w:vAlign w:val="center"/>
          </w:tcPr>
          <w:p w14:paraId="675393E3" w14:textId="025A80C9"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0.082</w:t>
            </w:r>
          </w:p>
        </w:tc>
        <w:tc>
          <w:tcPr>
            <w:tcW w:w="930" w:type="dxa"/>
            <w:tcBorders>
              <w:top w:val="single" w:sz="4" w:space="0" w:color="auto"/>
            </w:tcBorders>
            <w:vAlign w:val="center"/>
          </w:tcPr>
          <w:p w14:paraId="0C5D69CC" w14:textId="77777777" w:rsidR="00AA230B" w:rsidRPr="0073126B"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p>
        </w:tc>
        <w:tc>
          <w:tcPr>
            <w:tcW w:w="727" w:type="dxa"/>
            <w:tcBorders>
              <w:top w:val="single" w:sz="4" w:space="0" w:color="auto"/>
            </w:tcBorders>
            <w:vAlign w:val="center"/>
          </w:tcPr>
          <w:p w14:paraId="76B07406" w14:textId="77777777"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-0.93</w:t>
            </w:r>
          </w:p>
        </w:tc>
        <w:tc>
          <w:tcPr>
            <w:tcW w:w="567" w:type="dxa"/>
            <w:tcBorders>
              <w:top w:val="single" w:sz="4" w:space="0" w:color="auto"/>
            </w:tcBorders>
            <w:vAlign w:val="center"/>
          </w:tcPr>
          <w:p w14:paraId="3C9A7667" w14:textId="02E23815" w:rsidR="00AA230B" w:rsidRPr="00707DED" w:rsidRDefault="00707DED"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707DED">
              <w:rPr>
                <w:rFonts w:ascii="Arial" w:hAnsi="Arial" w:cs="Arial"/>
                <w:color w:val="000000"/>
                <w:sz w:val="18"/>
                <w:szCs w:val="18"/>
              </w:rPr>
              <w:t>39</w:t>
            </w:r>
          </w:p>
        </w:tc>
        <w:tc>
          <w:tcPr>
            <w:tcW w:w="709" w:type="dxa"/>
            <w:tcBorders>
              <w:top w:val="single" w:sz="4" w:space="0" w:color="auto"/>
            </w:tcBorders>
            <w:vAlign w:val="center"/>
          </w:tcPr>
          <w:p w14:paraId="6A5FFDDE" w14:textId="017690B7"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0.355</w:t>
            </w:r>
          </w:p>
        </w:tc>
        <w:tc>
          <w:tcPr>
            <w:tcW w:w="850" w:type="dxa"/>
            <w:tcBorders>
              <w:top w:val="single" w:sz="4" w:space="0" w:color="auto"/>
            </w:tcBorders>
            <w:vAlign w:val="center"/>
          </w:tcPr>
          <w:p w14:paraId="7F9B18DE" w14:textId="77777777" w:rsidR="00AA230B" w:rsidRPr="0073126B"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p>
        </w:tc>
        <w:tc>
          <w:tcPr>
            <w:tcW w:w="709" w:type="dxa"/>
            <w:tcBorders>
              <w:top w:val="single" w:sz="4" w:space="0" w:color="auto"/>
            </w:tcBorders>
            <w:vAlign w:val="center"/>
          </w:tcPr>
          <w:p w14:paraId="7C15FA13" w14:textId="77777777"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-1.30</w:t>
            </w:r>
          </w:p>
        </w:tc>
        <w:tc>
          <w:tcPr>
            <w:tcW w:w="567" w:type="dxa"/>
            <w:tcBorders>
              <w:top w:val="single" w:sz="4" w:space="0" w:color="auto"/>
            </w:tcBorders>
            <w:vAlign w:val="center"/>
          </w:tcPr>
          <w:p w14:paraId="66A3A89D" w14:textId="58972F23" w:rsidR="00AA230B" w:rsidRPr="00707DED" w:rsidRDefault="00707DED"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41</w:t>
            </w:r>
          </w:p>
        </w:tc>
        <w:tc>
          <w:tcPr>
            <w:tcW w:w="709" w:type="dxa"/>
            <w:tcBorders>
              <w:top w:val="single" w:sz="4" w:space="0" w:color="auto"/>
            </w:tcBorders>
            <w:vAlign w:val="center"/>
          </w:tcPr>
          <w:p w14:paraId="7227ADCD" w14:textId="701166DA"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0.194</w:t>
            </w:r>
          </w:p>
        </w:tc>
        <w:tc>
          <w:tcPr>
            <w:tcW w:w="850" w:type="dxa"/>
            <w:tcBorders>
              <w:top w:val="single" w:sz="4" w:space="0" w:color="auto"/>
            </w:tcBorders>
            <w:vAlign w:val="center"/>
          </w:tcPr>
          <w:p w14:paraId="774377E6" w14:textId="77777777" w:rsidR="00AA230B" w:rsidRPr="0073126B"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tcBorders>
              <w:top w:val="single" w:sz="4" w:space="0" w:color="auto"/>
            </w:tcBorders>
            <w:vAlign w:val="center"/>
          </w:tcPr>
          <w:p w14:paraId="3EE63C44" w14:textId="467732E5" w:rsidR="00AA230B" w:rsidRPr="00707DED" w:rsidRDefault="00AA230B" w:rsidP="00707DE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707DED">
              <w:rPr>
                <w:rFonts w:cs="Arial"/>
                <w:sz w:val="18"/>
                <w:szCs w:val="18"/>
              </w:rPr>
              <w:t>-0.51</w:t>
            </w:r>
          </w:p>
        </w:tc>
        <w:tc>
          <w:tcPr>
            <w:tcW w:w="567" w:type="dxa"/>
            <w:tcBorders>
              <w:top w:val="single" w:sz="4" w:space="0" w:color="auto"/>
            </w:tcBorders>
            <w:vAlign w:val="center"/>
          </w:tcPr>
          <w:p w14:paraId="7B4F0EA3" w14:textId="6D8C049E" w:rsidR="00AA230B" w:rsidRPr="00707DED" w:rsidRDefault="00707DED"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53</w:t>
            </w:r>
          </w:p>
        </w:tc>
        <w:tc>
          <w:tcPr>
            <w:tcW w:w="709" w:type="dxa"/>
            <w:tcBorders>
              <w:top w:val="single" w:sz="4" w:space="0" w:color="auto"/>
            </w:tcBorders>
            <w:vAlign w:val="center"/>
          </w:tcPr>
          <w:p w14:paraId="21A2C011" w14:textId="6CA11928"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0.612</w:t>
            </w:r>
          </w:p>
        </w:tc>
        <w:tc>
          <w:tcPr>
            <w:tcW w:w="850" w:type="dxa"/>
            <w:tcBorders>
              <w:top w:val="single" w:sz="4" w:space="0" w:color="auto"/>
            </w:tcBorders>
            <w:vAlign w:val="center"/>
          </w:tcPr>
          <w:p w14:paraId="7BAF0AF6" w14:textId="77777777" w:rsidR="00AA230B" w:rsidRPr="0073126B"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707DED" w:rsidRPr="0073126B" w14:paraId="68FBD6C2" w14:textId="77777777" w:rsidTr="00707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1" w:type="dxa"/>
          </w:tcPr>
          <w:p w14:paraId="311B0790" w14:textId="77777777" w:rsidR="00AA230B" w:rsidRPr="0073126B" w:rsidRDefault="00AA230B" w:rsidP="00AA230B">
            <w:pPr>
              <w:pStyle w:val="NoSpacing"/>
              <w:rPr>
                <w:rFonts w:cs="Arial"/>
              </w:rPr>
            </w:pPr>
            <w:r w:rsidRPr="0073126B">
              <w:rPr>
                <w:rFonts w:cs="Arial"/>
              </w:rPr>
              <w:t>Capacidad  de herramientas que utiliza  para reflejar el aporte real.</w:t>
            </w:r>
          </w:p>
        </w:tc>
        <w:tc>
          <w:tcPr>
            <w:tcW w:w="629" w:type="dxa"/>
            <w:vAlign w:val="center"/>
          </w:tcPr>
          <w:p w14:paraId="4A94A9A5" w14:textId="65E8540E" w:rsidR="00AA230B" w:rsidRPr="00707DED" w:rsidRDefault="00AA230B" w:rsidP="00707DE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Arial"/>
                <w:color w:val="000000"/>
                <w:sz w:val="18"/>
                <w:szCs w:val="18"/>
              </w:rPr>
            </w:pPr>
            <w:r w:rsidRPr="00707DED">
              <w:rPr>
                <w:rFonts w:cs="Arial"/>
                <w:color w:val="000000"/>
                <w:sz w:val="18"/>
                <w:szCs w:val="18"/>
              </w:rPr>
              <w:t>-0.19</w:t>
            </w:r>
          </w:p>
        </w:tc>
        <w:tc>
          <w:tcPr>
            <w:tcW w:w="576" w:type="dxa"/>
            <w:vAlign w:val="center"/>
          </w:tcPr>
          <w:p w14:paraId="67E1FE08" w14:textId="3452959D" w:rsidR="00AA230B" w:rsidRPr="00707DED" w:rsidRDefault="00707DED"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707DED">
              <w:rPr>
                <w:rFonts w:ascii="Arial" w:hAnsi="Arial" w:cs="Arial"/>
                <w:color w:val="000000"/>
                <w:sz w:val="18"/>
                <w:szCs w:val="18"/>
              </w:rPr>
              <w:t>58</w:t>
            </w:r>
          </w:p>
        </w:tc>
        <w:tc>
          <w:tcPr>
            <w:tcW w:w="602" w:type="dxa"/>
            <w:vAlign w:val="center"/>
          </w:tcPr>
          <w:p w14:paraId="443D0DC3" w14:textId="7F151C0C"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0.852</w:t>
            </w:r>
          </w:p>
        </w:tc>
        <w:tc>
          <w:tcPr>
            <w:tcW w:w="930" w:type="dxa"/>
            <w:vAlign w:val="center"/>
          </w:tcPr>
          <w:p w14:paraId="7545BE1D" w14:textId="77777777" w:rsidR="00AA230B" w:rsidRPr="0073126B"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2</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1</w:t>
            </w:r>
          </w:p>
        </w:tc>
        <w:tc>
          <w:tcPr>
            <w:tcW w:w="727" w:type="dxa"/>
            <w:vAlign w:val="center"/>
          </w:tcPr>
          <w:p w14:paraId="0F9B5B4B" w14:textId="7777777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color w:val="000000"/>
                <w:sz w:val="18"/>
                <w:szCs w:val="18"/>
              </w:rPr>
              <w:t>-2,73</w:t>
            </w:r>
          </w:p>
        </w:tc>
        <w:tc>
          <w:tcPr>
            <w:tcW w:w="567" w:type="dxa"/>
            <w:vAlign w:val="center"/>
          </w:tcPr>
          <w:p w14:paraId="4C30F34C" w14:textId="3B8E2E68" w:rsidR="00AA230B" w:rsidRPr="00707DED" w:rsidRDefault="00707DED"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19</w:t>
            </w:r>
          </w:p>
        </w:tc>
        <w:tc>
          <w:tcPr>
            <w:tcW w:w="709" w:type="dxa"/>
            <w:vAlign w:val="center"/>
          </w:tcPr>
          <w:p w14:paraId="560A105B" w14:textId="0CBD108F"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0.006</w:t>
            </w:r>
          </w:p>
        </w:tc>
        <w:tc>
          <w:tcPr>
            <w:tcW w:w="850" w:type="dxa"/>
            <w:vAlign w:val="center"/>
          </w:tcPr>
          <w:p w14:paraId="5B22512B" w14:textId="77777777" w:rsidR="00AA230B" w:rsidRPr="0073126B"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4</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3</w:t>
            </w:r>
          </w:p>
        </w:tc>
        <w:tc>
          <w:tcPr>
            <w:tcW w:w="709" w:type="dxa"/>
            <w:vAlign w:val="center"/>
          </w:tcPr>
          <w:p w14:paraId="4E90BDDB" w14:textId="7777777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-1.01</w:t>
            </w:r>
          </w:p>
        </w:tc>
        <w:tc>
          <w:tcPr>
            <w:tcW w:w="567" w:type="dxa"/>
            <w:vAlign w:val="center"/>
          </w:tcPr>
          <w:p w14:paraId="1FC1A453" w14:textId="3AF83D03" w:rsidR="00AA230B" w:rsidRPr="00707DED" w:rsidRDefault="00707DED"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46.5</w:t>
            </w:r>
          </w:p>
        </w:tc>
        <w:tc>
          <w:tcPr>
            <w:tcW w:w="709" w:type="dxa"/>
            <w:vAlign w:val="center"/>
          </w:tcPr>
          <w:p w14:paraId="21D04F3B" w14:textId="2F886CC6"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0.311</w:t>
            </w:r>
          </w:p>
        </w:tc>
        <w:tc>
          <w:tcPr>
            <w:tcW w:w="850" w:type="dxa"/>
            <w:vAlign w:val="center"/>
          </w:tcPr>
          <w:p w14:paraId="4F7C47A6" w14:textId="77777777" w:rsidR="00AA230B" w:rsidRPr="0073126B"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6DD59480" w14:textId="7777777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-0.85</w:t>
            </w:r>
          </w:p>
        </w:tc>
        <w:tc>
          <w:tcPr>
            <w:tcW w:w="567" w:type="dxa"/>
            <w:vAlign w:val="center"/>
          </w:tcPr>
          <w:p w14:paraId="230F96DE" w14:textId="2F9A04AE" w:rsidR="00AA230B" w:rsidRPr="00707DED" w:rsidRDefault="00707DED"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48</w:t>
            </w:r>
          </w:p>
        </w:tc>
        <w:tc>
          <w:tcPr>
            <w:tcW w:w="709" w:type="dxa"/>
            <w:vAlign w:val="center"/>
          </w:tcPr>
          <w:p w14:paraId="35AEF39A" w14:textId="22F16DD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0.394</w:t>
            </w:r>
          </w:p>
        </w:tc>
        <w:tc>
          <w:tcPr>
            <w:tcW w:w="850" w:type="dxa"/>
            <w:vAlign w:val="center"/>
          </w:tcPr>
          <w:p w14:paraId="13C43397" w14:textId="77777777" w:rsidR="00AA230B" w:rsidRPr="0073126B"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707DED" w:rsidRPr="0073126B" w14:paraId="7225D0C7" w14:textId="77777777" w:rsidTr="00707DED">
        <w:tc>
          <w:tcPr>
            <w:cnfStyle w:val="001000000000" w:firstRow="0" w:lastRow="0" w:firstColumn="1" w:lastColumn="0" w:oddVBand="0" w:evenVBand="0" w:oddHBand="0" w:evenHBand="0" w:firstRowFirstColumn="0" w:firstRowLastColumn="0" w:lastRowFirstColumn="0" w:lastRowLastColumn="0"/>
            <w:tcW w:w="1781" w:type="dxa"/>
          </w:tcPr>
          <w:p w14:paraId="206AC571" w14:textId="77777777" w:rsidR="00AA230B" w:rsidRPr="0073126B" w:rsidRDefault="00AA230B" w:rsidP="00AA230B">
            <w:pPr>
              <w:pStyle w:val="NoSpacing"/>
              <w:rPr>
                <w:rFonts w:cs="Arial"/>
              </w:rPr>
            </w:pPr>
            <w:r w:rsidRPr="0073126B">
              <w:rPr>
                <w:rFonts w:cs="Arial"/>
              </w:rPr>
              <w:t>Conformidad con calificación individual</w:t>
            </w:r>
          </w:p>
        </w:tc>
        <w:tc>
          <w:tcPr>
            <w:tcW w:w="629" w:type="dxa"/>
            <w:vAlign w:val="center"/>
          </w:tcPr>
          <w:p w14:paraId="3B254848" w14:textId="77777777"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576" w:type="dxa"/>
            <w:vAlign w:val="center"/>
          </w:tcPr>
          <w:p w14:paraId="704737F4" w14:textId="736151FA" w:rsidR="00AA230B" w:rsidRPr="00707DED" w:rsidRDefault="00707DED" w:rsidP="00707DED">
            <w:pPr>
              <w:pStyle w:val="NoSpacing"/>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602" w:type="dxa"/>
            <w:vAlign w:val="center"/>
          </w:tcPr>
          <w:p w14:paraId="2052CFE5" w14:textId="63DB548B"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930" w:type="dxa"/>
            <w:vAlign w:val="center"/>
          </w:tcPr>
          <w:p w14:paraId="23FE4096" w14:textId="77777777"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727" w:type="dxa"/>
            <w:vAlign w:val="center"/>
          </w:tcPr>
          <w:p w14:paraId="6C007D67" w14:textId="77777777"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567" w:type="dxa"/>
            <w:vAlign w:val="center"/>
          </w:tcPr>
          <w:p w14:paraId="50B2EBB9" w14:textId="5A11829D" w:rsidR="00AA230B" w:rsidRPr="00707DED" w:rsidRDefault="00707DED" w:rsidP="00707DED">
            <w:pPr>
              <w:pStyle w:val="NoSpacing"/>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709" w:type="dxa"/>
            <w:vAlign w:val="center"/>
          </w:tcPr>
          <w:p w14:paraId="69D7BA1F" w14:textId="0CF2910A"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850" w:type="dxa"/>
            <w:vAlign w:val="center"/>
          </w:tcPr>
          <w:p w14:paraId="140C3212" w14:textId="77777777"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07DED">
              <w:rPr>
                <w:rFonts w:cs="Arial"/>
                <w:sz w:val="16"/>
                <w:szCs w:val="16"/>
              </w:rPr>
              <w:t>N/A</w:t>
            </w:r>
          </w:p>
        </w:tc>
        <w:tc>
          <w:tcPr>
            <w:tcW w:w="709" w:type="dxa"/>
            <w:vAlign w:val="center"/>
          </w:tcPr>
          <w:p w14:paraId="32E9AB37" w14:textId="77777777"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-0.76</w:t>
            </w:r>
          </w:p>
        </w:tc>
        <w:tc>
          <w:tcPr>
            <w:tcW w:w="567" w:type="dxa"/>
            <w:vAlign w:val="center"/>
          </w:tcPr>
          <w:p w14:paraId="71E69284" w14:textId="60497A20" w:rsidR="00AA230B" w:rsidRPr="00707DED" w:rsidRDefault="00707DED"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51</w:t>
            </w:r>
          </w:p>
        </w:tc>
        <w:tc>
          <w:tcPr>
            <w:tcW w:w="709" w:type="dxa"/>
            <w:vAlign w:val="center"/>
          </w:tcPr>
          <w:p w14:paraId="495A2C2E" w14:textId="62C9C710"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0.449</w:t>
            </w:r>
          </w:p>
        </w:tc>
        <w:tc>
          <w:tcPr>
            <w:tcW w:w="850" w:type="dxa"/>
            <w:vAlign w:val="center"/>
          </w:tcPr>
          <w:p w14:paraId="235DBA54" w14:textId="77777777" w:rsidR="00AA230B" w:rsidRPr="0073126B"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5DC1E548" w14:textId="77777777"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-0.41</w:t>
            </w:r>
          </w:p>
        </w:tc>
        <w:tc>
          <w:tcPr>
            <w:tcW w:w="567" w:type="dxa"/>
            <w:vAlign w:val="center"/>
          </w:tcPr>
          <w:p w14:paraId="412D942F" w14:textId="42B2549D" w:rsidR="00AA230B" w:rsidRPr="00707DED" w:rsidRDefault="00707DED"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54.5</w:t>
            </w:r>
          </w:p>
        </w:tc>
        <w:tc>
          <w:tcPr>
            <w:tcW w:w="709" w:type="dxa"/>
            <w:vAlign w:val="center"/>
          </w:tcPr>
          <w:p w14:paraId="7285E0E8" w14:textId="281B7A3F" w:rsidR="00AA230B" w:rsidRPr="00707DED"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07DED">
              <w:rPr>
                <w:rFonts w:ascii="Arial" w:hAnsi="Arial" w:cs="Arial"/>
                <w:sz w:val="18"/>
                <w:szCs w:val="18"/>
              </w:rPr>
              <w:t>0.682</w:t>
            </w:r>
          </w:p>
        </w:tc>
        <w:tc>
          <w:tcPr>
            <w:tcW w:w="850" w:type="dxa"/>
            <w:vAlign w:val="center"/>
          </w:tcPr>
          <w:p w14:paraId="151217C0" w14:textId="77777777" w:rsidR="00AA230B" w:rsidRPr="0073126B" w:rsidRDefault="00AA230B" w:rsidP="00707DED">
            <w:pPr>
              <w:pStyle w:val="NoSpacing"/>
              <w:jc w:val="center"/>
              <w:cnfStyle w:val="000000000000" w:firstRow="0" w:lastRow="0" w:firstColumn="0" w:lastColumn="0" w:oddVBand="0" w:evenVBand="0" w:oddHBand="0"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707DED" w:rsidRPr="0073126B" w14:paraId="0F9E6879" w14:textId="77777777" w:rsidTr="00707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1" w:type="dxa"/>
          </w:tcPr>
          <w:p w14:paraId="2FC74CB1" w14:textId="77777777" w:rsidR="00AA230B" w:rsidRPr="0073126B" w:rsidRDefault="00AA230B" w:rsidP="00AA230B">
            <w:pPr>
              <w:pStyle w:val="NoSpacing"/>
              <w:rPr>
                <w:rFonts w:cs="Arial"/>
              </w:rPr>
            </w:pPr>
            <w:r w:rsidRPr="0073126B">
              <w:rPr>
                <w:rFonts w:cs="Arial"/>
              </w:rPr>
              <w:t>Conformidad con calificación grupal</w:t>
            </w:r>
          </w:p>
        </w:tc>
        <w:tc>
          <w:tcPr>
            <w:tcW w:w="629" w:type="dxa"/>
            <w:vAlign w:val="center"/>
          </w:tcPr>
          <w:p w14:paraId="0BD5F972" w14:textId="7777777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576" w:type="dxa"/>
            <w:vAlign w:val="center"/>
          </w:tcPr>
          <w:p w14:paraId="18AF9646" w14:textId="7792E96A" w:rsidR="00AA230B" w:rsidRPr="00707DED" w:rsidRDefault="00707DED" w:rsidP="00707DED">
            <w:pPr>
              <w:pStyle w:val="NoSpacing"/>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602" w:type="dxa"/>
            <w:vAlign w:val="center"/>
          </w:tcPr>
          <w:p w14:paraId="2ACF4768" w14:textId="773A7536"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930" w:type="dxa"/>
            <w:vAlign w:val="center"/>
          </w:tcPr>
          <w:p w14:paraId="6CF33513" w14:textId="7777777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727" w:type="dxa"/>
            <w:vAlign w:val="center"/>
          </w:tcPr>
          <w:p w14:paraId="49480101" w14:textId="7777777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567" w:type="dxa"/>
            <w:vAlign w:val="center"/>
          </w:tcPr>
          <w:p w14:paraId="47414BE9" w14:textId="6CCCABA8" w:rsidR="00AA230B" w:rsidRPr="00707DED" w:rsidRDefault="00707DED" w:rsidP="00707DED">
            <w:pPr>
              <w:pStyle w:val="NoSpacing"/>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709" w:type="dxa"/>
            <w:vAlign w:val="center"/>
          </w:tcPr>
          <w:p w14:paraId="6A5B5ACD" w14:textId="7B09EFCC"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850" w:type="dxa"/>
            <w:vAlign w:val="center"/>
          </w:tcPr>
          <w:p w14:paraId="4DB769B3" w14:textId="7777777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07DED">
              <w:rPr>
                <w:rFonts w:cs="Arial"/>
                <w:sz w:val="16"/>
                <w:szCs w:val="16"/>
              </w:rPr>
              <w:t>N/A</w:t>
            </w:r>
          </w:p>
        </w:tc>
        <w:tc>
          <w:tcPr>
            <w:tcW w:w="709" w:type="dxa"/>
            <w:vAlign w:val="center"/>
          </w:tcPr>
          <w:p w14:paraId="105EE234" w14:textId="7777777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0.87</w:t>
            </w:r>
          </w:p>
        </w:tc>
        <w:tc>
          <w:tcPr>
            <w:tcW w:w="567" w:type="dxa"/>
            <w:vAlign w:val="center"/>
          </w:tcPr>
          <w:p w14:paraId="68AF2396" w14:textId="7DDEF5E3" w:rsidR="00AA230B" w:rsidRPr="00707DED" w:rsidRDefault="00707DED"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48</w:t>
            </w:r>
          </w:p>
        </w:tc>
        <w:tc>
          <w:tcPr>
            <w:tcW w:w="709" w:type="dxa"/>
            <w:vAlign w:val="center"/>
          </w:tcPr>
          <w:p w14:paraId="2318A721" w14:textId="358FCCC3"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0.385</w:t>
            </w:r>
          </w:p>
        </w:tc>
        <w:tc>
          <w:tcPr>
            <w:tcW w:w="850" w:type="dxa"/>
            <w:vAlign w:val="center"/>
          </w:tcPr>
          <w:p w14:paraId="03D06659" w14:textId="77777777" w:rsidR="00AA230B" w:rsidRPr="0073126B"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5</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4</w:t>
            </w:r>
          </w:p>
        </w:tc>
        <w:tc>
          <w:tcPr>
            <w:tcW w:w="709" w:type="dxa"/>
            <w:vAlign w:val="center"/>
          </w:tcPr>
          <w:p w14:paraId="6CF31123" w14:textId="77777777"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-1.10</w:t>
            </w:r>
          </w:p>
        </w:tc>
        <w:tc>
          <w:tcPr>
            <w:tcW w:w="567" w:type="dxa"/>
            <w:vAlign w:val="center"/>
          </w:tcPr>
          <w:p w14:paraId="24C4C561" w14:textId="4E64D6DD" w:rsidR="00AA230B" w:rsidRPr="00707DED" w:rsidRDefault="00707DED"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45</w:t>
            </w:r>
          </w:p>
        </w:tc>
        <w:tc>
          <w:tcPr>
            <w:tcW w:w="709" w:type="dxa"/>
            <w:vAlign w:val="center"/>
          </w:tcPr>
          <w:p w14:paraId="43E55D62" w14:textId="0C9AABFD" w:rsidR="00AA230B" w:rsidRPr="00707DED"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07DED">
              <w:rPr>
                <w:rFonts w:ascii="Arial" w:hAnsi="Arial" w:cs="Arial"/>
                <w:sz w:val="18"/>
                <w:szCs w:val="18"/>
              </w:rPr>
              <w:t>0.271</w:t>
            </w:r>
          </w:p>
        </w:tc>
        <w:tc>
          <w:tcPr>
            <w:tcW w:w="850" w:type="dxa"/>
            <w:vAlign w:val="center"/>
          </w:tcPr>
          <w:p w14:paraId="513C4135" w14:textId="77777777" w:rsidR="00AA230B" w:rsidRPr="0073126B" w:rsidRDefault="00AA230B" w:rsidP="00707DED">
            <w:pPr>
              <w:pStyle w:val="NoSpacing"/>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sidRPr="0073126B">
              <w:rPr>
                <w:rFonts w:ascii="MS Reference Sans Serif" w:hAnsi="MS Reference Sans Serif"/>
                <w:sz w:val="24"/>
                <w:szCs w:val="24"/>
              </w:rPr>
              <w:t></w:t>
            </w:r>
            <w:r w:rsidRPr="0073126B">
              <w:rPr>
                <w:bCs/>
                <w:sz w:val="24"/>
                <w:szCs w:val="24"/>
                <w:vertAlign w:val="subscript"/>
              </w:rPr>
              <w:t>8</w:t>
            </w:r>
            <w:r w:rsidRPr="0073126B">
              <w:rPr>
                <w:sz w:val="24"/>
                <w:szCs w:val="24"/>
              </w:rPr>
              <w:t xml:space="preserve">= </w:t>
            </w:r>
            <w:r w:rsidRPr="0073126B">
              <w:rPr>
                <w:rFonts w:ascii="MS Reference Sans Serif" w:hAnsi="MS Reference Sans Serif"/>
                <w:sz w:val="24"/>
                <w:szCs w:val="24"/>
              </w:rPr>
              <w:t></w:t>
            </w:r>
            <w:r w:rsidRPr="0073126B">
              <w:rPr>
                <w:bCs/>
                <w:sz w:val="24"/>
                <w:szCs w:val="24"/>
                <w:vertAlign w:val="subscript"/>
              </w:rPr>
              <w:t>7</w:t>
            </w:r>
          </w:p>
        </w:tc>
      </w:tr>
      <w:tr w:rsidR="00AA230B" w:rsidRPr="0073126B" w14:paraId="5556112B" w14:textId="77777777" w:rsidTr="00707DED">
        <w:tc>
          <w:tcPr>
            <w:cnfStyle w:val="001000000000" w:firstRow="0" w:lastRow="0" w:firstColumn="1" w:lastColumn="0" w:oddVBand="0" w:evenVBand="0" w:oddHBand="0" w:evenHBand="0" w:firstRowFirstColumn="0" w:firstRowLastColumn="0" w:lastRowFirstColumn="0" w:lastRowLastColumn="0"/>
            <w:tcW w:w="13041" w:type="dxa"/>
            <w:gridSpan w:val="17"/>
          </w:tcPr>
          <w:p w14:paraId="4B1A91BE" w14:textId="2BD4E41E" w:rsidR="00AA230B" w:rsidRPr="0073126B" w:rsidRDefault="00AA230B" w:rsidP="002C68EC">
            <w:pPr>
              <w:rPr>
                <w:rFonts w:cs="Arial"/>
                <w:sz w:val="20"/>
                <w:szCs w:val="20"/>
              </w:rPr>
            </w:pPr>
            <w:r w:rsidRPr="000072F2">
              <w:rPr>
                <w:rFonts w:cs="Arial"/>
                <w:b w:val="0"/>
                <w:sz w:val="20"/>
                <w:szCs w:val="20"/>
              </w:rPr>
              <w:t>N/A:</w:t>
            </w:r>
            <w:r w:rsidRPr="0008033B">
              <w:rPr>
                <w:rFonts w:cs="Arial"/>
                <w:sz w:val="20"/>
                <w:szCs w:val="20"/>
              </w:rPr>
              <w:t xml:space="preserve"> No Aplica</w:t>
            </w:r>
            <w:r>
              <w:rPr>
                <w:rFonts w:cs="Arial"/>
                <w:sz w:val="20"/>
                <w:szCs w:val="20"/>
              </w:rPr>
              <w:t xml:space="preserve">   </w:t>
            </w:r>
            <w:r w:rsidRPr="00FC3ECA">
              <w:rPr>
                <w:rFonts w:ascii="MS Reference Sans Serif" w:hAnsi="MS Reference Sans Serif"/>
                <w:b w:val="0"/>
                <w:sz w:val="32"/>
                <w:szCs w:val="32"/>
              </w:rPr>
              <w:t></w:t>
            </w:r>
            <w:r w:rsidRPr="007A61ED">
              <w:rPr>
                <w:rFonts w:cs="Arial"/>
                <w:b w:val="0"/>
                <w:szCs w:val="24"/>
                <w:vertAlign w:val="subscript"/>
              </w:rPr>
              <w:t>k</w:t>
            </w:r>
            <w:r w:rsidRPr="00482B91">
              <w:rPr>
                <w:sz w:val="16"/>
                <w:szCs w:val="16"/>
              </w:rPr>
              <w:t>:</w:t>
            </w:r>
            <w:r>
              <w:rPr>
                <w:sz w:val="16"/>
                <w:szCs w:val="16"/>
              </w:rPr>
              <w:t xml:space="preserve"> </w:t>
            </w:r>
            <w:r w:rsidRPr="007A61ED">
              <w:rPr>
                <w:sz w:val="20"/>
                <w:szCs w:val="20"/>
              </w:rPr>
              <w:t>media correspondiente a la observación k</w:t>
            </w:r>
          </w:p>
        </w:tc>
      </w:tr>
    </w:tbl>
    <w:p w14:paraId="30FC4ABE" w14:textId="73DD007C" w:rsidR="009D2BFA" w:rsidRDefault="009D2BFA"/>
    <w:p w14:paraId="4774A719" w14:textId="77777777" w:rsidR="009D2BFA" w:rsidRDefault="009D2BFA"/>
    <w:p w14:paraId="613B3F5A" w14:textId="77777777" w:rsidR="009D2BFA" w:rsidRDefault="009D2BFA"/>
    <w:p w14:paraId="008A3DDA" w14:textId="77777777" w:rsidR="009D2BFA" w:rsidRDefault="009D2BFA">
      <w:pPr>
        <w:sectPr w:rsidR="009D2BFA" w:rsidSect="009D2BFA">
          <w:headerReference w:type="first" r:id="rId52"/>
          <w:pgSz w:w="16838" w:h="11906" w:orient="landscape"/>
          <w:pgMar w:top="2268" w:right="2268" w:bottom="1361" w:left="2268" w:header="709" w:footer="709" w:gutter="0"/>
          <w:cols w:space="708"/>
          <w:titlePg/>
          <w:docGrid w:linePitch="360"/>
        </w:sectPr>
      </w:pPr>
    </w:p>
    <w:p w14:paraId="38FA3CAF" w14:textId="72F6C902" w:rsidR="009D2BFA" w:rsidRDefault="009D2BFA"/>
    <w:p w14:paraId="49CC6726" w14:textId="10FA2512" w:rsidR="00FE6284" w:rsidRDefault="00FE6284" w:rsidP="00FE6284">
      <w:pPr>
        <w:pStyle w:val="Subtitulocapitulo"/>
        <w:ind w:left="792" w:hanging="432"/>
      </w:pPr>
      <w:bookmarkStart w:id="144" w:name="_Toc414964246"/>
      <w:r w:rsidRPr="00554737">
        <w:t>FUNCIONALIDAD</w:t>
      </w:r>
      <w:bookmarkEnd w:id="144"/>
    </w:p>
    <w:p w14:paraId="419DF419" w14:textId="77777777" w:rsidR="00FE6284" w:rsidRDefault="00FE6284" w:rsidP="00FE6284">
      <w:pPr>
        <w:pStyle w:val="Texto"/>
        <w:ind w:left="1416"/>
      </w:pPr>
      <w:r>
        <w:t>La funcionalidad se ha probado utilizando un enfoque de caja negra a través de pruebas unitarias utilizando JUnit. Estas pruebas se ejecutaron en cada uno los métodos críticos identificados en el Cliente Gráfico desarrollado en la plataforma Java. Los resultados de estas pruebas se encuentran ubicados en el anexo A, los cuales detallan que todas las pruebas fueron exitosas.</w:t>
      </w:r>
    </w:p>
    <w:p w14:paraId="63AA2E02" w14:textId="77777777" w:rsidR="00FE6284" w:rsidRPr="00554737" w:rsidRDefault="00FE6284" w:rsidP="00FE6284">
      <w:pPr>
        <w:pStyle w:val="Subtitulocapitulo"/>
        <w:numPr>
          <w:ilvl w:val="0"/>
          <w:numId w:val="0"/>
        </w:numPr>
        <w:ind w:left="792"/>
      </w:pPr>
    </w:p>
    <w:p w14:paraId="12B3F525" w14:textId="25546BA9" w:rsidR="00FE6284" w:rsidRDefault="00FE6284" w:rsidP="00FE6284">
      <w:pPr>
        <w:pStyle w:val="Subtitulocapitulo"/>
        <w:ind w:left="792" w:hanging="432"/>
      </w:pPr>
      <w:bookmarkStart w:id="145" w:name="_Toc414964247"/>
      <w:r w:rsidRPr="00554737">
        <w:t>USABILIDAD</w:t>
      </w:r>
      <w:bookmarkEnd w:id="145"/>
    </w:p>
    <w:p w14:paraId="1CD04DEE" w14:textId="77777777" w:rsidR="00FE6284" w:rsidRPr="00554737" w:rsidRDefault="00FE6284" w:rsidP="00FE6284">
      <w:pPr>
        <w:pStyle w:val="Texto"/>
        <w:ind w:left="1416"/>
      </w:pPr>
      <w:r>
        <w:t>Para la recolección de los datos de la prueba de usabilidad, se les solicitó a los estudiantes, que utilizaron la superficie colaborativa, llenar un formulario de usabilidad para que evaluaran la última versión de la solución (ver Anexo B). Los resultados de estas pruebas serán mostradas a través de 3 conceptos diferentes: Facilidad de uso, satisfacción del usuario y utilidad.</w:t>
      </w:r>
    </w:p>
    <w:p w14:paraId="7E4A73DB" w14:textId="7A60E9B4" w:rsidR="00FE6284" w:rsidRDefault="00FE6284" w:rsidP="00010EE2">
      <w:pPr>
        <w:pStyle w:val="Subtitulo2"/>
      </w:pPr>
      <w:bookmarkStart w:id="146" w:name="_Toc414964248"/>
      <w:r w:rsidRPr="00554737">
        <w:t>FACILIDAD</w:t>
      </w:r>
      <w:bookmarkEnd w:id="146"/>
    </w:p>
    <w:p w14:paraId="094B94F1" w14:textId="77777777" w:rsidR="00FE6284" w:rsidRDefault="00FE6284" w:rsidP="00FE6284">
      <w:pPr>
        <w:pStyle w:val="Texto"/>
        <w:ind w:left="2124"/>
      </w:pPr>
      <w:r>
        <w:t xml:space="preserve">Los estudiantes realizaron una serie de tareas en las que se demostraba la funcionalidad del sistema, con el objetivo de que estos califiquen la facilidad  de llevarlas a cabo (ver Anexo B). Por mencionar un ejemplo: debieron calificar la facilidad de crear una entidad y una relación sobre la superficie colaborativa. </w:t>
      </w:r>
    </w:p>
    <w:p w14:paraId="339DA91C" w14:textId="5C8C2F12" w:rsidR="00FE6284" w:rsidRPr="002D594B" w:rsidRDefault="00974B55" w:rsidP="00FE6284">
      <w:pPr>
        <w:pStyle w:val="Texto"/>
        <w:ind w:left="2124"/>
      </w:pPr>
      <w:r>
        <w:t>Los resultados en la figura 5.8</w:t>
      </w:r>
      <w:r w:rsidR="00FE6284">
        <w:t xml:space="preserve"> muestran que el 91% de los estudiantes calificaron como fácil o muy fácil la utilización de la mesa colaborativa para completar las tareas requeridas. Mientras que al 9% opinaron que no era ni fácil ni difícil. Ninguna calificación negativa fue reportada por los estudiantes.</w:t>
      </w:r>
    </w:p>
    <w:p w14:paraId="426D5C8E" w14:textId="17EBDAB4" w:rsidR="00FE6284" w:rsidRDefault="00FE6284" w:rsidP="000E6937">
      <w:pPr>
        <w:jc w:val="center"/>
      </w:pPr>
      <w:r w:rsidRPr="00010EE2">
        <w:rPr>
          <w:noProof/>
          <w:lang w:val="en-US"/>
        </w:rPr>
        <w:drawing>
          <wp:inline distT="0" distB="0" distL="0" distR="0" wp14:anchorId="30B23D7C" wp14:editId="40ED91F8">
            <wp:extent cx="4181475" cy="2266950"/>
            <wp:effectExtent l="0" t="0" r="9525"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8849511" w14:textId="412A21EC" w:rsidR="00FE6284" w:rsidRDefault="00974B55" w:rsidP="000E6937">
      <w:pPr>
        <w:pStyle w:val="Figuras"/>
        <w:jc w:val="center"/>
      </w:pPr>
      <w:bookmarkStart w:id="147" w:name="_Toc414976468"/>
      <w:r>
        <w:rPr>
          <w:b/>
        </w:rPr>
        <w:t>Figura 5.8</w:t>
      </w:r>
      <w:r w:rsidR="00FE6284" w:rsidRPr="000E6937">
        <w:rPr>
          <w:b/>
        </w:rPr>
        <w:t>:</w:t>
      </w:r>
      <w:r w:rsidR="00FE6284" w:rsidRPr="000F38C4">
        <w:t xml:space="preserve"> </w:t>
      </w:r>
      <w:r w:rsidR="00FE6284">
        <w:t>Opinión de estudiantes acerca de la facilidad de uso de la superficie colaborativa.</w:t>
      </w:r>
      <w:bookmarkEnd w:id="147"/>
    </w:p>
    <w:p w14:paraId="11579315" w14:textId="77777777" w:rsidR="00FE6284" w:rsidRPr="00554737" w:rsidRDefault="00FE6284" w:rsidP="00FE6284">
      <w:pPr>
        <w:pStyle w:val="Subtitulocapitulo"/>
        <w:numPr>
          <w:ilvl w:val="0"/>
          <w:numId w:val="0"/>
        </w:numPr>
      </w:pPr>
    </w:p>
    <w:p w14:paraId="67B2414D" w14:textId="52012396" w:rsidR="00FE6284" w:rsidRDefault="00FE6284" w:rsidP="00010EE2">
      <w:pPr>
        <w:pStyle w:val="Subtitulo2"/>
      </w:pPr>
      <w:bookmarkStart w:id="148" w:name="_Toc414964249"/>
      <w:r w:rsidRPr="00554737">
        <w:t>SATISFACCIÓN</w:t>
      </w:r>
      <w:bookmarkEnd w:id="148"/>
    </w:p>
    <w:p w14:paraId="3C801B69" w14:textId="7C6C0E72" w:rsidR="00FE6284" w:rsidRDefault="00FE6284" w:rsidP="00FE6284">
      <w:pPr>
        <w:pStyle w:val="Texto"/>
        <w:ind w:left="2124"/>
      </w:pPr>
      <w:r>
        <w:t>Al concluir la realización de las tareas de la prueba de usabilidad, se les preguntó a los estudiantes acerca de su satisfacción al utilizar la superficie colaborativa. Los resultados que se muestran en la figura 5.</w:t>
      </w:r>
      <w:r w:rsidR="00974B55">
        <w:t>9</w:t>
      </w:r>
      <w:r>
        <w:t xml:space="preserve"> muestran que el 70% de los estudiantes opinaron que su experiencia fue satisfactoria. El 30% restante opinó que su experiencia fue muy satisfactoria. Ninguna observación negativa fue reportada por  los estudiantes respecto a su satisfacción con el uso de la herramienta.</w:t>
      </w:r>
    </w:p>
    <w:p w14:paraId="19A86F54" w14:textId="77777777" w:rsidR="00FE6284" w:rsidRDefault="00FE6284" w:rsidP="00FE6284">
      <w:pPr>
        <w:pStyle w:val="ListParagraph"/>
        <w:jc w:val="center"/>
      </w:pPr>
      <w:r>
        <w:rPr>
          <w:noProof/>
          <w:lang w:val="en-US"/>
        </w:rPr>
        <w:drawing>
          <wp:inline distT="0" distB="0" distL="0" distR="0" wp14:anchorId="75059B5A" wp14:editId="7325B7BD">
            <wp:extent cx="4043045" cy="2628900"/>
            <wp:effectExtent l="0" t="0" r="1460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DC3975F" w14:textId="52DC1AE9" w:rsidR="00FE6284" w:rsidRDefault="00FE6284" w:rsidP="000E6937">
      <w:pPr>
        <w:pStyle w:val="Figuras"/>
        <w:jc w:val="center"/>
      </w:pPr>
      <w:bookmarkStart w:id="149" w:name="_Toc414976469"/>
      <w:r w:rsidRPr="000E6937">
        <w:rPr>
          <w:b/>
        </w:rPr>
        <w:t>Figura 5.</w:t>
      </w:r>
      <w:r w:rsidR="00974B55">
        <w:rPr>
          <w:b/>
        </w:rPr>
        <w:t>9</w:t>
      </w:r>
      <w:r w:rsidRPr="000E6937">
        <w:rPr>
          <w:b/>
        </w:rPr>
        <w:t>:</w:t>
      </w:r>
      <w:r w:rsidRPr="000F38C4">
        <w:t xml:space="preserve"> </w:t>
      </w:r>
      <w:r>
        <w:t>Opinión de los estudiantes acerca de satisfacción de us</w:t>
      </w:r>
      <w:r w:rsidR="000E6937">
        <w:t>o de la superficie colaborativa</w:t>
      </w:r>
      <w:bookmarkEnd w:id="149"/>
    </w:p>
    <w:p w14:paraId="0392F7A6" w14:textId="77777777" w:rsidR="00FE6284" w:rsidRDefault="00FE6284" w:rsidP="00FE6284">
      <w:pPr>
        <w:pStyle w:val="ListParagraph"/>
      </w:pPr>
    </w:p>
    <w:p w14:paraId="38335094" w14:textId="77777777" w:rsidR="00FE6284" w:rsidRPr="00554737" w:rsidRDefault="00FE6284" w:rsidP="00FE6284">
      <w:pPr>
        <w:pStyle w:val="Subtitulocapitulo"/>
        <w:numPr>
          <w:ilvl w:val="0"/>
          <w:numId w:val="0"/>
        </w:numPr>
        <w:tabs>
          <w:tab w:val="left" w:pos="3810"/>
        </w:tabs>
        <w:ind w:left="1224"/>
      </w:pPr>
      <w:r>
        <w:tab/>
      </w:r>
    </w:p>
    <w:p w14:paraId="23A71D3A" w14:textId="3709BF3D" w:rsidR="00FE6284" w:rsidRPr="00554737" w:rsidRDefault="00FE6284" w:rsidP="00010EE2">
      <w:pPr>
        <w:pStyle w:val="Subtitulo2"/>
      </w:pPr>
      <w:bookmarkStart w:id="150" w:name="_Toc414964250"/>
      <w:r w:rsidRPr="00554737">
        <w:t>UTILIDAD</w:t>
      </w:r>
      <w:bookmarkEnd w:id="150"/>
    </w:p>
    <w:p w14:paraId="5D18FD48" w14:textId="77777777" w:rsidR="00FE6284" w:rsidRDefault="00FE6284" w:rsidP="00FE6284">
      <w:pPr>
        <w:spacing w:line="240" w:lineRule="auto"/>
        <w:jc w:val="both"/>
        <w:rPr>
          <w:rFonts w:eastAsia="Times New Roman" w:cs="Arial"/>
          <w:b/>
          <w:szCs w:val="24"/>
          <w:lang w:eastAsia="es-EC"/>
        </w:rPr>
      </w:pPr>
    </w:p>
    <w:p w14:paraId="22B98A60" w14:textId="3C85484F" w:rsidR="00FE6284" w:rsidRPr="00D00224" w:rsidRDefault="00FE6284" w:rsidP="00FE6284">
      <w:pPr>
        <w:pStyle w:val="Texto"/>
        <w:ind w:left="2124"/>
      </w:pPr>
      <w:r>
        <w:t>Durante la ejecución de la prueba de usabilidad, se pidió a los estudiantes reportar acerca de la utilidad de la herramienta para realizar trabajos colaborativos de modelado de datos. En la figura 5.</w:t>
      </w:r>
      <w:r w:rsidR="00974B55">
        <w:t>10</w:t>
      </w:r>
      <w:r>
        <w:t xml:space="preserve"> se observa que el 90% de los encuestados respondieron que la herramienta era útil o muy útil. Un 10% mostró una opinión intermedia.</w:t>
      </w:r>
    </w:p>
    <w:p w14:paraId="42FE48D6" w14:textId="77777777" w:rsidR="00FE6284" w:rsidRDefault="00FE6284" w:rsidP="00FE6284">
      <w:pPr>
        <w:spacing w:line="240" w:lineRule="auto"/>
        <w:ind w:left="708" w:hanging="708"/>
        <w:jc w:val="center"/>
        <w:rPr>
          <w:rFonts w:eastAsia="Times New Roman" w:cs="Arial"/>
          <w:b/>
          <w:szCs w:val="24"/>
          <w:lang w:eastAsia="es-EC"/>
        </w:rPr>
      </w:pPr>
      <w:r>
        <w:rPr>
          <w:noProof/>
          <w:lang w:val="en-US"/>
        </w:rPr>
        <w:drawing>
          <wp:inline distT="0" distB="0" distL="0" distR="0" wp14:anchorId="0906CB2B" wp14:editId="64ACEDB0">
            <wp:extent cx="3800475" cy="2286000"/>
            <wp:effectExtent l="0" t="0" r="9525" b="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03D09EB" w14:textId="798BE167" w:rsidR="00FE6284" w:rsidRDefault="00974B55" w:rsidP="000E6937">
      <w:pPr>
        <w:pStyle w:val="Figuras"/>
        <w:ind w:left="0"/>
        <w:jc w:val="center"/>
      </w:pPr>
      <w:bookmarkStart w:id="151" w:name="_Toc414976470"/>
      <w:r>
        <w:rPr>
          <w:b/>
        </w:rPr>
        <w:t>Figura 5.10</w:t>
      </w:r>
      <w:r w:rsidR="00FE6284" w:rsidRPr="000E6937">
        <w:rPr>
          <w:b/>
        </w:rPr>
        <w:t>:</w:t>
      </w:r>
      <w:r w:rsidR="00FE6284" w:rsidRPr="000F38C4">
        <w:t xml:space="preserve"> </w:t>
      </w:r>
      <w:r w:rsidR="00FE6284">
        <w:t>Nivel de utilidad percibido por los estudiantes de la superficie colaborativa.</w:t>
      </w:r>
      <w:bookmarkEnd w:id="151"/>
    </w:p>
    <w:p w14:paraId="7A387F0D" w14:textId="77777777" w:rsidR="002C68EC" w:rsidRDefault="002C68EC"/>
    <w:p w14:paraId="646F07E9" w14:textId="77777777" w:rsidR="002C68EC" w:rsidRDefault="002C68EC"/>
    <w:p w14:paraId="5EE2A17C" w14:textId="77777777" w:rsidR="00945DCD" w:rsidRDefault="00945DCD"/>
    <w:p w14:paraId="375A019E" w14:textId="77777777" w:rsidR="00945DCD" w:rsidRDefault="00945DCD"/>
    <w:p w14:paraId="32389060" w14:textId="77777777" w:rsidR="00094056" w:rsidRDefault="00094056" w:rsidP="00945DCD">
      <w:pPr>
        <w:pStyle w:val="NumeroCapitulo"/>
      </w:pPr>
    </w:p>
    <w:p w14:paraId="56628B37" w14:textId="77777777" w:rsidR="00094056" w:rsidRDefault="00094056" w:rsidP="00945DCD">
      <w:pPr>
        <w:pStyle w:val="NumeroCapitulo"/>
        <w:sectPr w:rsidR="00094056" w:rsidSect="0093665A">
          <w:headerReference w:type="first" r:id="rId56"/>
          <w:pgSz w:w="11906" w:h="16838"/>
          <w:pgMar w:top="2268" w:right="1361" w:bottom="2268" w:left="2268" w:header="709" w:footer="709" w:gutter="0"/>
          <w:cols w:space="708"/>
          <w:titlePg/>
          <w:docGrid w:linePitch="360"/>
        </w:sectPr>
      </w:pPr>
    </w:p>
    <w:p w14:paraId="7D8B357E" w14:textId="77777777" w:rsidR="00C3600F" w:rsidRDefault="00C3600F" w:rsidP="00C3600F">
      <w:pPr>
        <w:pStyle w:val="NumeroCapitulo"/>
        <w:spacing w:line="240" w:lineRule="auto"/>
      </w:pPr>
    </w:p>
    <w:p w14:paraId="609027C5" w14:textId="77777777" w:rsidR="00C3600F" w:rsidRDefault="00C3600F" w:rsidP="00C3600F">
      <w:pPr>
        <w:pStyle w:val="NumeroCapitulo"/>
        <w:spacing w:line="240" w:lineRule="auto"/>
      </w:pPr>
    </w:p>
    <w:p w14:paraId="15529A4B" w14:textId="77777777" w:rsidR="00C3600F" w:rsidRDefault="00C3600F" w:rsidP="00C3600F">
      <w:pPr>
        <w:pStyle w:val="NumeroCapitulo"/>
        <w:spacing w:line="240" w:lineRule="auto"/>
      </w:pPr>
    </w:p>
    <w:p w14:paraId="1CF5EE0A" w14:textId="77777777" w:rsidR="00C3600F" w:rsidRDefault="00C3600F" w:rsidP="00C3600F">
      <w:pPr>
        <w:pStyle w:val="NumeroCapitulo"/>
        <w:spacing w:line="240" w:lineRule="auto"/>
      </w:pPr>
    </w:p>
    <w:p w14:paraId="21B9B15A" w14:textId="77777777" w:rsidR="00C3600F" w:rsidRDefault="00C3600F" w:rsidP="00C3600F">
      <w:pPr>
        <w:pStyle w:val="NumeroCapitulo"/>
        <w:spacing w:line="240" w:lineRule="auto"/>
      </w:pPr>
    </w:p>
    <w:p w14:paraId="6BD59A9E" w14:textId="77777777" w:rsidR="00C3600F" w:rsidRDefault="00C3600F" w:rsidP="00C3600F">
      <w:pPr>
        <w:pStyle w:val="NumeroCapitulo"/>
        <w:spacing w:line="240" w:lineRule="auto"/>
      </w:pPr>
    </w:p>
    <w:p w14:paraId="381347C3" w14:textId="50649710" w:rsidR="00945DCD" w:rsidRDefault="00C3600F" w:rsidP="00945DCD">
      <w:pPr>
        <w:pStyle w:val="NumeroCapitulo"/>
      </w:pPr>
      <w:r>
        <w:t>CAPÍTULO 6</w:t>
      </w:r>
    </w:p>
    <w:p w14:paraId="56B4DAC1" w14:textId="379CA9C8" w:rsidR="00945DCD" w:rsidRDefault="00945DCD" w:rsidP="00945DCD">
      <w:pPr>
        <w:pStyle w:val="NombreCapitulo"/>
        <w:ind w:left="360" w:hanging="360"/>
      </w:pPr>
      <w:bookmarkStart w:id="152" w:name="_Toc414964251"/>
      <w:r>
        <w:t>DISCUSIÓN</w:t>
      </w:r>
      <w:r w:rsidRPr="00080C4E">
        <w:t xml:space="preserve"> DE RESULTADOS</w:t>
      </w:r>
      <w:bookmarkEnd w:id="152"/>
    </w:p>
    <w:p w14:paraId="60A32886" w14:textId="77777777" w:rsidR="00FE6284" w:rsidRDefault="00FE6284" w:rsidP="00FE6284">
      <w:pPr>
        <w:pStyle w:val="Texto"/>
        <w:ind w:left="360"/>
      </w:pPr>
      <w:r>
        <w:t>Este capítulo contiene la discusión de los resultados obtenidos en la experimentación y pruebas de usabilidad. Implicaciones y limitaciones de estas pruebas son también incluidas.</w:t>
      </w:r>
    </w:p>
    <w:p w14:paraId="6E5697B6" w14:textId="77777777" w:rsidR="00FE6284" w:rsidRDefault="00FE6284" w:rsidP="00FE6284">
      <w:pPr>
        <w:pStyle w:val="Texto"/>
        <w:ind w:left="360"/>
      </w:pPr>
      <w:r>
        <w:t>.</w:t>
      </w:r>
    </w:p>
    <w:p w14:paraId="0B0704B3" w14:textId="77777777" w:rsidR="00FE6284" w:rsidRDefault="00FE6284" w:rsidP="00FE6284">
      <w:pPr>
        <w:pStyle w:val="Texto"/>
        <w:ind w:left="360"/>
      </w:pPr>
    </w:p>
    <w:p w14:paraId="274C09F1" w14:textId="77777777" w:rsidR="00FE6284" w:rsidRPr="00554737" w:rsidRDefault="00FE6284" w:rsidP="00FE6284">
      <w:pPr>
        <w:pStyle w:val="ListParagraph"/>
        <w:numPr>
          <w:ilvl w:val="0"/>
          <w:numId w:val="24"/>
        </w:numPr>
        <w:spacing w:after="0" w:line="240" w:lineRule="auto"/>
        <w:jc w:val="both"/>
        <w:rPr>
          <w:rFonts w:eastAsia="Times New Roman" w:cs="Arial"/>
          <w:b/>
          <w:vanish/>
          <w:szCs w:val="24"/>
          <w:lang w:eastAsia="es-EC"/>
        </w:rPr>
      </w:pPr>
    </w:p>
    <w:p w14:paraId="2B261DE5" w14:textId="2F327166" w:rsidR="00FE6284" w:rsidRDefault="00FE6284" w:rsidP="00FE6284">
      <w:pPr>
        <w:pStyle w:val="Subtitulocapitulo"/>
        <w:ind w:left="792" w:hanging="432"/>
      </w:pPr>
      <w:bookmarkStart w:id="153" w:name="_Toc414964252"/>
      <w:r w:rsidRPr="00554737">
        <w:t>DISCUSIÓN DE EXPERIMENTO</w:t>
      </w:r>
      <w:r>
        <w:t>S</w:t>
      </w:r>
      <w:r w:rsidRPr="00554737">
        <w:t xml:space="preserve"> Y PRUEBAS</w:t>
      </w:r>
      <w:bookmarkEnd w:id="153"/>
    </w:p>
    <w:p w14:paraId="7055AEA2" w14:textId="77777777" w:rsidR="00FE6284" w:rsidRPr="00CC1ECD" w:rsidRDefault="00FE6284" w:rsidP="00FE6284">
      <w:pPr>
        <w:pStyle w:val="Texto"/>
        <w:ind w:left="1416"/>
        <w:rPr>
          <w:b/>
        </w:rPr>
      </w:pPr>
      <w:r w:rsidRPr="00CC1ECD">
        <w:rPr>
          <w:b/>
        </w:rPr>
        <w:t>Usabilidad</w:t>
      </w:r>
    </w:p>
    <w:p w14:paraId="221971E4" w14:textId="77777777" w:rsidR="00FE6284" w:rsidRDefault="00FE6284" w:rsidP="00FE6284">
      <w:pPr>
        <w:pStyle w:val="Texto"/>
        <w:ind w:left="1416"/>
      </w:pPr>
      <w:r>
        <w:t xml:space="preserve">Los aspectos en los que se probó la usabilidad del sistema, dieron resultados satisfactorios. El 90% de los usuarios calificaron a la facilidad de uso del sistema,  la satisfacción, y, la utilidad que percibieron,  en un nivel alto (4-5). Lo cual asegura que la solución es factible para la utilización en el diseño de software. </w:t>
      </w:r>
    </w:p>
    <w:p w14:paraId="4533072D" w14:textId="77777777" w:rsidR="00FE6284" w:rsidRDefault="00FE6284" w:rsidP="00FE6284">
      <w:pPr>
        <w:pStyle w:val="Texto"/>
        <w:ind w:left="1416"/>
        <w:rPr>
          <w:b/>
        </w:rPr>
      </w:pPr>
    </w:p>
    <w:p w14:paraId="51A730E6" w14:textId="77777777" w:rsidR="00FE6284" w:rsidRPr="004579D6" w:rsidRDefault="00FE6284" w:rsidP="00FE6284">
      <w:pPr>
        <w:pStyle w:val="Texto"/>
        <w:ind w:left="1416"/>
        <w:rPr>
          <w:b/>
        </w:rPr>
      </w:pPr>
      <w:r w:rsidRPr="004579D6">
        <w:rPr>
          <w:b/>
        </w:rPr>
        <w:t>Experimentación</w:t>
      </w:r>
    </w:p>
    <w:p w14:paraId="160BC272" w14:textId="77777777" w:rsidR="00FE6284" w:rsidRDefault="00FE6284" w:rsidP="00FE6284">
      <w:pPr>
        <w:pStyle w:val="Texto"/>
        <w:ind w:left="1416"/>
      </w:pPr>
      <w:r>
        <w:t>La percepción de los profesores acerca de la facilidad de asignar una calificación individual y grupal en trabajos de modelado de datos, son afectados positivamente con el uso de una superficie colaborativa. Como lo demuestran los resultados de las pruebas de hipótesis realizadas entre pre-test y post-test. Además, se evidencia que entre los profesores involucrados, existe una percepción de mayor equidad de carga de trabajo entre los individuos, cuando utilizan una superficie colaborativa.</w:t>
      </w:r>
    </w:p>
    <w:p w14:paraId="5C2F4F8D" w14:textId="77777777" w:rsidR="00FE6284" w:rsidRDefault="00FE6284" w:rsidP="00FE6284">
      <w:pPr>
        <w:pStyle w:val="Texto"/>
        <w:ind w:left="1416"/>
      </w:pPr>
    </w:p>
    <w:p w14:paraId="1E0BC0A5" w14:textId="77777777" w:rsidR="00FE6284" w:rsidRDefault="00FE6284" w:rsidP="00FE6284">
      <w:pPr>
        <w:pStyle w:val="Texto"/>
        <w:ind w:left="1416"/>
      </w:pPr>
      <w:r>
        <w:t xml:space="preserve">En los estudiantes, los resultados son diversos. Se encontraron resultados concluyentes en la variable que mide la percepción de los estudiantes en cuanto a la capacidad de las herramientas para reflejar su aporte real con la utilización de la mesa en el pre-test-post-test del primer experimento. Lo que indica que ellos perciben que esta herramienta cumple su propósito de diseño. Estos resultados no se repiten en el post-test del segundo experimento, lo cual se explica con una posible atenuación de la buena impresión que causan estas herramientas novedosas luego de que los estudiantes ya se han familiarizado con su utilización (en el segundo experimento). </w:t>
      </w:r>
    </w:p>
    <w:p w14:paraId="43EA4D69" w14:textId="77777777" w:rsidR="00FE6284" w:rsidRDefault="00FE6284" w:rsidP="00FE6284">
      <w:pPr>
        <w:pStyle w:val="Texto"/>
        <w:ind w:left="1416"/>
      </w:pPr>
      <w:r>
        <w:t>Se observa que aunque no existe evidencia significativa para asegurar una mayor percepción de equidad en los estudiantes referente a la carga de trabajo, estas si se ven afectadas positivamente aunque de manera sutil, para luego verse atenuadas. Esto podría deberse al mismo efecto atenuador con la familiarización  de la herramienta, mencionado anteriormente.</w:t>
      </w:r>
    </w:p>
    <w:p w14:paraId="0EA89C53" w14:textId="77777777" w:rsidR="00FE6284" w:rsidRDefault="00FE6284" w:rsidP="00FE6284">
      <w:pPr>
        <w:pStyle w:val="Texto"/>
        <w:ind w:left="1416"/>
      </w:pPr>
      <w:r>
        <w:t xml:space="preserve">Las pruebas de hipótesis demuestran que no existe diferencia significativa en la conformidad con la nota individual y grupal asignada por el profesor al usar una superficie colaborativa, comparada con experiencias previas con otras herramientas y con el grupo de control. Sin embargo, con una observación más detallada de las respuestas obtenidas, se aprecia que si existe un ligero aumento en el nivel de conformidad, como se observa en el diagrama de cajas de las figuras 5.6 y 5.7. </w:t>
      </w:r>
    </w:p>
    <w:p w14:paraId="7581D432" w14:textId="77777777" w:rsidR="00FE6284" w:rsidRDefault="00FE6284" w:rsidP="00FE6284">
      <w:pPr>
        <w:pStyle w:val="Texto"/>
        <w:ind w:left="1416"/>
      </w:pPr>
    </w:p>
    <w:p w14:paraId="10B67D46" w14:textId="77777777" w:rsidR="00FE6284" w:rsidRDefault="00FE6284" w:rsidP="00FE6284">
      <w:pPr>
        <w:pStyle w:val="Texto"/>
        <w:ind w:left="1416"/>
      </w:pPr>
      <w:r>
        <w:t xml:space="preserve">En resumen, los resultados sugieren que los profesores encuentran que el uso de superficies colaborativas facilita el proceso de calificación de un trabajo colaborativo. Además, ellos perciben que este tipo de herramientas promueve una participación más equitativa entre los miembros que realizan este tipo de trabajos. Esta percepción positiva puede deberse principalmente a que ellos observan que sus alumnos se encuentran en un ambiente de trabajo en el que se tiene más control en relación al que se cuenta cuando se trabaja en un ambiente tradicional. Estos resultados se complementan a los estudios realizados por J. Kay et. al </w:t>
      </w:r>
      <w:r>
        <w:fldChar w:fldCharType="begin" w:fldLock="1"/>
      </w:r>
      <w: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fldChar w:fldCharType="separate"/>
      </w:r>
      <w:r w:rsidRPr="00E9606C">
        <w:rPr>
          <w:noProof/>
        </w:rPr>
        <w:t>[4]</w:t>
      </w:r>
      <w:r>
        <w:fldChar w:fldCharType="end"/>
      </w:r>
      <w:r>
        <w:t>. En el que se reporta que, la utilización de una herramienta de monitoreo en actividades de trabajo grupal, ayuda al profesor a encontrar problemas potenciales en términos de colaboración.</w:t>
      </w:r>
    </w:p>
    <w:p w14:paraId="43F0AAB0" w14:textId="77777777" w:rsidR="00FE6284" w:rsidRDefault="00FE6284" w:rsidP="00FE6284">
      <w:pPr>
        <w:pStyle w:val="Texto"/>
        <w:ind w:left="1416"/>
      </w:pPr>
    </w:p>
    <w:p w14:paraId="02D10DFD" w14:textId="77777777" w:rsidR="00FE6284" w:rsidRDefault="00FE6284" w:rsidP="00FE6284">
      <w:pPr>
        <w:pStyle w:val="Texto"/>
        <w:ind w:left="1416"/>
      </w:pPr>
      <w:r>
        <w:t xml:space="preserve">Desde la perspectiva de los estudiantes, éstos perciben que con la utilización de superficies colaborativas, cuentan con una herramienta que hace posible reflejar sus contribuciones reales. Pero no no muestran conformidad con sus calificaciones individuales y grupales, ni mejora la percepción de equidad de trabajo entre los miembros de su grupo. Los hallazgos en cuanto a conformidad de la calificación obtenida, complementan los hallazgos del estudio de K. Sinmai et al. </w:t>
      </w:r>
      <w:r>
        <w:fldChar w:fldCharType="begin" w:fldLock="1"/>
      </w:r>
      <w: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"[35]" }, "properties" : { "noteIndex" : 0 }, "schema" : "https://github.com/citation-style-language/schema/raw/master/csl-citation.json" }</w:instrText>
      </w:r>
      <w:r>
        <w:fldChar w:fldCharType="separate"/>
      </w:r>
      <w:r w:rsidRPr="00BE0505">
        <w:rPr>
          <w:noProof/>
        </w:rPr>
        <w:t>[22]</w:t>
      </w:r>
      <w:r>
        <w:fldChar w:fldCharType="end"/>
      </w:r>
      <w:r>
        <w:t xml:space="preserve"> en el que se compara objetivamente la calidad de trabajo realizada con superficies colaborativas y herramientas tradicionales y no se encuentran diferencias entre el uso de estas. Esto podría deberse a que los alumnos desconocen todas las ventajas que la solución propuesta brinda al profesor para evaluarlos de manera más objetiva. Sin embargo, las pruebas de usabilidad realizadas con estudiantes en cuanto a satisfacción y utilidad, demuestran que el  usar superficies colaborativas es satisfactorio y útil, de manera similar a lo obtenido por  </w:t>
      </w:r>
      <w:r>
        <w:fldChar w:fldCharType="begin" w:fldLock="1"/>
      </w:r>
      <w: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"[22]", "plainTextFormattedCitation" : "[22]", "previouslyFormattedCitation" : "[35]" }, "properties" : { "noteIndex" : 0 }, "schema" : "https://github.com/citation-style-language/schema/raw/master/csl-citation.json" }</w:instrText>
      </w:r>
      <w:r>
        <w:fldChar w:fldCharType="separate"/>
      </w:r>
      <w:r w:rsidRPr="00BE0505">
        <w:rPr>
          <w:noProof/>
        </w:rPr>
        <w:t>[22]</w:t>
      </w:r>
      <w:r>
        <w:fldChar w:fldCharType="end"/>
      </w:r>
      <w:r>
        <w:t xml:space="preserve"> .</w:t>
      </w:r>
    </w:p>
    <w:p w14:paraId="2912538A" w14:textId="77777777" w:rsidR="00FE6284" w:rsidRDefault="00FE6284" w:rsidP="00FE6284">
      <w:pPr>
        <w:pStyle w:val="Texto"/>
        <w:ind w:left="1416"/>
      </w:pPr>
    </w:p>
    <w:p w14:paraId="3F1BAA8E" w14:textId="77777777" w:rsidR="00FE6284" w:rsidRDefault="00FE6284" w:rsidP="00FE6284">
      <w:pPr>
        <w:pStyle w:val="Texto"/>
        <w:ind w:left="1416"/>
      </w:pPr>
      <w:r>
        <w:t xml:space="preserve">Se debe considerar, además, que el diseño de la experimentación pudo haber afectado los resultados que se obtuvieron. Existieron variables que no se consideraron para la conducción de los experimentos como: la simpatía que tuvieron los alumnos hacia el profesor; distintos grados de complejidad de los problemas que se resolvieron como parte de la experimentación. </w:t>
      </w:r>
    </w:p>
    <w:p w14:paraId="236AD6C4" w14:textId="77777777" w:rsidR="00FE6284" w:rsidRDefault="00FE6284" w:rsidP="00FE6284">
      <w:pPr>
        <w:pStyle w:val="Texto"/>
        <w:ind w:left="1416"/>
      </w:pPr>
      <w:r>
        <w:t>Un factor que pudo afectar los resultados en cuanto a conformidad de calificación individual y grupal de estudiantes, fue el hecho de no haber medido estas variables en la primera experimentación, ya que no se contó con un prototipo de la solución con todas las funcionalidades implementadas.  Estas variables pudieron haber sido afectadas por el mismo efecto atenuador que se observó en las variables de percepción de equidad de trabajo y capacidad de herramientas para reflejar aporte real en la segunda experimentación.</w:t>
      </w:r>
    </w:p>
    <w:p w14:paraId="54BDD420" w14:textId="77777777" w:rsidR="00FE6284" w:rsidRDefault="00FE6284" w:rsidP="00FE6284">
      <w:pPr>
        <w:pStyle w:val="Texto"/>
        <w:ind w:left="1416"/>
      </w:pPr>
      <w:r>
        <w:t>Otra limitante fue no haber contado con un mayor número de participantes para la experimentación.  Ya que se pudo observar que 2 observaciones extremas afectaron negativamente los resultados en las variables de percepción conformidad con la de calificación individual y grupal.</w:t>
      </w:r>
    </w:p>
    <w:p w14:paraId="117FAEF0" w14:textId="77777777" w:rsidR="00FE6284" w:rsidRDefault="00FE6284" w:rsidP="00FE6284">
      <w:pPr>
        <w:pStyle w:val="Texto"/>
        <w:ind w:left="1416"/>
      </w:pPr>
      <w:r>
        <w:t xml:space="preserve">Los métodos de selección aleatoria de estudiantes para cada experimentación, pudieron haber tenido algún efecto sobre  los resultados obtenidos. </w:t>
      </w:r>
    </w:p>
    <w:p w14:paraId="6A66E276" w14:textId="77777777" w:rsidR="00FE6284" w:rsidRDefault="00FE6284" w:rsidP="00FE6284">
      <w:pPr>
        <w:pStyle w:val="Texto"/>
        <w:ind w:left="1416"/>
      </w:pPr>
      <w:r>
        <w:t xml:space="preserve"> </w:t>
      </w:r>
    </w:p>
    <w:p w14:paraId="080AA854" w14:textId="77777777" w:rsidR="00FE6284" w:rsidRDefault="00FE6284" w:rsidP="00FE6284">
      <w:pPr>
        <w:pStyle w:val="Texto"/>
        <w:ind w:left="1416"/>
      </w:pPr>
    </w:p>
    <w:p w14:paraId="1BE861BB" w14:textId="42DD127D" w:rsidR="00FE6284" w:rsidRPr="009D70C6" w:rsidRDefault="00FE6284" w:rsidP="00FE6284">
      <w:pPr>
        <w:pStyle w:val="Subtitulocapitulo"/>
        <w:ind w:left="792" w:hanging="432"/>
      </w:pPr>
      <w:bookmarkStart w:id="154" w:name="_Toc414964253"/>
      <w:r w:rsidRPr="009D70C6">
        <w:t>IMPLICACIONES</w:t>
      </w:r>
      <w:bookmarkEnd w:id="154"/>
    </w:p>
    <w:p w14:paraId="3CF9F3CA" w14:textId="77777777" w:rsidR="00FE6284" w:rsidRDefault="00FE6284" w:rsidP="00FE6284">
      <w:pPr>
        <w:pStyle w:val="Texto"/>
        <w:ind w:left="1416"/>
      </w:pPr>
      <w:r>
        <w:t xml:space="preserve">Existen varios aspectos que han surgido durante la realización de este estudio que podrían considerarse en futuros trabajos. Por ejemplo, estudios que consideren la medición el desempeño de los estudiantes considerando la calidad de sus aportaciones; tomar en cuenta sus interacciones verbales; descubrir las características que hacen a un estudiante líder del equipo, ya que este estudio se enfocó exclusivamente en variables relacionadas a percepciones de carga de trabajo y evidencia de aportes individuales. También podría considerarse la posibilidad de estudiar analíticas de aprendizaje colaborativo en el diseño de software; es decir, los resultados que se obtienen al usar mesas colaborativas pueden verse mejorados si se considera retroalimentación del contenido mismo de las actividades que se realizan con la mesa en tiempo real o al finalizar la actividad. Conducir experimentos enfocados en una población más grande en número, y observar los efectos de trabajos colaborativos simultáneos, mientras un grupo trabaja en un componente de un problema, otro pudiera estar trabajando en otro. El conjunto de aportes simultáneos, pudiera ser otro aspecto que se pueda explorar con el uso de tecnologías como las abordadas a través de este trabajo. </w:t>
      </w:r>
    </w:p>
    <w:p w14:paraId="5C0A5057" w14:textId="77777777" w:rsidR="00FE6284" w:rsidRPr="009D70C6" w:rsidRDefault="00FE6284" w:rsidP="00FE6284">
      <w:pPr>
        <w:pStyle w:val="Texto"/>
        <w:ind w:left="1416"/>
      </w:pPr>
    </w:p>
    <w:p w14:paraId="12B91025" w14:textId="6B8AB1F6" w:rsidR="00FE6284" w:rsidRPr="009D70C6" w:rsidRDefault="00FE6284" w:rsidP="00FE6284">
      <w:pPr>
        <w:pStyle w:val="Subtitulocapitulo"/>
        <w:ind w:left="792" w:hanging="432"/>
      </w:pPr>
      <w:bookmarkStart w:id="155" w:name="_Toc414964254"/>
      <w:r w:rsidRPr="009D70C6">
        <w:t>LIMITACIONES</w:t>
      </w:r>
      <w:bookmarkEnd w:id="155"/>
    </w:p>
    <w:p w14:paraId="60AD1C8D" w14:textId="77777777" w:rsidR="00FE6284" w:rsidRDefault="00FE6284" w:rsidP="00FE6284">
      <w:pPr>
        <w:pStyle w:val="Texto"/>
        <w:ind w:left="1416"/>
      </w:pPr>
      <w:r>
        <w:t xml:space="preserve">Los </w:t>
      </w:r>
      <w:r w:rsidRPr="000E025D">
        <w:t>resultados obtenidos</w:t>
      </w:r>
      <w:r>
        <w:t xml:space="preserve"> en este estudio implican exclusivamente a una muestra de estudiantes y profesores de la carrera de ciencias computacionales de la Escuela Superior Politécnica del Litoral. Los profesores tomados en consideración para las pruebas, ya cuentan con  experiencia previa con el modelamiento de bases de datos y otros tipos de modelamientos. Los estudiantes, son personas que se encuentran tomando un curso de pre-grado de bases de datos que pertenecen a la carrera de Ingeniería en Ciencias Computacionales. La muestra tomada de profesores y estudiantes estuvo limitada por  su disponibilidad y predisposición a la realización de las pruebas. En relación a los problemas resueltos por los estudiantes en la experimentación éstos fueron de un nivel de complejidad intermedio. Los diagramas que elaboraron los estudiantes contenían un máximo de 15 tablas y la superficie colaborativa desarrollada, considera la participación de grupos pequeños: no más de 5 estudiantes.  Debido a estas limitaciones, la solución propuesta puede mejorarse en varios aspectos como por ejemplo: considerar el diseño de diagramas mucho más extensos; resolver problemas de oclusión sobre la superficie colaborativa que utilizan los estudiantes; implementar una interfaz rica en funciones que ayuden a facilitar más el proceso de diseño y que al mismo tiempo no afecte la usabilidad de la superficie colaborativa. Es necesario extender las aplicaciones de superficies colaborativas a otras áreas de ciencias computacionales.</w:t>
      </w:r>
    </w:p>
    <w:p w14:paraId="6C2D4781" w14:textId="77777777" w:rsidR="00FE6284" w:rsidRDefault="00FE6284" w:rsidP="00FE6284">
      <w:pPr>
        <w:pStyle w:val="Texto"/>
        <w:ind w:left="1416"/>
      </w:pPr>
    </w:p>
    <w:p w14:paraId="201D0A7D" w14:textId="77777777" w:rsidR="00FE6284" w:rsidRPr="000E025D" w:rsidRDefault="00FE6284" w:rsidP="00FE6284">
      <w:pPr>
        <w:pStyle w:val="Texto"/>
        <w:ind w:left="1416"/>
      </w:pPr>
      <w:r>
        <w:t xml:space="preserve">Por ello, los resultados que se han obtenido como parte de este estudio, no pueden ser generalizados. Aunque sí son un inicio de futuras investigaciones en el área de superficies colaborativas. </w:t>
      </w:r>
    </w:p>
    <w:p w14:paraId="099D00A6" w14:textId="1204E3C8" w:rsidR="00945DCD" w:rsidRPr="000E025D" w:rsidRDefault="00945DCD" w:rsidP="00945DCD">
      <w:pPr>
        <w:pStyle w:val="Texto"/>
        <w:ind w:left="1416"/>
      </w:pPr>
      <w:r>
        <w:t xml:space="preserve"> </w:t>
      </w:r>
    </w:p>
    <w:p w14:paraId="63C2A551" w14:textId="77777777" w:rsidR="0073361D" w:rsidRDefault="0073361D" w:rsidP="00945DCD">
      <w:pPr>
        <w:rPr>
          <w:rFonts w:eastAsia="Times New Roman" w:cs="Arial"/>
          <w:b/>
          <w:bCs/>
          <w:color w:val="000000"/>
          <w:szCs w:val="24"/>
          <w:lang w:eastAsia="es-EC"/>
        </w:rPr>
        <w:sectPr w:rsidR="0073361D" w:rsidSect="00BF1E3F">
          <w:headerReference w:type="default" r:id="rId57"/>
          <w:headerReference w:type="first" r:id="rId58"/>
          <w:pgSz w:w="11906" w:h="16838"/>
          <w:pgMar w:top="2268" w:right="1361" w:bottom="2268" w:left="2268" w:header="709" w:footer="709" w:gutter="0"/>
          <w:cols w:space="708"/>
          <w:titlePg/>
          <w:docGrid w:linePitch="360"/>
        </w:sectPr>
      </w:pPr>
    </w:p>
    <w:p w14:paraId="7FBD3EC6" w14:textId="1ECF71A2" w:rsidR="00945DCD" w:rsidRDefault="00945DCD" w:rsidP="006A6B6E">
      <w:pPr>
        <w:pStyle w:val="TitulosPrimerasPaginas"/>
      </w:pPr>
      <w:bookmarkStart w:id="156" w:name="_Toc414964255"/>
      <w:r w:rsidRPr="00A7440F">
        <w:t>CONCLUSIONES</w:t>
      </w:r>
      <w:bookmarkEnd w:id="156"/>
    </w:p>
    <w:p w14:paraId="1A1E3847" w14:textId="77777777" w:rsidR="00945DCD" w:rsidRPr="00A7440F" w:rsidRDefault="00945DCD" w:rsidP="00945DCD">
      <w:pPr>
        <w:spacing w:line="240" w:lineRule="auto"/>
        <w:jc w:val="both"/>
        <w:rPr>
          <w:rFonts w:eastAsia="Times New Roman" w:cs="Arial"/>
          <w:b/>
          <w:bCs/>
          <w:color w:val="000000"/>
          <w:szCs w:val="24"/>
          <w:lang w:eastAsia="es-EC"/>
        </w:rPr>
      </w:pPr>
    </w:p>
    <w:p w14:paraId="1461C97F" w14:textId="77777777" w:rsidR="00945DCD" w:rsidRPr="00AE0518" w:rsidRDefault="00945DCD" w:rsidP="00945DCD">
      <w:pPr>
        <w:pStyle w:val="Texto"/>
        <w:numPr>
          <w:ilvl w:val="0"/>
          <w:numId w:val="25"/>
        </w:numPr>
        <w:rPr>
          <w:b/>
        </w:rPr>
      </w:pPr>
      <w:r w:rsidRPr="00A7440F">
        <w:t>Las superficies colaborativas portables de bajo costo</w:t>
      </w:r>
      <w:r>
        <w:t xml:space="preserve"> son efectivas y útiles para dar seguimiento a las contribuciones individuales de estudiantes que elaboran trabajos colaborativos de modelamiento de datos.</w:t>
      </w:r>
    </w:p>
    <w:p w14:paraId="067BCE7A" w14:textId="77777777" w:rsidR="00945DCD" w:rsidRPr="00AE0518" w:rsidRDefault="00945DCD" w:rsidP="00945DCD">
      <w:pPr>
        <w:pStyle w:val="Texto"/>
        <w:numPr>
          <w:ilvl w:val="0"/>
          <w:numId w:val="25"/>
        </w:numPr>
        <w:rPr>
          <w:b/>
        </w:rPr>
      </w:pPr>
      <w:r>
        <w:t>El proceso de asignar una calificación a los estudiantes se facilita con el uso de una herramienta digital, como una superficie colaborativa.</w:t>
      </w:r>
    </w:p>
    <w:p w14:paraId="56ACE0C8" w14:textId="44138485" w:rsidR="00945DCD" w:rsidRPr="000072F2" w:rsidRDefault="00945DCD" w:rsidP="00945DCD">
      <w:pPr>
        <w:pStyle w:val="Texto"/>
        <w:numPr>
          <w:ilvl w:val="0"/>
          <w:numId w:val="25"/>
        </w:numPr>
        <w:rPr>
          <w:b/>
        </w:rPr>
      </w:pPr>
      <w:r>
        <w:t xml:space="preserve">Las percepciones de profesores  acerca de la equidad de trabajo en la elaboración de un trabajo colaborativo se ven alteradas positivamente con el uso de una herramienta </w:t>
      </w:r>
      <w:ins w:id="157" w:author="Katherine Chiluiza" w:date="2015-03-29T17:33:00Z">
        <w:r w:rsidR="00490A94">
          <w:t>como la superficie propuesta</w:t>
        </w:r>
      </w:ins>
      <w:del w:id="158" w:author="Katherine Chiluiza" w:date="2015-03-29T17:34:00Z">
        <w:r w:rsidDel="00490A94">
          <w:delText>colaborativa</w:delText>
        </w:r>
      </w:del>
      <w:r>
        <w:t>.</w:t>
      </w:r>
    </w:p>
    <w:p w14:paraId="413836EB" w14:textId="404E9052" w:rsidR="00945DCD" w:rsidRPr="000072F2" w:rsidRDefault="00945DCD" w:rsidP="00945DCD">
      <w:pPr>
        <w:pStyle w:val="Texto"/>
        <w:numPr>
          <w:ilvl w:val="0"/>
          <w:numId w:val="25"/>
        </w:numPr>
        <w:rPr>
          <w:b/>
        </w:rPr>
      </w:pPr>
      <w:r>
        <w:t>Los estudiantes opinan que</w:t>
      </w:r>
      <w:ins w:id="159" w:author="Katherine Chiluiza" w:date="2015-03-29T17:34:00Z">
        <w:r w:rsidR="00490A94">
          <w:t xml:space="preserve"> la</w:t>
        </w:r>
      </w:ins>
      <w:r>
        <w:t xml:space="preserve"> herramientas </w:t>
      </w:r>
      <w:ins w:id="160" w:author="Katherine Chiluiza" w:date="2015-03-29T17:34:00Z">
        <w:r w:rsidR="00490A94">
          <w:t>propuesta</w:t>
        </w:r>
      </w:ins>
      <w:del w:id="161" w:author="Katherine Chiluiza" w:date="2015-03-29T17:34:00Z">
        <w:r w:rsidDel="00490A94">
          <w:delText>digitales, como las superficies colaborativas</w:delText>
        </w:r>
      </w:del>
      <w:r>
        <w:t xml:space="preserve"> ayuda</w:t>
      </w:r>
      <w:del w:id="162" w:author="Katherine Chiluiza" w:date="2015-03-29T17:34:00Z">
        <w:r w:rsidDel="00490A94">
          <w:delText>n</w:delText>
        </w:r>
      </w:del>
      <w:r>
        <w:t xml:space="preserve"> a reflejar de manera más real sus contribuciones en un trabajo colaborativo.</w:t>
      </w:r>
    </w:p>
    <w:p w14:paraId="249F9C2E" w14:textId="77777777" w:rsidR="00945DCD" w:rsidRPr="00AE0518" w:rsidRDefault="00945DCD" w:rsidP="00945DCD">
      <w:pPr>
        <w:pStyle w:val="Texto"/>
        <w:numPr>
          <w:ilvl w:val="0"/>
          <w:numId w:val="25"/>
        </w:numPr>
        <w:rPr>
          <w:b/>
        </w:rPr>
      </w:pPr>
      <w:r>
        <w:t>La percepción de los estudiantes acerca de las superficies colaborativas se ven atenuadas a medida que se hace más familiar su uso.</w:t>
      </w:r>
    </w:p>
    <w:p w14:paraId="1A375D24" w14:textId="77777777" w:rsidR="00945DCD" w:rsidRPr="00AE0518" w:rsidRDefault="00945DCD" w:rsidP="00945DCD">
      <w:pPr>
        <w:pStyle w:val="Texto"/>
        <w:numPr>
          <w:ilvl w:val="0"/>
          <w:numId w:val="25"/>
        </w:numPr>
        <w:rPr>
          <w:b/>
        </w:rPr>
      </w:pPr>
      <w:r>
        <w:t xml:space="preserve">La usabilidad de las superficies colaborativas promueven y ayudan a los estudiantes en las actividades grupales de modelamiento de software. </w:t>
      </w:r>
    </w:p>
    <w:p w14:paraId="58FCEC0B" w14:textId="210376ED" w:rsidR="00945DCD" w:rsidRPr="00212C4E" w:rsidRDefault="00945DCD" w:rsidP="00945DCD">
      <w:pPr>
        <w:pStyle w:val="Texto"/>
        <w:numPr>
          <w:ilvl w:val="0"/>
          <w:numId w:val="25"/>
        </w:numPr>
        <w:rPr>
          <w:b/>
        </w:rPr>
      </w:pPr>
      <w:r>
        <w:t>El uso superficies colaborativas en el diseño de software, por ejemplo modelamiento de datos</w:t>
      </w:r>
      <w:ins w:id="163" w:author="Katherine Chiluiza" w:date="2015-03-29T17:34:00Z">
        <w:r w:rsidR="00490A94">
          <w:t>,</w:t>
        </w:r>
      </w:ins>
      <w:bookmarkStart w:id="164" w:name="_GoBack"/>
      <w:bookmarkEnd w:id="164"/>
      <w:r>
        <w:t xml:space="preserve"> es factible.</w:t>
      </w:r>
    </w:p>
    <w:p w14:paraId="79F84426" w14:textId="77777777" w:rsidR="00945DCD" w:rsidRPr="00A7440F" w:rsidRDefault="00945DCD" w:rsidP="00945DCD">
      <w:pPr>
        <w:pStyle w:val="Texto"/>
        <w:numPr>
          <w:ilvl w:val="0"/>
          <w:numId w:val="25"/>
        </w:numPr>
        <w:rPr>
          <w:b/>
        </w:rPr>
      </w:pPr>
      <w:r>
        <w:t>La construcción de superficies colaborativas portables de bajo costo es viable en el contexto educativo y ecuatoriano.</w:t>
      </w:r>
    </w:p>
    <w:p w14:paraId="445B640F" w14:textId="77777777" w:rsidR="00945DCD" w:rsidRPr="00A7440F" w:rsidRDefault="00945DCD" w:rsidP="00945DCD">
      <w:pPr>
        <w:spacing w:line="240" w:lineRule="auto"/>
        <w:jc w:val="both"/>
        <w:rPr>
          <w:rFonts w:eastAsia="Times New Roman" w:cs="Arial"/>
          <w:b/>
          <w:bCs/>
          <w:color w:val="000000"/>
          <w:szCs w:val="24"/>
          <w:lang w:eastAsia="es-EC"/>
        </w:rPr>
      </w:pPr>
    </w:p>
    <w:p w14:paraId="011A6FD7" w14:textId="77777777" w:rsidR="00945DCD" w:rsidRDefault="00945DCD" w:rsidP="00945DCD">
      <w:pPr>
        <w:spacing w:line="240" w:lineRule="auto"/>
        <w:jc w:val="both"/>
        <w:rPr>
          <w:rFonts w:eastAsia="Times New Roman" w:cs="Arial"/>
          <w:b/>
          <w:bCs/>
          <w:color w:val="000000"/>
          <w:szCs w:val="24"/>
          <w:lang w:eastAsia="es-EC"/>
        </w:rPr>
      </w:pPr>
    </w:p>
    <w:p w14:paraId="6E413D28" w14:textId="77777777" w:rsidR="00945DCD" w:rsidRDefault="00945DCD" w:rsidP="00945DCD">
      <w:pPr>
        <w:spacing w:line="240" w:lineRule="auto"/>
        <w:jc w:val="both"/>
        <w:rPr>
          <w:rFonts w:eastAsia="Times New Roman" w:cs="Arial"/>
          <w:b/>
          <w:bCs/>
          <w:color w:val="000000"/>
          <w:szCs w:val="24"/>
          <w:lang w:eastAsia="es-EC"/>
        </w:rPr>
      </w:pPr>
    </w:p>
    <w:p w14:paraId="57D40E42" w14:textId="77777777" w:rsidR="00945DCD" w:rsidRDefault="00945DCD" w:rsidP="00945DCD">
      <w:pPr>
        <w:spacing w:line="240" w:lineRule="auto"/>
        <w:jc w:val="both"/>
        <w:rPr>
          <w:rFonts w:eastAsia="Times New Roman" w:cs="Arial"/>
          <w:b/>
          <w:bCs/>
          <w:color w:val="000000"/>
          <w:szCs w:val="24"/>
          <w:lang w:eastAsia="es-EC"/>
        </w:rPr>
      </w:pPr>
    </w:p>
    <w:p w14:paraId="7D33E08D" w14:textId="77777777" w:rsidR="00945DCD" w:rsidRPr="00A7440F" w:rsidRDefault="00945DCD" w:rsidP="00945DCD">
      <w:pPr>
        <w:spacing w:line="240" w:lineRule="auto"/>
        <w:jc w:val="both"/>
        <w:rPr>
          <w:rFonts w:eastAsia="Times New Roman" w:cs="Arial"/>
          <w:b/>
          <w:bCs/>
          <w:color w:val="000000"/>
          <w:szCs w:val="24"/>
          <w:lang w:eastAsia="es-EC"/>
        </w:rPr>
      </w:pPr>
    </w:p>
    <w:p w14:paraId="4A3A749D" w14:textId="77777777" w:rsidR="00945DCD" w:rsidRDefault="00945DCD" w:rsidP="00945DCD">
      <w:pPr>
        <w:spacing w:line="240" w:lineRule="auto"/>
        <w:jc w:val="both"/>
        <w:rPr>
          <w:rFonts w:eastAsia="Times New Roman" w:cs="Arial"/>
          <w:b/>
          <w:bCs/>
          <w:color w:val="000000"/>
          <w:szCs w:val="24"/>
          <w:lang w:eastAsia="es-EC"/>
        </w:rPr>
      </w:pPr>
    </w:p>
    <w:p w14:paraId="3F987A62" w14:textId="77777777" w:rsidR="00945DCD" w:rsidRDefault="00945DCD" w:rsidP="00945DCD">
      <w:pPr>
        <w:rPr>
          <w:rFonts w:eastAsia="Times New Roman" w:cs="Arial"/>
          <w:b/>
          <w:bCs/>
          <w:color w:val="000000"/>
          <w:szCs w:val="24"/>
          <w:lang w:eastAsia="es-EC"/>
        </w:rPr>
      </w:pPr>
      <w:r>
        <w:rPr>
          <w:rFonts w:eastAsia="Times New Roman" w:cs="Arial"/>
          <w:b/>
          <w:bCs/>
          <w:color w:val="000000"/>
          <w:szCs w:val="24"/>
          <w:lang w:eastAsia="es-EC"/>
        </w:rPr>
        <w:br w:type="page"/>
      </w:r>
    </w:p>
    <w:p w14:paraId="579BE927" w14:textId="5E39590B" w:rsidR="00945DCD" w:rsidRDefault="00945DCD" w:rsidP="006A6B6E">
      <w:pPr>
        <w:pStyle w:val="TitulosPrimerasPaginas"/>
      </w:pPr>
      <w:bookmarkStart w:id="165" w:name="_Toc414964256"/>
      <w:r w:rsidRPr="00A7440F">
        <w:t>RECOMENDACIONES</w:t>
      </w:r>
      <w:bookmarkEnd w:id="165"/>
    </w:p>
    <w:p w14:paraId="134C580F" w14:textId="77777777" w:rsidR="00945DCD" w:rsidRDefault="00945DCD" w:rsidP="00945DCD">
      <w:pPr>
        <w:pStyle w:val="Texto"/>
        <w:ind w:left="0"/>
      </w:pPr>
    </w:p>
    <w:p w14:paraId="72DAF796" w14:textId="77777777" w:rsidR="00945DCD" w:rsidRDefault="00945DCD" w:rsidP="00945DCD">
      <w:pPr>
        <w:pStyle w:val="Texto"/>
        <w:ind w:left="0"/>
      </w:pPr>
      <w:r>
        <w:t xml:space="preserve">Se espera que este estudio sirva como punto de partida para otros trabajos de investigación en el que se consideren nuevas herramientas tecnológicas con nuevas formas de interacción. Se recomienda enriquecer la funcionalidad de la solución propuesta para que se pueda soportar el diseño software más complejo. Extender el uso de las superficies colaborativas para otras actividades de diseño que estén involucradas en el desarrollo de software. Por ejemplo, la elaboración de diagramas UML, diagramas de Flujo, diagramas BPMN. Se recomienda también considerarse otras actividades de diseño de ingeniería, por ejemplo el diseño mecánico o industrial. </w:t>
      </w:r>
    </w:p>
    <w:p w14:paraId="555921EA" w14:textId="513CCBFC" w:rsidR="00945DCD" w:rsidRPr="00A7440F" w:rsidRDefault="00945DCD" w:rsidP="00945DCD">
      <w:pPr>
        <w:pStyle w:val="Texto"/>
        <w:ind w:left="0"/>
      </w:pPr>
      <w:r>
        <w:t xml:space="preserve">Se recomienda conducir experimentos con el uso de superficies colaborativas  para extender los hallazgos de este trabajo de investigación. Estas herramientas pueden </w:t>
      </w:r>
      <w:r w:rsidR="000F0EB7">
        <w:t>servir</w:t>
      </w:r>
      <w:r>
        <w:t xml:space="preserve"> para realizar hallazgos importantes respecto a la interacción creativa de grupos de personas que realizan trabajos de diseño de software. Las superficies colaborativas podrían servir como herramienta de apoyo en investigaciones de analíticas de aprendizaje.</w:t>
      </w:r>
    </w:p>
    <w:p w14:paraId="29E54888" w14:textId="77777777" w:rsidR="0073361D" w:rsidRDefault="0073361D" w:rsidP="00945DCD">
      <w:pPr>
        <w:rPr>
          <w:rFonts w:eastAsia="Times New Roman" w:cs="Arial"/>
          <w:szCs w:val="24"/>
          <w:lang w:eastAsia="es-EC"/>
        </w:rPr>
        <w:sectPr w:rsidR="0073361D" w:rsidSect="0093665A">
          <w:headerReference w:type="default" r:id="rId59"/>
          <w:headerReference w:type="first" r:id="rId60"/>
          <w:pgSz w:w="11906" w:h="16838"/>
          <w:pgMar w:top="2268" w:right="1361" w:bottom="2268" w:left="2268" w:header="709" w:footer="709" w:gutter="0"/>
          <w:cols w:space="708"/>
          <w:titlePg/>
          <w:docGrid w:linePitch="360"/>
        </w:sectPr>
      </w:pPr>
    </w:p>
    <w:p w14:paraId="6FD780FD" w14:textId="4C5ED1E3" w:rsidR="00476A40" w:rsidRPr="00F43AA9" w:rsidRDefault="00F6605B" w:rsidP="00E46E5B">
      <w:pPr>
        <w:pStyle w:val="TitulosPrimerasPaginas"/>
        <w:rPr>
          <w:lang w:val="en-US"/>
        </w:rPr>
      </w:pPr>
      <w:bookmarkStart w:id="166" w:name="_Toc414964257"/>
      <w:r w:rsidRPr="00F43AA9">
        <w:rPr>
          <w:lang w:val="en-US"/>
        </w:rPr>
        <w:t>BIBLIOGRAFÍA</w:t>
      </w:r>
      <w:bookmarkEnd w:id="166"/>
    </w:p>
    <w:p w14:paraId="735BFF29" w14:textId="77777777" w:rsidR="00476A40" w:rsidRPr="00974C32" w:rsidRDefault="00476A40" w:rsidP="00476A40">
      <w:pPr>
        <w:pStyle w:val="Texto"/>
        <w:ind w:left="0"/>
        <w:rPr>
          <w:lang w:val="en-US"/>
        </w:rPr>
      </w:pPr>
    </w:p>
    <w:p w14:paraId="4119C872" w14:textId="4E89F941" w:rsidR="00C40EE6" w:rsidRPr="00F43AA9" w:rsidRDefault="00476A40">
      <w:pPr>
        <w:pStyle w:val="NormalWeb"/>
        <w:ind w:left="640" w:hanging="640"/>
        <w:divId w:val="631248165"/>
        <w:rPr>
          <w:rFonts w:ascii="Arial" w:eastAsiaTheme="minorEastAsia" w:hAnsi="Arial" w:cs="Arial"/>
          <w:noProof/>
          <w:lang w:val="en-US"/>
        </w:rPr>
      </w:pPr>
      <w:r>
        <w:fldChar w:fldCharType="begin" w:fldLock="1"/>
      </w:r>
      <w:r w:rsidRPr="00974C32">
        <w:rPr>
          <w:lang w:val="en-US"/>
        </w:rPr>
        <w:instrText xml:space="preserve">ADDIN Mendeley Bibliography CSL_BIBLIOGRAPHY </w:instrText>
      </w:r>
      <w:r>
        <w:fldChar w:fldCharType="separate"/>
      </w:r>
      <w:r w:rsidR="00C40EE6" w:rsidRPr="00F43AA9">
        <w:rPr>
          <w:rFonts w:ascii="Arial" w:hAnsi="Arial" w:cs="Arial"/>
          <w:noProof/>
          <w:lang w:val="en-US"/>
        </w:rPr>
        <w:t>[1]</w:t>
      </w:r>
      <w:r w:rsidR="00C40EE6" w:rsidRPr="00F43AA9">
        <w:rPr>
          <w:rFonts w:ascii="Arial" w:hAnsi="Arial" w:cs="Arial"/>
          <w:noProof/>
          <w:lang w:val="en-US"/>
        </w:rPr>
        <w:tab/>
        <w:t xml:space="preserve">O. Hilliges, L. Terrenghi, S. Boring, D. Kim, H. Richter, and A. Butz, “Designing for collaborative creative problem solving,” in </w:t>
      </w:r>
      <w:r w:rsidR="00C40EE6" w:rsidRPr="00F43AA9">
        <w:rPr>
          <w:rFonts w:ascii="Arial" w:hAnsi="Arial" w:cs="Arial"/>
          <w:i/>
          <w:iCs/>
          <w:noProof/>
          <w:lang w:val="en-US"/>
        </w:rPr>
        <w:t>Proceedings of the 6th ACM SIGCHI conference on Creativity &amp; cognition - C&amp;C ’07</w:t>
      </w:r>
      <w:r w:rsidR="00C40EE6" w:rsidRPr="00F43AA9">
        <w:rPr>
          <w:rFonts w:ascii="Arial" w:hAnsi="Arial" w:cs="Arial"/>
          <w:noProof/>
          <w:lang w:val="en-US"/>
        </w:rPr>
        <w:t>, 2007, pp. 1–2.</w:t>
      </w:r>
    </w:p>
    <w:p w14:paraId="152B9648"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w:t>
      </w:r>
      <w:r w:rsidRPr="00F43AA9">
        <w:rPr>
          <w:rFonts w:ascii="Arial" w:hAnsi="Arial" w:cs="Arial"/>
          <w:noProof/>
          <w:lang w:val="en-US"/>
        </w:rPr>
        <w:tab/>
        <w:t xml:space="preserve">K. Sinmai and P. Andras, “Mapping on Surfaces: Supporting Collaborative Work Using Interactive Tabletop,” in </w:t>
      </w:r>
      <w:r w:rsidRPr="00F43AA9">
        <w:rPr>
          <w:rFonts w:ascii="Arial" w:hAnsi="Arial" w:cs="Arial"/>
          <w:i/>
          <w:iCs/>
          <w:noProof/>
          <w:lang w:val="en-US"/>
        </w:rPr>
        <w:t>Collaboration and Technology SE  - 29</w:t>
      </w:r>
      <w:r w:rsidRPr="00F43AA9">
        <w:rPr>
          <w:rFonts w:ascii="Arial" w:hAnsi="Arial" w:cs="Arial"/>
          <w:noProof/>
          <w:lang w:val="en-US"/>
        </w:rPr>
        <w:t>, vol. 8658, N. Baloian, F. Burstein, H. Ogata, F. Santoro, and G. Zurita, Eds. Springer International Publishing, 2014, pp. 319–334.</w:t>
      </w:r>
    </w:p>
    <w:p w14:paraId="44310BF7"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w:t>
      </w:r>
      <w:r w:rsidRPr="00F43AA9">
        <w:rPr>
          <w:rFonts w:ascii="Arial" w:hAnsi="Arial" w:cs="Arial"/>
          <w:noProof/>
          <w:lang w:val="en-US"/>
        </w:rPr>
        <w:tab/>
        <w:t>Kaplan, “Graduate Recruitment Report: Employer Perspectives,” 2014.</w:t>
      </w:r>
    </w:p>
    <w:p w14:paraId="28A4EB55"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[4]</w:t>
      </w:r>
      <w:r w:rsidRPr="00F43AA9">
        <w:rPr>
          <w:rFonts w:ascii="Arial" w:hAnsi="Arial" w:cs="Arial"/>
          <w:noProof/>
          <w:lang w:val="en-US"/>
        </w:rPr>
        <w:tab/>
        <w:t>National Association of Colleges and Employers, “The Skills and Qualities Employers Want in Their Class of 2013 Recruits,” 2012. [Online]. Available: http://www.naceweb.org/s10242012/skills-abilities-qualities-new-hires/. [Accessed: 16-Feb-2015].</w:t>
      </w:r>
    </w:p>
    <w:p w14:paraId="59E4E53C"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[5]</w:t>
      </w:r>
      <w:r w:rsidRPr="00F43AA9">
        <w:rPr>
          <w:rFonts w:ascii="Arial" w:hAnsi="Arial" w:cs="Arial"/>
          <w:noProof/>
          <w:lang w:val="en-US"/>
        </w:rPr>
        <w:tab/>
        <w:t>J. Rick, P. Marshall, and N. Yuill, “Beyond one-size-fits-all: how interactive tabletops support collaborative learning,” 2011.</w:t>
      </w:r>
    </w:p>
    <w:p w14:paraId="3D3B01F8"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[6]</w:t>
      </w:r>
      <w:r w:rsidRPr="00F43AA9">
        <w:rPr>
          <w:rFonts w:ascii="Arial" w:hAnsi="Arial" w:cs="Arial"/>
          <w:noProof/>
          <w:lang w:val="en-US"/>
        </w:rPr>
        <w:tab/>
        <w:t xml:space="preserve">R. Martinez Maldonado, J. Kay, K. Yacef, and B. Schwendimann, “An interactive teacher’s dashboard for monitoring groups in a multi-tabletop learning environment,” in </w:t>
      </w:r>
      <w:r w:rsidRPr="00F43AA9">
        <w:rPr>
          <w:rFonts w:ascii="Arial" w:hAnsi="Arial" w:cs="Arial"/>
          <w:i/>
          <w:iCs/>
          <w:noProof/>
          <w:lang w:val="en-US"/>
        </w:rPr>
        <w:t>Lecture Notes in Computer Science (including subseries Lecture Notes in Artificial Intelligence and Lecture Notes in Bioinformatics)</w:t>
      </w:r>
      <w:r w:rsidRPr="00F43AA9">
        <w:rPr>
          <w:rFonts w:ascii="Arial" w:hAnsi="Arial" w:cs="Arial"/>
          <w:noProof/>
          <w:lang w:val="en-US"/>
        </w:rPr>
        <w:t>, 2012, vol. 7315 LNCS.</w:t>
      </w:r>
    </w:p>
    <w:p w14:paraId="1BC75266"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[7]</w:t>
      </w:r>
      <w:r w:rsidRPr="00F43AA9">
        <w:rPr>
          <w:rFonts w:ascii="Arial" w:hAnsi="Arial" w:cs="Arial"/>
          <w:noProof/>
          <w:lang w:val="en-US"/>
        </w:rPr>
        <w:tab/>
        <w:t xml:space="preserve">P. Dillenbourg and M. Evans, “Interactive tabletops in education,” </w:t>
      </w:r>
      <w:r w:rsidRPr="00F43AA9">
        <w:rPr>
          <w:rFonts w:ascii="Arial" w:hAnsi="Arial" w:cs="Arial"/>
          <w:i/>
          <w:iCs/>
          <w:noProof/>
          <w:lang w:val="en-US"/>
        </w:rPr>
        <w:t>Int. J. Comput. Collab. Learn.</w:t>
      </w:r>
      <w:r w:rsidRPr="00F43AA9">
        <w:rPr>
          <w:rFonts w:ascii="Arial" w:hAnsi="Arial" w:cs="Arial"/>
          <w:noProof/>
          <w:lang w:val="en-US"/>
        </w:rPr>
        <w:t>, vol. 6, no. 4, 2011.</w:t>
      </w:r>
    </w:p>
    <w:p w14:paraId="48B0DB96"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[8]</w:t>
      </w:r>
      <w:r w:rsidRPr="00F43AA9">
        <w:rPr>
          <w:rFonts w:ascii="Arial" w:hAnsi="Arial" w:cs="Arial"/>
          <w:noProof/>
          <w:lang w:val="en-US"/>
        </w:rPr>
        <w:tab/>
        <w:t xml:space="preserve">F. Geyer, U. Pfeil, A. Höchtl, J. Budzinski, and H. Reiterer, “Designing Reality-Based Interfaces for Creative Group Work,” </w:t>
      </w:r>
      <w:r w:rsidRPr="00F43AA9">
        <w:rPr>
          <w:rFonts w:ascii="Arial" w:hAnsi="Arial" w:cs="Arial"/>
          <w:i/>
          <w:iCs/>
          <w:noProof/>
          <w:lang w:val="en-US"/>
        </w:rPr>
        <w:t>Human-Computer Interact.</w:t>
      </w:r>
      <w:r w:rsidRPr="00F43AA9">
        <w:rPr>
          <w:rFonts w:ascii="Arial" w:hAnsi="Arial" w:cs="Arial"/>
          <w:noProof/>
          <w:lang w:val="en-US"/>
        </w:rPr>
        <w:t>, pp. 165–174, 2011.</w:t>
      </w:r>
    </w:p>
    <w:p w14:paraId="43E4DCBD"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[9]</w:t>
      </w:r>
      <w:r w:rsidRPr="00F43AA9">
        <w:rPr>
          <w:rFonts w:ascii="Arial" w:hAnsi="Arial" w:cs="Arial"/>
          <w:noProof/>
          <w:lang w:val="en-US"/>
        </w:rPr>
        <w:tab/>
        <w:t>R. M. Chory</w:t>
      </w:r>
      <w:r w:rsidRPr="00F43AA9">
        <w:rPr>
          <w:rFonts w:ascii="Cambria Math" w:hAnsi="Cambria Math" w:cs="Cambria Math"/>
          <w:noProof/>
          <w:lang w:val="en-US"/>
        </w:rPr>
        <w:t>‐</w:t>
      </w:r>
      <w:r w:rsidRPr="00F43AA9">
        <w:rPr>
          <w:rFonts w:ascii="Arial" w:hAnsi="Arial" w:cs="Arial"/>
          <w:noProof/>
          <w:lang w:val="en-US"/>
        </w:rPr>
        <w:t xml:space="preserve">Assad, “Classroom justice: Perceptions of fairness as a predictor of student motivation, learning, and aggression,” </w:t>
      </w:r>
      <w:r w:rsidRPr="00F43AA9">
        <w:rPr>
          <w:rFonts w:ascii="Arial" w:hAnsi="Arial" w:cs="Arial"/>
          <w:i/>
          <w:iCs/>
          <w:noProof/>
          <w:lang w:val="en-US"/>
        </w:rPr>
        <w:t>Commun. Q.</w:t>
      </w:r>
      <w:r w:rsidRPr="00F43AA9">
        <w:rPr>
          <w:rFonts w:ascii="Arial" w:hAnsi="Arial" w:cs="Arial"/>
          <w:noProof/>
          <w:lang w:val="en-US"/>
        </w:rPr>
        <w:t>, vol. 50, no. 1, pp. 58–77, Jan. 2002.</w:t>
      </w:r>
    </w:p>
    <w:p w14:paraId="3DF510EF"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[10]</w:t>
      </w:r>
      <w:r w:rsidRPr="00F43AA9">
        <w:rPr>
          <w:rFonts w:ascii="Arial" w:hAnsi="Arial" w:cs="Arial"/>
          <w:noProof/>
          <w:lang w:val="en-US"/>
        </w:rPr>
        <w:tab/>
        <w:t xml:space="preserve">R. Martínez, A. Collins, J. Kay, and K. Yacef, “Who did what? Who said that?,” in </w:t>
      </w:r>
      <w:r w:rsidRPr="00F43AA9">
        <w:rPr>
          <w:rFonts w:ascii="Arial" w:hAnsi="Arial" w:cs="Arial"/>
          <w:i/>
          <w:iCs/>
          <w:noProof/>
          <w:lang w:val="en-US"/>
        </w:rPr>
        <w:t>Proceedings of the ACM International Conference on Interactive Tabletops and Surfaces - ITS ’11</w:t>
      </w:r>
      <w:r w:rsidRPr="00F43AA9">
        <w:rPr>
          <w:rFonts w:ascii="Arial" w:hAnsi="Arial" w:cs="Arial"/>
          <w:noProof/>
          <w:lang w:val="en-US"/>
        </w:rPr>
        <w:t>, 2011.</w:t>
      </w:r>
    </w:p>
    <w:p w14:paraId="7D97653B"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[11]</w:t>
      </w:r>
      <w:r w:rsidRPr="00F43AA9">
        <w:rPr>
          <w:rFonts w:ascii="Arial" w:hAnsi="Arial" w:cs="Arial"/>
          <w:noProof/>
          <w:lang w:val="en-US"/>
        </w:rPr>
        <w:tab/>
        <w:t>J. H. Hayes, T. C. Lethbridge, and D. Port, “Evaluating individual contribution toward group software engineering projects,” pp. 1–2, May 2003.</w:t>
      </w:r>
    </w:p>
    <w:p w14:paraId="3413826B"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[12]</w:t>
      </w:r>
      <w:r w:rsidRPr="00F43AA9">
        <w:rPr>
          <w:rFonts w:ascii="Arial" w:hAnsi="Arial" w:cs="Arial"/>
          <w:noProof/>
          <w:lang w:val="en-US"/>
        </w:rPr>
        <w:tab/>
        <w:t xml:space="preserve">A. M. Piper and J. D. Hollan, “Tabletop displays for small group study,” in </w:t>
      </w:r>
      <w:r w:rsidRPr="00F43AA9">
        <w:rPr>
          <w:rFonts w:ascii="Arial" w:hAnsi="Arial" w:cs="Arial"/>
          <w:i/>
          <w:iCs/>
          <w:noProof/>
          <w:lang w:val="en-US"/>
        </w:rPr>
        <w:t>Proceedings of the 27th international conference on Human factors in computing systems - CHI 09</w:t>
      </w:r>
      <w:r w:rsidRPr="00F43AA9">
        <w:rPr>
          <w:rFonts w:ascii="Arial" w:hAnsi="Arial" w:cs="Arial"/>
          <w:noProof/>
          <w:lang w:val="en-US"/>
        </w:rPr>
        <w:t>, 2009, p. 1227.</w:t>
      </w:r>
    </w:p>
    <w:p w14:paraId="6B7F119E"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[13]</w:t>
      </w:r>
      <w:r w:rsidRPr="00F43AA9">
        <w:rPr>
          <w:rFonts w:ascii="Arial" w:hAnsi="Arial" w:cs="Arial"/>
          <w:noProof/>
          <w:lang w:val="en-US"/>
        </w:rPr>
        <w:tab/>
        <w:t xml:space="preserve">R. Martinez, J. Kay, and K. Yacef, “Visualisations for longitudinal participation, contribution and progress of a collaborative task at the tabletop,” </w:t>
      </w:r>
      <w:r w:rsidRPr="00F43AA9">
        <w:rPr>
          <w:rFonts w:ascii="Arial" w:hAnsi="Arial" w:cs="Arial"/>
          <w:i/>
          <w:iCs/>
          <w:noProof/>
          <w:lang w:val="en-US"/>
        </w:rPr>
        <w:t>Int. Conf. Comput. Support. Collab. Learn. CSCL 2011</w:t>
      </w:r>
      <w:r w:rsidRPr="00F43AA9">
        <w:rPr>
          <w:rFonts w:ascii="Arial" w:hAnsi="Arial" w:cs="Arial"/>
          <w:noProof/>
          <w:lang w:val="en-US"/>
        </w:rPr>
        <w:t>, pp. 25–32, 2011.</w:t>
      </w:r>
    </w:p>
    <w:p w14:paraId="04D3D6EF"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[14]</w:t>
      </w:r>
      <w:r w:rsidRPr="00F43AA9">
        <w:rPr>
          <w:rFonts w:ascii="Arial" w:hAnsi="Arial" w:cs="Arial"/>
          <w:noProof/>
          <w:lang w:val="en-US"/>
        </w:rPr>
        <w:tab/>
        <w:t>Nuisense, “Ideum and 3M Touch Systems launch new Platform 46 multi-touch tables.” [Online]. Available: http://www.gizmag.com/ideum-3m-platform-multitouch-tables/27823/. [Accessed: 19-Feb-2015].</w:t>
      </w:r>
    </w:p>
    <w:p w14:paraId="4DE93E1A"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[15]</w:t>
      </w:r>
      <w:r w:rsidRPr="00F43AA9">
        <w:rPr>
          <w:rFonts w:ascii="Arial" w:hAnsi="Arial" w:cs="Arial"/>
          <w:noProof/>
          <w:lang w:val="en-US"/>
        </w:rPr>
        <w:tab/>
        <w:t>“New Samsung SUR40 for Microsoft Surface is Available to Pre-order in India also.” [Online]. Available: http://www.indianweb2.com/2014/05/new-samsung-sur40-microsoft-surface-available-pre-order-india-also/. [Accessed: 19-Feb-2015].</w:t>
      </w:r>
    </w:p>
    <w:p w14:paraId="08005CE4"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[16]</w:t>
      </w:r>
      <w:r w:rsidRPr="00F43AA9">
        <w:rPr>
          <w:rFonts w:ascii="Arial" w:hAnsi="Arial" w:cs="Arial"/>
          <w:noProof/>
          <w:lang w:val="en-US"/>
        </w:rPr>
        <w:tab/>
        <w:t>“Ubi Interactive | PRODUCT.” [Online]. Available: http://www.ubi-interactive.com/product/#PRODUCT. [Accessed: 19-Feb-2015].</w:t>
      </w:r>
    </w:p>
    <w:p w14:paraId="10F84A75"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[17]</w:t>
      </w:r>
      <w:r w:rsidRPr="00F43AA9">
        <w:rPr>
          <w:rFonts w:ascii="Arial" w:hAnsi="Arial" w:cs="Arial"/>
          <w:noProof/>
          <w:lang w:val="en-US"/>
        </w:rPr>
        <w:tab/>
        <w:t xml:space="preserve">S. Xu and C. M. Manders, “Building a multi-touch tabletop for classrooms,” </w:t>
      </w:r>
      <w:r w:rsidRPr="00F43AA9">
        <w:rPr>
          <w:rFonts w:ascii="Arial" w:hAnsi="Arial" w:cs="Arial"/>
          <w:i/>
          <w:iCs/>
          <w:noProof/>
          <w:lang w:val="en-US"/>
        </w:rPr>
        <w:t>Lect. Notes Comput. Sci. (including Subser. Lect. Notes Artif. Intell. Lect. Notes Bioinformatics)</w:t>
      </w:r>
      <w:r w:rsidRPr="00F43AA9">
        <w:rPr>
          <w:rFonts w:ascii="Arial" w:hAnsi="Arial" w:cs="Arial"/>
          <w:noProof/>
          <w:lang w:val="en-US"/>
        </w:rPr>
        <w:t>, vol. 6872 LNCS, pp. 131–138, 2011.</w:t>
      </w:r>
    </w:p>
    <w:p w14:paraId="204D23C0"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[18]</w:t>
      </w:r>
      <w:r w:rsidRPr="00F43AA9">
        <w:rPr>
          <w:rFonts w:ascii="Arial" w:hAnsi="Arial" w:cs="Arial"/>
          <w:noProof/>
          <w:lang w:val="en-US"/>
        </w:rPr>
        <w:tab/>
        <w:t xml:space="preserve">H. Sharp, </w:t>
      </w:r>
      <w:r w:rsidRPr="00F43AA9">
        <w:rPr>
          <w:rFonts w:ascii="Arial" w:hAnsi="Arial" w:cs="Arial"/>
          <w:i/>
          <w:iCs/>
          <w:noProof/>
          <w:lang w:val="en-US"/>
        </w:rPr>
        <w:t>Interaction Design: Beyond Human Computer Interaction.</w:t>
      </w:r>
      <w:r w:rsidRPr="00F43AA9">
        <w:rPr>
          <w:rFonts w:ascii="Arial" w:hAnsi="Arial" w:cs="Arial"/>
          <w:noProof/>
          <w:lang w:val="en-US"/>
        </w:rPr>
        <w:t>, vol. 1. John Wiley &amp; Sons, 2007.</w:t>
      </w:r>
    </w:p>
    <w:p w14:paraId="4A614DE6"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[19]</w:t>
      </w:r>
      <w:r w:rsidRPr="00F43AA9">
        <w:rPr>
          <w:rFonts w:ascii="Arial" w:hAnsi="Arial" w:cs="Arial"/>
          <w:noProof/>
          <w:lang w:val="en-US"/>
        </w:rPr>
        <w:tab/>
        <w:t xml:space="preserve">A. Dix, J. Finlay, G. D. Abwod, and R. Beale, </w:t>
      </w:r>
      <w:r w:rsidRPr="00F43AA9">
        <w:rPr>
          <w:rFonts w:ascii="Arial" w:hAnsi="Arial" w:cs="Arial"/>
          <w:i/>
          <w:iCs/>
          <w:noProof/>
          <w:lang w:val="en-US"/>
        </w:rPr>
        <w:t>Human Computer Interaction</w:t>
      </w:r>
      <w:r w:rsidRPr="00F43AA9">
        <w:rPr>
          <w:rFonts w:ascii="Arial" w:hAnsi="Arial" w:cs="Arial"/>
          <w:noProof/>
          <w:lang w:val="en-US"/>
        </w:rPr>
        <w:t>, 3rd Editio. Pearson, 2004.</w:t>
      </w:r>
    </w:p>
    <w:p w14:paraId="11F63F88"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[20]</w:t>
      </w:r>
      <w:r w:rsidRPr="00F43AA9">
        <w:rPr>
          <w:rFonts w:ascii="Arial" w:hAnsi="Arial" w:cs="Arial"/>
          <w:noProof/>
          <w:lang w:val="en-US"/>
        </w:rPr>
        <w:tab/>
        <w:t xml:space="preserve">H. Patel, M. Pettitt, and J. R. Wilson, “Factors of collaborative working: a framework for a collaboration model.,” </w:t>
      </w:r>
      <w:r w:rsidRPr="00F43AA9">
        <w:rPr>
          <w:rFonts w:ascii="Arial" w:hAnsi="Arial" w:cs="Arial"/>
          <w:i/>
          <w:iCs/>
          <w:noProof/>
          <w:lang w:val="en-US"/>
        </w:rPr>
        <w:t>Appl. Ergon.</w:t>
      </w:r>
      <w:r w:rsidRPr="00F43AA9">
        <w:rPr>
          <w:rFonts w:ascii="Arial" w:hAnsi="Arial" w:cs="Arial"/>
          <w:noProof/>
          <w:lang w:val="en-US"/>
        </w:rPr>
        <w:t>, vol. 43, no. 1, pp. 1–26, Jan. 2012.</w:t>
      </w:r>
    </w:p>
    <w:p w14:paraId="2EF0091E"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[21]</w:t>
      </w:r>
      <w:r w:rsidRPr="00F43AA9">
        <w:rPr>
          <w:rFonts w:ascii="Arial" w:hAnsi="Arial" w:cs="Arial"/>
          <w:noProof/>
          <w:lang w:val="en-US"/>
        </w:rPr>
        <w:tab/>
        <w:t xml:space="preserve">U. M. Borghoff and J. H. Schlichter, </w:t>
      </w:r>
      <w:r w:rsidRPr="00F43AA9">
        <w:rPr>
          <w:rFonts w:ascii="Arial" w:hAnsi="Arial" w:cs="Arial"/>
          <w:i/>
          <w:iCs/>
          <w:noProof/>
          <w:lang w:val="en-US"/>
        </w:rPr>
        <w:t>Computer-Supported Cooperative Work: Introduction to Distributed Applications</w:t>
      </w:r>
      <w:r w:rsidRPr="00F43AA9">
        <w:rPr>
          <w:rFonts w:ascii="Arial" w:hAnsi="Arial" w:cs="Arial"/>
          <w:noProof/>
          <w:lang w:val="en-US"/>
        </w:rPr>
        <w:t>. Springer Science &amp; Business Media, 2000.</w:t>
      </w:r>
    </w:p>
    <w:p w14:paraId="499A8D07"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[22]</w:t>
      </w:r>
      <w:r w:rsidRPr="00F43AA9">
        <w:rPr>
          <w:rFonts w:ascii="Arial" w:hAnsi="Arial" w:cs="Arial"/>
          <w:noProof/>
          <w:lang w:val="en-US"/>
        </w:rPr>
        <w:tab/>
        <w:t xml:space="preserve">A. Jones, C. Moulin, J.-P. Barthes, D. Lenne, A. Kendira, and T. Gidel, “Personal assistant agents and multi-agent middleware for CSCW,” in </w:t>
      </w:r>
      <w:r w:rsidRPr="00F43AA9">
        <w:rPr>
          <w:rFonts w:ascii="Arial" w:hAnsi="Arial" w:cs="Arial"/>
          <w:i/>
          <w:iCs/>
          <w:noProof/>
          <w:lang w:val="en-US"/>
        </w:rPr>
        <w:t>Proceedings of the 2012 IEEE 16th International Conference on Computer Supported Cooperative Work in Design (CSCWD)</w:t>
      </w:r>
      <w:r w:rsidRPr="00F43AA9">
        <w:rPr>
          <w:rFonts w:ascii="Arial" w:hAnsi="Arial" w:cs="Arial"/>
          <w:noProof/>
          <w:lang w:val="en-US"/>
        </w:rPr>
        <w:t>, 2012.</w:t>
      </w:r>
    </w:p>
    <w:p w14:paraId="49212A2C"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[23]</w:t>
      </w:r>
      <w:r w:rsidRPr="00F43AA9">
        <w:rPr>
          <w:rFonts w:ascii="Arial" w:hAnsi="Arial" w:cs="Arial"/>
          <w:noProof/>
          <w:lang w:val="en-US"/>
        </w:rPr>
        <w:tab/>
        <w:t xml:space="preserve">C. Shen, C. Shen, K. Ryall, K. Ryall, C. Forlines, C. Forlines, A. Esenther, and A. Esenther, “Informing the Design of Direct- Touch Tabletops,” </w:t>
      </w:r>
      <w:r w:rsidRPr="00F43AA9">
        <w:rPr>
          <w:rFonts w:ascii="Arial" w:hAnsi="Arial" w:cs="Arial"/>
          <w:i/>
          <w:iCs/>
          <w:noProof/>
          <w:lang w:val="en-US"/>
        </w:rPr>
        <w:t>Ieee Comput. Graph. Appl.</w:t>
      </w:r>
      <w:r w:rsidRPr="00F43AA9">
        <w:rPr>
          <w:rFonts w:ascii="Arial" w:hAnsi="Arial" w:cs="Arial"/>
          <w:noProof/>
          <w:lang w:val="en-US"/>
        </w:rPr>
        <w:t>, no. October, 2006.</w:t>
      </w:r>
    </w:p>
    <w:p w14:paraId="185BB1A7"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[24]</w:t>
      </w:r>
      <w:r w:rsidRPr="00F43AA9">
        <w:rPr>
          <w:rFonts w:ascii="Arial" w:hAnsi="Arial" w:cs="Arial"/>
          <w:noProof/>
          <w:lang w:val="en-US"/>
        </w:rPr>
        <w:tab/>
        <w:t xml:space="preserve">Y. Rogers and S. Lindley, “Collaborating around vertical and horizontal large interactive displays: which way is best?,” </w:t>
      </w:r>
      <w:r w:rsidRPr="00F43AA9">
        <w:rPr>
          <w:rFonts w:ascii="Arial" w:hAnsi="Arial" w:cs="Arial"/>
          <w:i/>
          <w:iCs/>
          <w:noProof/>
          <w:lang w:val="en-US"/>
        </w:rPr>
        <w:t>Interact. Comput.</w:t>
      </w:r>
      <w:r w:rsidRPr="00F43AA9">
        <w:rPr>
          <w:rFonts w:ascii="Arial" w:hAnsi="Arial" w:cs="Arial"/>
          <w:noProof/>
          <w:lang w:val="en-US"/>
        </w:rPr>
        <w:t>, vol. 16, no. 6, pp. 1133–1152, Dec. 2004.</w:t>
      </w:r>
    </w:p>
    <w:p w14:paraId="10BB1B14"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[25]</w:t>
      </w:r>
      <w:r w:rsidRPr="00F43AA9">
        <w:rPr>
          <w:rFonts w:ascii="Arial" w:hAnsi="Arial" w:cs="Arial"/>
          <w:noProof/>
          <w:lang w:val="en-US"/>
        </w:rPr>
        <w:tab/>
        <w:t>Nuisense, “Projected Capacitive Multi Touch Foil Vs. Infrared Touch Cover.” [Online]. Available: http://www.nuisense.com/projectedcapacitivevsir.aspx?l=en-US. [Accessed: 21-Feb-2015].</w:t>
      </w:r>
    </w:p>
    <w:p w14:paraId="750A85B6"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[26]</w:t>
      </w:r>
      <w:r w:rsidRPr="00F43AA9">
        <w:rPr>
          <w:rFonts w:ascii="Arial" w:hAnsi="Arial" w:cs="Arial"/>
          <w:noProof/>
          <w:lang w:val="en-US"/>
        </w:rPr>
        <w:tab/>
        <w:t>“V120:Duo - An optical tracking system in a single, plug-and-play package - OptiTrack.” [Online]. Available: http://www.optitrack.com/products/v120-duo/. [Accessed: 19-Feb-2015].</w:t>
      </w:r>
    </w:p>
    <w:p w14:paraId="2FB880D8"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[27]</w:t>
      </w:r>
      <w:r w:rsidRPr="00F43AA9">
        <w:rPr>
          <w:rFonts w:ascii="Arial" w:hAnsi="Arial" w:cs="Arial"/>
          <w:noProof/>
          <w:lang w:val="en-US"/>
        </w:rPr>
        <w:tab/>
        <w:t xml:space="preserve">J. Hochenbaum and A. Kapur, “Adding Z-Depth and Pressure Expressivity to Tangible Tabletop Surfaces,” </w:t>
      </w:r>
      <w:r w:rsidRPr="00F43AA9">
        <w:rPr>
          <w:rFonts w:ascii="Arial" w:hAnsi="Arial" w:cs="Arial"/>
          <w:i/>
          <w:iCs/>
          <w:noProof/>
          <w:lang w:val="en-US"/>
        </w:rPr>
        <w:t>Proc. Int. Conf. New Interfaces Music. Expr.</w:t>
      </w:r>
      <w:r w:rsidRPr="00F43AA9">
        <w:rPr>
          <w:rFonts w:ascii="Arial" w:hAnsi="Arial" w:cs="Arial"/>
          <w:noProof/>
          <w:lang w:val="en-US"/>
        </w:rPr>
        <w:t>, pp. 240–243, 2011.</w:t>
      </w:r>
    </w:p>
    <w:p w14:paraId="54339D55"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[28]</w:t>
      </w:r>
      <w:r w:rsidRPr="00F43AA9">
        <w:rPr>
          <w:rFonts w:ascii="Arial" w:hAnsi="Arial" w:cs="Arial"/>
          <w:noProof/>
          <w:lang w:val="en-US"/>
        </w:rPr>
        <w:tab/>
        <w:t xml:space="preserve">C. Wu, Y. Suo, C. Yu, Y. Shi, and Y. Qin, “uPlatform: A customizable multi-user windowing system for interactive tabletop,” </w:t>
      </w:r>
      <w:r w:rsidRPr="00F43AA9">
        <w:rPr>
          <w:rFonts w:ascii="Arial" w:hAnsi="Arial" w:cs="Arial"/>
          <w:i/>
          <w:iCs/>
          <w:noProof/>
          <w:lang w:val="en-US"/>
        </w:rPr>
        <w:t>Lect. Notes Comput. Sci. (including Subser. Lect. Notes Artif. Intell. Lect. Notes Bioinformatics)</w:t>
      </w:r>
      <w:r w:rsidRPr="00F43AA9">
        <w:rPr>
          <w:rFonts w:ascii="Arial" w:hAnsi="Arial" w:cs="Arial"/>
          <w:noProof/>
          <w:lang w:val="en-US"/>
        </w:rPr>
        <w:t>, vol. 6761 LNCS, pp. 507–516, 2011.</w:t>
      </w:r>
    </w:p>
    <w:p w14:paraId="5B27AEED"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[29]</w:t>
      </w:r>
      <w:r w:rsidRPr="00F43AA9">
        <w:rPr>
          <w:rFonts w:ascii="Arial" w:hAnsi="Arial" w:cs="Arial"/>
          <w:noProof/>
          <w:lang w:val="en-US"/>
        </w:rPr>
        <w:tab/>
        <w:t>NuiGroup, “mt4j - MT4j - an open framework to create visually rich 2D/3D multi-touch applications in java - Google Project Hosting.” [Online]. Available: https://code.google.com/p/mt4j/. [Accessed: 21-Feb-2015].</w:t>
      </w:r>
    </w:p>
    <w:p w14:paraId="1C6EAD44"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[30]</w:t>
      </w:r>
      <w:r w:rsidRPr="00F43AA9">
        <w:rPr>
          <w:rFonts w:ascii="Arial" w:hAnsi="Arial" w:cs="Arial"/>
          <w:noProof/>
          <w:lang w:val="en-US"/>
        </w:rPr>
        <w:tab/>
        <w:t xml:space="preserve">N. Sangsuriyachot and M. Sugimoto, “Novel interaction techniques based on a combination of hand and foot gestures in tabletop environments,” in </w:t>
      </w:r>
      <w:r w:rsidRPr="00F43AA9">
        <w:rPr>
          <w:rFonts w:ascii="Arial" w:hAnsi="Arial" w:cs="Arial"/>
          <w:i/>
          <w:iCs/>
          <w:noProof/>
          <w:lang w:val="en-US"/>
        </w:rPr>
        <w:t>Proceedings of the 10th asia pacific conference on Computer human interaction - APCHI ’12</w:t>
      </w:r>
      <w:r w:rsidRPr="00F43AA9">
        <w:rPr>
          <w:rFonts w:ascii="Arial" w:hAnsi="Arial" w:cs="Arial"/>
          <w:noProof/>
          <w:lang w:val="en-US"/>
        </w:rPr>
        <w:t>, 2012, p. 21.</w:t>
      </w:r>
    </w:p>
    <w:p w14:paraId="5CF9C425"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[31]</w:t>
      </w:r>
      <w:r w:rsidRPr="00F43AA9">
        <w:rPr>
          <w:rFonts w:ascii="Arial" w:hAnsi="Arial" w:cs="Arial"/>
          <w:noProof/>
          <w:lang w:val="en-US"/>
        </w:rPr>
        <w:tab/>
        <w:t xml:space="preserve">A. Camurri and C. Costa, Eds., </w:t>
      </w:r>
      <w:r w:rsidRPr="00F43AA9">
        <w:rPr>
          <w:rFonts w:ascii="Arial" w:hAnsi="Arial" w:cs="Arial"/>
          <w:i/>
          <w:iCs/>
          <w:noProof/>
          <w:lang w:val="en-US"/>
        </w:rPr>
        <w:t>Intelligent Technologies for Interactive Entertainment</w:t>
      </w:r>
      <w:r w:rsidRPr="00F43AA9">
        <w:rPr>
          <w:rFonts w:ascii="Arial" w:hAnsi="Arial" w:cs="Arial"/>
          <w:noProof/>
          <w:lang w:val="en-US"/>
        </w:rPr>
        <w:t>, vol. 78. Berlin, Heidelberg: Springer Berlin Heidelberg, 2012.</w:t>
      </w:r>
    </w:p>
    <w:p w14:paraId="74E6B35A"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[32]</w:t>
      </w:r>
      <w:r w:rsidRPr="00F43AA9">
        <w:rPr>
          <w:rFonts w:ascii="Arial" w:hAnsi="Arial" w:cs="Arial"/>
          <w:noProof/>
          <w:lang w:val="en-US"/>
        </w:rPr>
        <w:tab/>
        <w:t xml:space="preserve">J. O. Wobbrock, M. R. Morris, and A. D. Wilson, “User-defined gestures for surface computing,” </w:t>
      </w:r>
      <w:r w:rsidRPr="00F43AA9">
        <w:rPr>
          <w:rFonts w:ascii="Arial" w:hAnsi="Arial" w:cs="Arial"/>
          <w:i/>
          <w:iCs/>
          <w:noProof/>
          <w:lang w:val="en-US"/>
        </w:rPr>
        <w:t>Proc. 27th Int. Conf. Hum. factors Comput. Syst. - CHI 09</w:t>
      </w:r>
      <w:r w:rsidRPr="00F43AA9">
        <w:rPr>
          <w:rFonts w:ascii="Arial" w:hAnsi="Arial" w:cs="Arial"/>
          <w:noProof/>
          <w:lang w:val="en-US"/>
        </w:rPr>
        <w:t>, 2009.</w:t>
      </w:r>
    </w:p>
    <w:p w14:paraId="517B83D2"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[33]</w:t>
      </w:r>
      <w:r w:rsidRPr="00F43AA9">
        <w:rPr>
          <w:rFonts w:ascii="Arial" w:hAnsi="Arial" w:cs="Arial"/>
          <w:noProof/>
          <w:lang w:val="en-US"/>
        </w:rPr>
        <w:tab/>
        <w:t xml:space="preserve">T. Hammond, B. Eoff, B. Paulson, A. Wolin, K. Dahmen, J. Johnston, and P. Rajan, “Free-sketch recognition,” in </w:t>
      </w:r>
      <w:r w:rsidRPr="00F43AA9">
        <w:rPr>
          <w:rFonts w:ascii="Arial" w:hAnsi="Arial" w:cs="Arial"/>
          <w:i/>
          <w:iCs/>
          <w:noProof/>
          <w:lang w:val="en-US"/>
        </w:rPr>
        <w:t>Proceeding of the twenty-sixth annual CHI conference extended abstracts on Human factors in computing systems - CHI ’08</w:t>
      </w:r>
      <w:r w:rsidRPr="00F43AA9">
        <w:rPr>
          <w:rFonts w:ascii="Arial" w:hAnsi="Arial" w:cs="Arial"/>
          <w:noProof/>
          <w:lang w:val="en-US"/>
        </w:rPr>
        <w:t>, 2008, p. 3027.</w:t>
      </w:r>
    </w:p>
    <w:p w14:paraId="0A7D0082" w14:textId="77777777" w:rsidR="00C40EE6" w:rsidRPr="00C40EE6" w:rsidRDefault="00C40EE6">
      <w:pPr>
        <w:pStyle w:val="NormalWeb"/>
        <w:ind w:left="640" w:hanging="640"/>
        <w:divId w:val="631248165"/>
        <w:rPr>
          <w:rFonts w:ascii="Arial" w:hAnsi="Arial" w:cs="Arial"/>
          <w:noProof/>
        </w:rPr>
      </w:pPr>
      <w:r w:rsidRPr="00C40EE6">
        <w:rPr>
          <w:rFonts w:ascii="Arial" w:hAnsi="Arial" w:cs="Arial"/>
          <w:noProof/>
        </w:rPr>
        <w:t>[34]</w:t>
      </w:r>
      <w:r w:rsidRPr="00C40EE6">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7889404F"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[35]</w:t>
      </w:r>
      <w:r w:rsidRPr="00F43AA9">
        <w:rPr>
          <w:rFonts w:ascii="Arial" w:hAnsi="Arial" w:cs="Arial"/>
          <w:noProof/>
          <w:lang w:val="en-US"/>
        </w:rPr>
        <w:tab/>
        <w:t xml:space="preserve">B. Paulson and T. Hammond, “PaleoSketch,” in </w:t>
      </w:r>
      <w:r w:rsidRPr="00F43AA9">
        <w:rPr>
          <w:rFonts w:ascii="Arial" w:hAnsi="Arial" w:cs="Arial"/>
          <w:i/>
          <w:iCs/>
          <w:noProof/>
          <w:lang w:val="en-US"/>
        </w:rPr>
        <w:t>Proceedings of the 13th international conference on Intelligent user interfaces - IUI ’08</w:t>
      </w:r>
      <w:r w:rsidRPr="00F43AA9">
        <w:rPr>
          <w:rFonts w:ascii="Arial" w:hAnsi="Arial" w:cs="Arial"/>
          <w:noProof/>
          <w:lang w:val="en-US"/>
        </w:rPr>
        <w:t>, 2008, p. 1.</w:t>
      </w:r>
    </w:p>
    <w:p w14:paraId="447502AC"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[36]</w:t>
      </w:r>
      <w:r w:rsidRPr="00F43AA9">
        <w:rPr>
          <w:rFonts w:ascii="Arial" w:hAnsi="Arial" w:cs="Arial"/>
          <w:noProof/>
          <w:lang w:val="en-US"/>
        </w:rPr>
        <w:tab/>
        <w:t>“C-Motion | Digitizing Pointer.” [Online]. Available: http://www.c-motion.com/products/digitizing-pointer/. [Accessed: 22-Mar-2015].</w:t>
      </w:r>
    </w:p>
    <w:p w14:paraId="57F45095"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[37]</w:t>
      </w:r>
      <w:r w:rsidRPr="00F43AA9">
        <w:rPr>
          <w:rFonts w:ascii="Arial" w:hAnsi="Arial" w:cs="Arial"/>
          <w:noProof/>
          <w:lang w:val="en-US"/>
        </w:rPr>
        <w:tab/>
        <w:t>“Motion Analysis Corporation, the Motion Capture Leader.” [Online]. Available: http://www.motionanalysis.com/index.html. [Accessed: 22-Mar-2015].</w:t>
      </w:r>
    </w:p>
    <w:p w14:paraId="52C444A3" w14:textId="77777777" w:rsidR="00C40EE6" w:rsidRPr="00F43AA9" w:rsidRDefault="00C40EE6">
      <w:pPr>
        <w:pStyle w:val="NormalWeb"/>
        <w:ind w:left="640" w:hanging="640"/>
        <w:divId w:val="631248165"/>
        <w:rPr>
          <w:rFonts w:ascii="Arial" w:hAnsi="Arial" w:cs="Arial"/>
          <w:noProof/>
          <w:lang w:val="en-US"/>
        </w:rPr>
      </w:pPr>
      <w:r w:rsidRPr="00F43AA9">
        <w:rPr>
          <w:rFonts w:ascii="Arial" w:hAnsi="Arial" w:cs="Arial"/>
          <w:noProof/>
          <w:lang w:val="en-US"/>
        </w:rPr>
        <w:t>[38]</w:t>
      </w:r>
      <w:r w:rsidRPr="00F43AA9">
        <w:rPr>
          <w:rFonts w:ascii="Arial" w:hAnsi="Arial" w:cs="Arial"/>
          <w:noProof/>
          <w:lang w:val="en-US"/>
        </w:rPr>
        <w:tab/>
        <w:t xml:space="preserve">“Osprey Digital RealTime System.” [Online]. Available: http://www.motionanalysis.com/html/movement/osprey.html. [Accessed: 22-Mar-2015]. </w:t>
      </w:r>
    </w:p>
    <w:p w14:paraId="08DFA249" w14:textId="3201D9C5" w:rsidR="001A46EB" w:rsidRPr="00473B5B" w:rsidRDefault="00476A40" w:rsidP="00476A40">
      <w:pPr>
        <w:pStyle w:val="Texto"/>
        <w:ind w:left="0"/>
        <w:rPr>
          <w:lang w:val="en-US"/>
        </w:rPr>
      </w:pPr>
      <w:r>
        <w:fldChar w:fldCharType="end"/>
      </w:r>
    </w:p>
    <w:p w14:paraId="3CC8FE75" w14:textId="106424D2" w:rsidR="000C4FC1" w:rsidRPr="00473B5B" w:rsidRDefault="000C4FC1" w:rsidP="000C4FC1">
      <w:pPr>
        <w:pStyle w:val="NombreCapitulo"/>
        <w:numPr>
          <w:ilvl w:val="0"/>
          <w:numId w:val="0"/>
        </w:numPr>
        <w:ind w:left="1416"/>
        <w:jc w:val="both"/>
        <w:rPr>
          <w:b w:val="0"/>
          <w:sz w:val="24"/>
          <w:szCs w:val="28"/>
          <w:lang w:val="en-US"/>
        </w:rPr>
      </w:pPr>
    </w:p>
    <w:p w14:paraId="30674569" w14:textId="77777777" w:rsidR="00BE0505" w:rsidRDefault="00BE0505" w:rsidP="0093665A">
      <w:pPr>
        <w:pStyle w:val="NumeroCapitulo"/>
        <w:jc w:val="left"/>
        <w:rPr>
          <w:lang w:val="en-US"/>
        </w:rPr>
        <w:sectPr w:rsidR="00BE0505" w:rsidSect="0093665A">
          <w:headerReference w:type="first" r:id="rId61"/>
          <w:pgSz w:w="11906" w:h="16838"/>
          <w:pgMar w:top="2268" w:right="1361" w:bottom="2268" w:left="2268" w:header="709" w:footer="709" w:gutter="0"/>
          <w:cols w:space="708"/>
          <w:titlePg/>
          <w:docGrid w:linePitch="360"/>
        </w:sectPr>
      </w:pPr>
    </w:p>
    <w:p w14:paraId="4B1D4C3E" w14:textId="78864DC3" w:rsidR="00BE0505" w:rsidRPr="00A66BA2" w:rsidRDefault="00BE0505" w:rsidP="00E46E5B">
      <w:pPr>
        <w:pStyle w:val="TitulosPrimerasPaginas"/>
      </w:pPr>
      <w:bookmarkStart w:id="167" w:name="_Toc414964258"/>
      <w:r w:rsidRPr="00A66BA2">
        <w:t>ANEXOS</w:t>
      </w:r>
      <w:bookmarkEnd w:id="167"/>
    </w:p>
    <w:p w14:paraId="09D70A41" w14:textId="5AE2F1E5" w:rsidR="00BE0505" w:rsidRDefault="00BE0505" w:rsidP="00C9564F">
      <w:pPr>
        <w:pStyle w:val="anexos"/>
      </w:pPr>
      <w:bookmarkStart w:id="168" w:name="_Toc414964259"/>
      <w:r w:rsidRPr="0022337D">
        <w:t xml:space="preserve">Anexo A: </w:t>
      </w:r>
      <w:r w:rsidR="00AA230B">
        <w:rPr>
          <w:b w:val="0"/>
        </w:rPr>
        <w:t xml:space="preserve">Casos de prueba </w:t>
      </w:r>
      <w:r w:rsidRPr="00E3299A">
        <w:rPr>
          <w:b w:val="0"/>
        </w:rPr>
        <w:t xml:space="preserve">de la </w:t>
      </w:r>
      <w:r w:rsidR="00AA230B">
        <w:rPr>
          <w:b w:val="0"/>
        </w:rPr>
        <w:t xml:space="preserve">aplicación de la </w:t>
      </w:r>
      <w:r w:rsidRPr="00E3299A">
        <w:rPr>
          <w:b w:val="0"/>
        </w:rPr>
        <w:t>superficie colaborativa.</w:t>
      </w:r>
      <w:bookmarkEnd w:id="168"/>
    </w:p>
    <w:tbl>
      <w:tblPr>
        <w:tblStyle w:val="Tablanormal11"/>
        <w:tblW w:w="0" w:type="auto"/>
        <w:tblInd w:w="-572" w:type="dxa"/>
        <w:tblLook w:val="04A0" w:firstRow="1" w:lastRow="0" w:firstColumn="1" w:lastColumn="0" w:noHBand="0" w:noVBand="1"/>
      </w:tblPr>
      <w:tblGrid>
        <w:gridCol w:w="1631"/>
        <w:gridCol w:w="1672"/>
        <w:gridCol w:w="2204"/>
        <w:gridCol w:w="1887"/>
        <w:gridCol w:w="1671"/>
      </w:tblGrid>
      <w:tr w:rsidR="00BE0505" w14:paraId="6CDCB956" w14:textId="77777777" w:rsidTr="00971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9B11E55" w14:textId="77777777" w:rsidR="00BE0505" w:rsidRDefault="00BE0505" w:rsidP="00971204">
            <w:pPr>
              <w:pStyle w:val="Texto"/>
              <w:spacing w:line="360" w:lineRule="auto"/>
              <w:ind w:left="0"/>
              <w:jc w:val="center"/>
            </w:pPr>
            <w:r>
              <w:t>Código de caso de prueba</w:t>
            </w:r>
          </w:p>
        </w:tc>
        <w:tc>
          <w:tcPr>
            <w:tcW w:w="0" w:type="auto"/>
            <w:vAlign w:val="center"/>
          </w:tcPr>
          <w:p w14:paraId="3AE557A1"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Entradas</w:t>
            </w:r>
          </w:p>
        </w:tc>
        <w:tc>
          <w:tcPr>
            <w:tcW w:w="0" w:type="auto"/>
            <w:vAlign w:val="center"/>
          </w:tcPr>
          <w:p w14:paraId="0B5F9089"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Esperadas</w:t>
            </w:r>
          </w:p>
        </w:tc>
        <w:tc>
          <w:tcPr>
            <w:tcW w:w="0" w:type="auto"/>
            <w:vAlign w:val="center"/>
          </w:tcPr>
          <w:p w14:paraId="6C389176"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Salidas obtenidas</w:t>
            </w:r>
          </w:p>
        </w:tc>
        <w:tc>
          <w:tcPr>
            <w:tcW w:w="0" w:type="auto"/>
            <w:vAlign w:val="center"/>
          </w:tcPr>
          <w:p w14:paraId="513156D3" w14:textId="77777777" w:rsidR="00BE0505" w:rsidRDefault="00BE0505" w:rsidP="00971204">
            <w:pPr>
              <w:pStyle w:val="Texto"/>
              <w:spacing w:line="360" w:lineRule="auto"/>
              <w:ind w:left="0"/>
              <w:jc w:val="center"/>
              <w:cnfStyle w:val="100000000000" w:firstRow="1" w:lastRow="0" w:firstColumn="0" w:lastColumn="0" w:oddVBand="0" w:evenVBand="0" w:oddHBand="0" w:evenHBand="0" w:firstRowFirstColumn="0" w:firstRowLastColumn="0" w:lastRowFirstColumn="0" w:lastRowLastColumn="0"/>
            </w:pPr>
            <w:r>
              <w:t>Observación</w:t>
            </w:r>
          </w:p>
        </w:tc>
      </w:tr>
      <w:tr w:rsidR="00BE0505" w14:paraId="1E31C06C"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6ABF0C87" w14:textId="77777777" w:rsidR="00BE0505" w:rsidRPr="00882217" w:rsidRDefault="00BE0505" w:rsidP="00971204">
            <w:pPr>
              <w:pStyle w:val="Texto"/>
              <w:spacing w:line="360" w:lineRule="auto"/>
              <w:ind w:left="0"/>
              <w:jc w:val="center"/>
              <w:rPr>
                <w:b w:val="0"/>
              </w:rPr>
            </w:pPr>
            <w:r>
              <w:rPr>
                <w:b w:val="0"/>
              </w:rPr>
              <w:t>TC-001</w:t>
            </w:r>
          </w:p>
        </w:tc>
        <w:tc>
          <w:tcPr>
            <w:tcW w:w="0" w:type="auto"/>
          </w:tcPr>
          <w:p w14:paraId="3E5093A6"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ingresa su nombre en la aplicación web de la tablet</w:t>
            </w:r>
          </w:p>
        </w:tc>
        <w:tc>
          <w:tcPr>
            <w:tcW w:w="0" w:type="auto"/>
          </w:tcPr>
          <w:p w14:paraId="343D23C4"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debe registrarse en la aplicación de la superficie con los datos ingresados.</w:t>
            </w:r>
          </w:p>
        </w:tc>
        <w:tc>
          <w:tcPr>
            <w:tcW w:w="0" w:type="auto"/>
          </w:tcPr>
          <w:p w14:paraId="2891F597"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sesión fue añadida a la lista de usuarios autenticados en la aplicación de la superficie colaborativa.</w:t>
            </w:r>
          </w:p>
        </w:tc>
        <w:tc>
          <w:tcPr>
            <w:tcW w:w="0" w:type="auto"/>
            <w:vAlign w:val="center"/>
          </w:tcPr>
          <w:p w14:paraId="02875E1A"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4935006D"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75AFB2D2" w14:textId="77777777" w:rsidR="00BE0505" w:rsidRPr="00882217" w:rsidRDefault="00BE0505" w:rsidP="00971204">
            <w:pPr>
              <w:pStyle w:val="Texto"/>
              <w:spacing w:line="360" w:lineRule="auto"/>
              <w:ind w:left="0"/>
              <w:jc w:val="center"/>
              <w:rPr>
                <w:b w:val="0"/>
              </w:rPr>
            </w:pPr>
            <w:r>
              <w:rPr>
                <w:b w:val="0"/>
              </w:rPr>
              <w:t>TC-002</w:t>
            </w:r>
          </w:p>
        </w:tc>
        <w:tc>
          <w:tcPr>
            <w:tcW w:w="0" w:type="auto"/>
          </w:tcPr>
          <w:p w14:paraId="706C0CFC"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dibuja un trazo en forma rectangular, con más altura que anchura.</w:t>
            </w:r>
          </w:p>
        </w:tc>
        <w:tc>
          <w:tcPr>
            <w:tcW w:w="0" w:type="auto"/>
          </w:tcPr>
          <w:p w14:paraId="7C3B128F"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dibujar una nueva entidad.</w:t>
            </w:r>
          </w:p>
        </w:tc>
        <w:tc>
          <w:tcPr>
            <w:tcW w:w="0" w:type="auto"/>
          </w:tcPr>
          <w:p w14:paraId="0143F143"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dibujó una nueva entidad en la aplicación de la superficie interactiva.</w:t>
            </w:r>
          </w:p>
        </w:tc>
        <w:tc>
          <w:tcPr>
            <w:tcW w:w="0" w:type="auto"/>
            <w:vAlign w:val="center"/>
          </w:tcPr>
          <w:p w14:paraId="268B4DD1" w14:textId="77777777" w:rsidR="00BE0505" w:rsidRPr="008336A8"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44166AF1"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115E2F1A" w14:textId="77777777" w:rsidR="00BE0505" w:rsidRPr="00882217" w:rsidRDefault="00BE0505" w:rsidP="00971204">
            <w:pPr>
              <w:pStyle w:val="Texto"/>
              <w:spacing w:line="360" w:lineRule="auto"/>
              <w:ind w:left="0"/>
              <w:jc w:val="center"/>
              <w:rPr>
                <w:b w:val="0"/>
              </w:rPr>
            </w:pPr>
            <w:r>
              <w:rPr>
                <w:b w:val="0"/>
              </w:rPr>
              <w:t>TC-003</w:t>
            </w:r>
          </w:p>
        </w:tc>
        <w:tc>
          <w:tcPr>
            <w:tcW w:w="0" w:type="auto"/>
          </w:tcPr>
          <w:p w14:paraId="6541BDFA"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traza una línea sobre dos entidades en la superficie colaborativa</w:t>
            </w:r>
          </w:p>
        </w:tc>
        <w:tc>
          <w:tcPr>
            <w:tcW w:w="0" w:type="auto"/>
          </w:tcPr>
          <w:p w14:paraId="26220F3E"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dibujar una nueva relación entre dos entidades.</w:t>
            </w:r>
          </w:p>
        </w:tc>
        <w:tc>
          <w:tcPr>
            <w:tcW w:w="0" w:type="auto"/>
          </w:tcPr>
          <w:p w14:paraId="03AF74D3"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Una nueva relación se dibujó sobre dos entidades en la superficie colaborativa.</w:t>
            </w:r>
          </w:p>
        </w:tc>
        <w:tc>
          <w:tcPr>
            <w:tcW w:w="0" w:type="auto"/>
            <w:vAlign w:val="center"/>
          </w:tcPr>
          <w:p w14:paraId="7D217813"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p w14:paraId="08085E4D"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BE0505" w14:paraId="65AA3DEB"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2B117785" w14:textId="77777777" w:rsidR="00BE0505" w:rsidRDefault="00BE0505" w:rsidP="00971204">
            <w:pPr>
              <w:pStyle w:val="Texto"/>
              <w:spacing w:line="360" w:lineRule="auto"/>
              <w:ind w:left="0"/>
              <w:jc w:val="center"/>
              <w:rPr>
                <w:b w:val="0"/>
              </w:rPr>
            </w:pPr>
            <w:r>
              <w:rPr>
                <w:b w:val="0"/>
              </w:rPr>
              <w:t>TC-004</w:t>
            </w:r>
          </w:p>
        </w:tc>
        <w:tc>
          <w:tcPr>
            <w:tcW w:w="0" w:type="auto"/>
          </w:tcPr>
          <w:p w14:paraId="5822E63B"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con un click una entidad y la carga sobre su tablet</w:t>
            </w:r>
          </w:p>
        </w:tc>
        <w:tc>
          <w:tcPr>
            <w:tcW w:w="0" w:type="auto"/>
          </w:tcPr>
          <w:p w14:paraId="4DE7591F"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en la tablet se debe actualizar en la superficie colaborativa y propagarse a otras tablet en caso de que la misma entidad esté cargada.</w:t>
            </w:r>
          </w:p>
        </w:tc>
        <w:tc>
          <w:tcPr>
            <w:tcW w:w="0" w:type="auto"/>
          </w:tcPr>
          <w:p w14:paraId="3F52E57C"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La información ingresada a la relación en la tablet se propagó hacia la superficie colaborativa y las tablet donde estaba cargada</w:t>
            </w:r>
          </w:p>
        </w:tc>
        <w:tc>
          <w:tcPr>
            <w:tcW w:w="0" w:type="auto"/>
            <w:vAlign w:val="center"/>
          </w:tcPr>
          <w:p w14:paraId="6A3A9D1C" w14:textId="77777777" w:rsidR="00BE0505"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1B5259E0"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4F165F26" w14:textId="77777777" w:rsidR="00BE0505" w:rsidRDefault="00BE0505" w:rsidP="00971204">
            <w:pPr>
              <w:pStyle w:val="Texto"/>
              <w:spacing w:line="360" w:lineRule="auto"/>
              <w:ind w:left="0"/>
              <w:jc w:val="center"/>
              <w:rPr>
                <w:b w:val="0"/>
              </w:rPr>
            </w:pPr>
            <w:r>
              <w:rPr>
                <w:b w:val="0"/>
              </w:rPr>
              <w:t>TC-005</w:t>
            </w:r>
          </w:p>
        </w:tc>
        <w:tc>
          <w:tcPr>
            <w:tcW w:w="0" w:type="auto"/>
          </w:tcPr>
          <w:p w14:paraId="284D1B88"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carga la  cardinalidad de una relación en la tablet y la cambia.</w:t>
            </w:r>
          </w:p>
        </w:tc>
        <w:tc>
          <w:tcPr>
            <w:tcW w:w="0" w:type="auto"/>
          </w:tcPr>
          <w:p w14:paraId="31260B5F"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actualizar la cardinalidad seleccionada y propagarla a las demás tablet donde estén cargadas.</w:t>
            </w:r>
          </w:p>
        </w:tc>
        <w:tc>
          <w:tcPr>
            <w:tcW w:w="0" w:type="auto"/>
          </w:tcPr>
          <w:p w14:paraId="1B8F029F"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 xml:space="preserve">EL sistema actualizó la cardinalidad cargada en la superficie y en las demás tablet donde estuvieron cargadas </w:t>
            </w:r>
          </w:p>
        </w:tc>
        <w:tc>
          <w:tcPr>
            <w:tcW w:w="0" w:type="auto"/>
            <w:vAlign w:val="center"/>
          </w:tcPr>
          <w:p w14:paraId="58644FB3"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0655F4AF"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414EA3AB" w14:textId="77777777" w:rsidR="00BE0505" w:rsidRPr="00882217" w:rsidRDefault="00BE0505" w:rsidP="00971204">
            <w:pPr>
              <w:pStyle w:val="Texto"/>
              <w:spacing w:line="360" w:lineRule="auto"/>
              <w:ind w:left="0"/>
              <w:jc w:val="center"/>
              <w:rPr>
                <w:b w:val="0"/>
              </w:rPr>
            </w:pPr>
            <w:r>
              <w:rPr>
                <w:b w:val="0"/>
              </w:rPr>
              <w:t>TC-006</w:t>
            </w:r>
          </w:p>
        </w:tc>
        <w:tc>
          <w:tcPr>
            <w:tcW w:w="0" w:type="auto"/>
          </w:tcPr>
          <w:p w14:paraId="00E9A0EE"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el modo de borrar y da click en una entidad.</w:t>
            </w:r>
          </w:p>
        </w:tc>
        <w:tc>
          <w:tcPr>
            <w:tcW w:w="0" w:type="auto"/>
          </w:tcPr>
          <w:p w14:paraId="1DCF7AB8"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borrar la entidad seleccionada si no existen relaciones asociadas a esta.</w:t>
            </w:r>
          </w:p>
        </w:tc>
        <w:tc>
          <w:tcPr>
            <w:tcW w:w="0" w:type="auto"/>
          </w:tcPr>
          <w:p w14:paraId="3BA3976C"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borró la entidad seleccionada, que se verificó que no estaba relacionada a ninguna otra entidad.</w:t>
            </w:r>
          </w:p>
        </w:tc>
        <w:tc>
          <w:tcPr>
            <w:tcW w:w="0" w:type="auto"/>
            <w:vAlign w:val="center"/>
          </w:tcPr>
          <w:p w14:paraId="0DF4E085"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3AF5CA0A"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A98910D" w14:textId="77777777" w:rsidR="00BE0505" w:rsidRPr="00882217" w:rsidRDefault="00BE0505" w:rsidP="00971204">
            <w:pPr>
              <w:pStyle w:val="Texto"/>
              <w:spacing w:line="360" w:lineRule="auto"/>
              <w:ind w:left="0"/>
              <w:jc w:val="center"/>
              <w:rPr>
                <w:b w:val="0"/>
              </w:rPr>
            </w:pPr>
            <w:r>
              <w:rPr>
                <w:b w:val="0"/>
              </w:rPr>
              <w:t>TC-007</w:t>
            </w:r>
          </w:p>
        </w:tc>
        <w:tc>
          <w:tcPr>
            <w:tcW w:w="0" w:type="auto"/>
          </w:tcPr>
          <w:p w14:paraId="3A017165"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selecciona el modo de borrar y da click sobre una relación.</w:t>
            </w:r>
          </w:p>
        </w:tc>
        <w:tc>
          <w:tcPr>
            <w:tcW w:w="0" w:type="auto"/>
          </w:tcPr>
          <w:p w14:paraId="64680914"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borrar la relación seleccionada.</w:t>
            </w:r>
          </w:p>
        </w:tc>
        <w:tc>
          <w:tcPr>
            <w:tcW w:w="0" w:type="auto"/>
          </w:tcPr>
          <w:p w14:paraId="063138DC"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borró la relación seleccionada.</w:t>
            </w:r>
          </w:p>
        </w:tc>
        <w:tc>
          <w:tcPr>
            <w:tcW w:w="0" w:type="auto"/>
            <w:vAlign w:val="center"/>
          </w:tcPr>
          <w:p w14:paraId="295EF550"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2AEEEC6C"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0254C285" w14:textId="77777777" w:rsidR="00BE0505" w:rsidRPr="00882217" w:rsidRDefault="00BE0505" w:rsidP="00971204">
            <w:pPr>
              <w:pStyle w:val="Texto"/>
              <w:spacing w:line="360" w:lineRule="auto"/>
              <w:ind w:left="0"/>
              <w:jc w:val="center"/>
              <w:rPr>
                <w:b w:val="0"/>
              </w:rPr>
            </w:pPr>
            <w:r>
              <w:rPr>
                <w:b w:val="0"/>
              </w:rPr>
              <w:t>TC-008</w:t>
            </w:r>
          </w:p>
        </w:tc>
        <w:tc>
          <w:tcPr>
            <w:tcW w:w="0" w:type="auto"/>
          </w:tcPr>
          <w:p w14:paraId="08B7167A"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Un estudiante selecciona la opción de deshacer.</w:t>
            </w:r>
          </w:p>
        </w:tc>
        <w:tc>
          <w:tcPr>
            <w:tcW w:w="0" w:type="auto"/>
          </w:tcPr>
          <w:p w14:paraId="72E5F59A"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deshacer la última acción que se realizó sobre la superficie colaborativa.</w:t>
            </w:r>
          </w:p>
        </w:tc>
        <w:tc>
          <w:tcPr>
            <w:tcW w:w="0" w:type="auto"/>
          </w:tcPr>
          <w:p w14:paraId="7B0BF704" w14:textId="77777777" w:rsidR="00BE0505" w:rsidRPr="00882217"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deshizo la última acción que se realizó sobre la superficie colaborativa.</w:t>
            </w:r>
          </w:p>
        </w:tc>
        <w:tc>
          <w:tcPr>
            <w:tcW w:w="0" w:type="auto"/>
            <w:vAlign w:val="center"/>
          </w:tcPr>
          <w:p w14:paraId="15103C88"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485109E2"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2AF0BBDC" w14:textId="77777777" w:rsidR="00BE0505" w:rsidRPr="00882217" w:rsidRDefault="00BE0505" w:rsidP="00971204">
            <w:pPr>
              <w:pStyle w:val="Texto"/>
              <w:spacing w:line="360" w:lineRule="auto"/>
              <w:ind w:left="0"/>
              <w:jc w:val="center"/>
              <w:rPr>
                <w:b w:val="0"/>
              </w:rPr>
            </w:pPr>
            <w:r>
              <w:rPr>
                <w:b w:val="0"/>
              </w:rPr>
              <w:t>TC-009</w:t>
            </w:r>
          </w:p>
        </w:tc>
        <w:tc>
          <w:tcPr>
            <w:tcW w:w="0" w:type="auto"/>
          </w:tcPr>
          <w:p w14:paraId="7063AB7B"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Un estudiante da selecciona la opción de guardar el trabajo colaborativo.</w:t>
            </w:r>
          </w:p>
        </w:tc>
        <w:tc>
          <w:tcPr>
            <w:tcW w:w="0" w:type="auto"/>
          </w:tcPr>
          <w:p w14:paraId="3AB66F3E"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generar un nuevo archivo con extensión scti, que contenga el historial de acciones realizadas.</w:t>
            </w:r>
          </w:p>
        </w:tc>
        <w:tc>
          <w:tcPr>
            <w:tcW w:w="0" w:type="auto"/>
          </w:tcPr>
          <w:p w14:paraId="03D6642F" w14:textId="77777777" w:rsidR="00BE0505" w:rsidRPr="00882217"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Se generó un archivo con extensión scti, que contiene el historial de creación del diagrama colaborativa.</w:t>
            </w:r>
          </w:p>
        </w:tc>
        <w:tc>
          <w:tcPr>
            <w:tcW w:w="0" w:type="auto"/>
            <w:vAlign w:val="center"/>
          </w:tcPr>
          <w:p w14:paraId="52CE1D90"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tc>
      </w:tr>
      <w:tr w:rsidR="00BE0505" w14:paraId="321181AB" w14:textId="77777777" w:rsidTr="00971204">
        <w:tc>
          <w:tcPr>
            <w:cnfStyle w:val="001000000000" w:firstRow="0" w:lastRow="0" w:firstColumn="1" w:lastColumn="0" w:oddVBand="0" w:evenVBand="0" w:oddHBand="0" w:evenHBand="0" w:firstRowFirstColumn="0" w:firstRowLastColumn="0" w:lastRowFirstColumn="0" w:lastRowLastColumn="0"/>
            <w:tcW w:w="1631" w:type="dxa"/>
            <w:vAlign w:val="center"/>
          </w:tcPr>
          <w:p w14:paraId="67F50482" w14:textId="77777777" w:rsidR="00BE0505" w:rsidRDefault="00BE0505" w:rsidP="00971204">
            <w:pPr>
              <w:pStyle w:val="Texto"/>
              <w:spacing w:line="360" w:lineRule="auto"/>
              <w:ind w:left="0"/>
              <w:jc w:val="center"/>
              <w:rPr>
                <w:b w:val="0"/>
              </w:rPr>
            </w:pPr>
            <w:r>
              <w:rPr>
                <w:b w:val="0"/>
              </w:rPr>
              <w:t>TC-010</w:t>
            </w:r>
          </w:p>
        </w:tc>
        <w:tc>
          <w:tcPr>
            <w:tcW w:w="0" w:type="auto"/>
          </w:tcPr>
          <w:p w14:paraId="3DBACE29"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estudiante realiza un trazo sobre la superficie colaborativa</w:t>
            </w:r>
          </w:p>
        </w:tc>
        <w:tc>
          <w:tcPr>
            <w:tcW w:w="0" w:type="auto"/>
          </w:tcPr>
          <w:p w14:paraId="4283DA0E"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dibujar un trazo sobre la superficie con el color de pluma correspondiente.</w:t>
            </w:r>
          </w:p>
        </w:tc>
        <w:tc>
          <w:tcPr>
            <w:tcW w:w="0" w:type="auto"/>
          </w:tcPr>
          <w:p w14:paraId="575118C9"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dibujó un trazo sobre la superficie colaborativa con el color que correspondía.</w:t>
            </w:r>
          </w:p>
        </w:tc>
        <w:tc>
          <w:tcPr>
            <w:tcW w:w="0" w:type="auto"/>
            <w:vAlign w:val="center"/>
          </w:tcPr>
          <w:p w14:paraId="5D30BEB8"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r w:rsidR="00BE0505" w14:paraId="5A81AF75" w14:textId="77777777" w:rsidTr="00971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64A85B61" w14:textId="77777777" w:rsidR="00BE0505" w:rsidRDefault="00BE0505" w:rsidP="00971204">
            <w:pPr>
              <w:pStyle w:val="Texto"/>
              <w:spacing w:line="360" w:lineRule="auto"/>
              <w:ind w:left="0"/>
              <w:jc w:val="center"/>
              <w:rPr>
                <w:b w:val="0"/>
              </w:rPr>
            </w:pPr>
            <w:r>
              <w:rPr>
                <w:b w:val="0"/>
              </w:rPr>
              <w:t>TC-011</w:t>
            </w:r>
          </w:p>
        </w:tc>
        <w:tc>
          <w:tcPr>
            <w:tcW w:w="0" w:type="auto"/>
          </w:tcPr>
          <w:p w14:paraId="29C68569"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Existe al menos una sesión de trabajo colaborativo de estudiantes.</w:t>
            </w:r>
          </w:p>
        </w:tc>
        <w:tc>
          <w:tcPr>
            <w:tcW w:w="0" w:type="auto"/>
          </w:tcPr>
          <w:p w14:paraId="3FF8D992"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debe permitir observar datos numéricos y una captura del trabajo colaborativo realizado.</w:t>
            </w:r>
          </w:p>
        </w:tc>
        <w:tc>
          <w:tcPr>
            <w:tcW w:w="0" w:type="auto"/>
          </w:tcPr>
          <w:p w14:paraId="48BF9A5E" w14:textId="77777777" w:rsidR="00BE0505" w:rsidRDefault="00BE0505" w:rsidP="00971204">
            <w:pPr>
              <w:pStyle w:val="Texto"/>
              <w:spacing w:line="360" w:lineRule="auto"/>
              <w:ind w:left="0"/>
              <w:jc w:val="left"/>
              <w:cnfStyle w:val="000000100000" w:firstRow="0" w:lastRow="0" w:firstColumn="0" w:lastColumn="0" w:oddVBand="0" w:evenVBand="0" w:oddHBand="1" w:evenHBand="0" w:firstRowFirstColumn="0" w:firstRowLastColumn="0" w:lastRowFirstColumn="0" w:lastRowLastColumn="0"/>
            </w:pPr>
            <w:r>
              <w:t>El sistema permitió ver datos numéricos, porcentaje de avances de tarea y una captura del trabajo colaborativo que se encontraban realizando los estudiantes.</w:t>
            </w:r>
          </w:p>
        </w:tc>
        <w:tc>
          <w:tcPr>
            <w:tcW w:w="0" w:type="auto"/>
            <w:vAlign w:val="center"/>
          </w:tcPr>
          <w:p w14:paraId="7991EA4D" w14:textId="77777777" w:rsidR="00BE0505"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r>
              <w:t>Pasado</w:t>
            </w:r>
          </w:p>
          <w:p w14:paraId="6DD68A39" w14:textId="77777777" w:rsidR="00BE0505" w:rsidRPr="00882217" w:rsidRDefault="00BE0505" w:rsidP="00971204">
            <w:pPr>
              <w:pStyle w:val="Texto"/>
              <w:spacing w:line="360" w:lineRule="auto"/>
              <w:ind w:left="0"/>
              <w:jc w:val="center"/>
              <w:cnfStyle w:val="000000100000" w:firstRow="0" w:lastRow="0" w:firstColumn="0" w:lastColumn="0" w:oddVBand="0" w:evenVBand="0" w:oddHBand="1" w:evenHBand="0" w:firstRowFirstColumn="0" w:firstRowLastColumn="0" w:lastRowFirstColumn="0" w:lastRowLastColumn="0"/>
            </w:pPr>
          </w:p>
        </w:tc>
      </w:tr>
      <w:tr w:rsidR="00BE0505" w14:paraId="012F033D" w14:textId="77777777" w:rsidTr="00971204">
        <w:trPr>
          <w:trHeight w:val="241"/>
        </w:trPr>
        <w:tc>
          <w:tcPr>
            <w:cnfStyle w:val="001000000000" w:firstRow="0" w:lastRow="0" w:firstColumn="1" w:lastColumn="0" w:oddVBand="0" w:evenVBand="0" w:oddHBand="0" w:evenHBand="0" w:firstRowFirstColumn="0" w:firstRowLastColumn="0" w:lastRowFirstColumn="0" w:lastRowLastColumn="0"/>
            <w:tcW w:w="1631" w:type="dxa"/>
            <w:vAlign w:val="center"/>
          </w:tcPr>
          <w:p w14:paraId="3C34F3FF" w14:textId="77777777" w:rsidR="00BE0505" w:rsidRDefault="00BE0505" w:rsidP="00971204">
            <w:pPr>
              <w:pStyle w:val="Texto"/>
              <w:spacing w:line="360" w:lineRule="auto"/>
              <w:ind w:left="0"/>
              <w:jc w:val="center"/>
              <w:rPr>
                <w:b w:val="0"/>
              </w:rPr>
            </w:pPr>
            <w:r>
              <w:rPr>
                <w:b w:val="0"/>
              </w:rPr>
              <w:t>TC-012</w:t>
            </w:r>
          </w:p>
        </w:tc>
        <w:tc>
          <w:tcPr>
            <w:tcW w:w="0" w:type="auto"/>
          </w:tcPr>
          <w:p w14:paraId="568144F8"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profesor debe haber cargado un archivo con extensión scti.</w:t>
            </w:r>
          </w:p>
        </w:tc>
        <w:tc>
          <w:tcPr>
            <w:tcW w:w="0" w:type="auto"/>
          </w:tcPr>
          <w:p w14:paraId="383FB4F0"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debe permitir ver un histórico de la realización del trabajo.</w:t>
            </w:r>
          </w:p>
        </w:tc>
        <w:tc>
          <w:tcPr>
            <w:tcW w:w="0" w:type="auto"/>
          </w:tcPr>
          <w:p w14:paraId="7F0D22AA" w14:textId="77777777" w:rsidR="00BE0505" w:rsidRDefault="00BE0505" w:rsidP="00971204">
            <w:pPr>
              <w:pStyle w:val="Texto"/>
              <w:spacing w:line="360" w:lineRule="auto"/>
              <w:ind w:left="0"/>
              <w:jc w:val="left"/>
              <w:cnfStyle w:val="000000000000" w:firstRow="0" w:lastRow="0" w:firstColumn="0" w:lastColumn="0" w:oddVBand="0" w:evenVBand="0" w:oddHBand="0" w:evenHBand="0" w:firstRowFirstColumn="0" w:firstRowLastColumn="0" w:lastRowFirstColumn="0" w:lastRowLastColumn="0"/>
            </w:pPr>
            <w:r>
              <w:t>El sistema permitió observar un histórico de la elaboración de trabajo colaborativo.</w:t>
            </w:r>
          </w:p>
        </w:tc>
        <w:tc>
          <w:tcPr>
            <w:tcW w:w="0" w:type="auto"/>
            <w:vAlign w:val="center"/>
          </w:tcPr>
          <w:p w14:paraId="35F7DEE7" w14:textId="77777777" w:rsidR="00BE0505" w:rsidRPr="00882217" w:rsidRDefault="00BE0505" w:rsidP="00971204">
            <w:pPr>
              <w:pStyle w:val="Texto"/>
              <w:spacing w:line="360" w:lineRule="auto"/>
              <w:ind w:left="0"/>
              <w:jc w:val="center"/>
              <w:cnfStyle w:val="000000000000" w:firstRow="0" w:lastRow="0" w:firstColumn="0" w:lastColumn="0" w:oddVBand="0" w:evenVBand="0" w:oddHBand="0" w:evenHBand="0" w:firstRowFirstColumn="0" w:firstRowLastColumn="0" w:lastRowFirstColumn="0" w:lastRowLastColumn="0"/>
            </w:pPr>
            <w:r>
              <w:t>Pasado</w:t>
            </w:r>
          </w:p>
        </w:tc>
      </w:tr>
    </w:tbl>
    <w:p w14:paraId="039BDAEF" w14:textId="77777777" w:rsidR="00BE0505" w:rsidRDefault="00BE0505" w:rsidP="00BE0505">
      <w:pPr>
        <w:pStyle w:val="Texto"/>
        <w:ind w:left="0"/>
        <w:rPr>
          <w:color w:val="000000"/>
          <w:sz w:val="32"/>
          <w:szCs w:val="32"/>
        </w:rPr>
      </w:pPr>
      <w:r>
        <w:br w:type="page"/>
      </w:r>
    </w:p>
    <w:p w14:paraId="0D2AB6E7" w14:textId="37C4D629" w:rsidR="00BE0505" w:rsidRPr="0022337D" w:rsidRDefault="00BE0505" w:rsidP="00C9564F">
      <w:pPr>
        <w:pStyle w:val="anexos"/>
      </w:pPr>
      <w:bookmarkStart w:id="169" w:name="_Toc414964260"/>
      <w:r>
        <w:t xml:space="preserve">Anexo B: </w:t>
      </w:r>
      <w:r w:rsidRPr="00E3299A">
        <w:rPr>
          <w:b w:val="0"/>
        </w:rPr>
        <w:t>Prueba de usabilidad de la superficie colaborativa del sistema implementado.</w:t>
      </w:r>
      <w:bookmarkEnd w:id="169"/>
    </w:p>
    <w:p w14:paraId="3AB7841B" w14:textId="77777777" w:rsidR="00BE0505" w:rsidRPr="00A66BA2" w:rsidRDefault="00BE0505" w:rsidP="00BE0505">
      <w:pPr>
        <w:spacing w:line="240" w:lineRule="auto"/>
        <w:jc w:val="center"/>
        <w:rPr>
          <w:rFonts w:cs="Arial"/>
        </w:rPr>
      </w:pPr>
      <w:r w:rsidRPr="00A66BA2">
        <w:rPr>
          <w:rFonts w:cs="Arial"/>
          <w:b/>
          <w:u w:val="single"/>
        </w:rPr>
        <w:t>PRUEBA DE USABILIDAD INDIVIDUAL</w:t>
      </w:r>
    </w:p>
    <w:p w14:paraId="2D53E59E" w14:textId="77777777" w:rsidR="00BE0505" w:rsidRPr="00A66BA2" w:rsidRDefault="00BE0505" w:rsidP="00BE0505">
      <w:pPr>
        <w:spacing w:line="240" w:lineRule="auto"/>
        <w:rPr>
          <w:rFonts w:cs="Arial"/>
        </w:rPr>
      </w:pPr>
    </w:p>
    <w:p w14:paraId="069CBA57" w14:textId="77777777" w:rsidR="00BE0505" w:rsidRPr="00A66BA2" w:rsidRDefault="00BE0505" w:rsidP="00BE0505">
      <w:pPr>
        <w:spacing w:line="240" w:lineRule="auto"/>
        <w:rPr>
          <w:rFonts w:cs="Arial"/>
        </w:rPr>
      </w:pPr>
      <w:r w:rsidRPr="00A66BA2">
        <w:rPr>
          <w:rFonts w:cs="Arial"/>
          <w:b/>
        </w:rPr>
        <w:t>Matricula Estudiante: _______________________</w:t>
      </w:r>
    </w:p>
    <w:p w14:paraId="45A54A36" w14:textId="77777777" w:rsidR="00BE0505" w:rsidRPr="00A66BA2" w:rsidRDefault="00BE0505" w:rsidP="00BE0505">
      <w:pPr>
        <w:spacing w:line="240" w:lineRule="auto"/>
        <w:rPr>
          <w:rFonts w:cs="Arial"/>
        </w:rPr>
      </w:pPr>
    </w:p>
    <w:p w14:paraId="711CD2B4" w14:textId="77777777" w:rsidR="00BE0505" w:rsidRPr="00A66BA2" w:rsidRDefault="00BE0505" w:rsidP="00BE0505">
      <w:pPr>
        <w:spacing w:line="240" w:lineRule="auto"/>
        <w:rPr>
          <w:rFonts w:cs="Arial"/>
        </w:rPr>
      </w:pPr>
      <w:r w:rsidRPr="00A66BA2">
        <w:rPr>
          <w:rFonts w:cs="Arial"/>
        </w:rPr>
        <w:t>Responda  a las siguientes preguntas considerando lo que realiza en la actualidad para elaborar un modelo lógico en relación a la materia de Bases de Datos I.</w:t>
      </w:r>
    </w:p>
    <w:p w14:paraId="79CC4277" w14:textId="77777777" w:rsidR="00BE0505" w:rsidRPr="00A66BA2" w:rsidRDefault="00BE0505" w:rsidP="00BE0505">
      <w:pPr>
        <w:spacing w:line="240" w:lineRule="auto"/>
        <w:rPr>
          <w:rFonts w:cs="Arial"/>
        </w:rPr>
      </w:pPr>
    </w:p>
    <w:p w14:paraId="2C1ED1D5" w14:textId="77777777" w:rsidR="00BE0505" w:rsidRPr="00A66BA2" w:rsidRDefault="00BE0505" w:rsidP="00BE0505">
      <w:pPr>
        <w:spacing w:line="240" w:lineRule="auto"/>
        <w:rPr>
          <w:rFonts w:cs="Arial"/>
        </w:rPr>
      </w:pPr>
      <w:r w:rsidRPr="00A66BA2">
        <w:rPr>
          <w:rFonts w:cs="Arial"/>
          <w:b/>
        </w:rPr>
        <w:t>Anote la hora de inicio: ______________</w:t>
      </w:r>
    </w:p>
    <w:p w14:paraId="3564A2EF" w14:textId="77777777" w:rsidR="00BE0505" w:rsidRPr="00A66BA2" w:rsidRDefault="00BE0505" w:rsidP="00BE0505">
      <w:pPr>
        <w:spacing w:line="240" w:lineRule="auto"/>
        <w:rPr>
          <w:rFonts w:cs="Arial"/>
        </w:rPr>
      </w:pPr>
    </w:p>
    <w:p w14:paraId="70CB7A65" w14:textId="77777777" w:rsidR="00BE0505" w:rsidRPr="00A66BA2" w:rsidRDefault="00BE0505" w:rsidP="00BE0505">
      <w:pPr>
        <w:spacing w:line="240" w:lineRule="auto"/>
        <w:rPr>
          <w:rFonts w:cs="Arial"/>
          <w:b/>
          <w:u w:val="single"/>
        </w:rPr>
      </w:pPr>
      <w:r w:rsidRPr="00A66BA2">
        <w:rPr>
          <w:rFonts w:cs="Arial"/>
          <w:b/>
          <w:u w:val="single"/>
        </w:rPr>
        <w:t>PRE-USO:</w:t>
      </w:r>
    </w:p>
    <w:tbl>
      <w:tblPr>
        <w:tblW w:w="0" w:type="auto"/>
        <w:tblLook w:val="04A0" w:firstRow="1" w:lastRow="0" w:firstColumn="1" w:lastColumn="0" w:noHBand="0" w:noVBand="1"/>
      </w:tblPr>
      <w:tblGrid>
        <w:gridCol w:w="8493"/>
      </w:tblGrid>
      <w:tr w:rsidR="00BE0505" w:rsidRPr="00A66BA2" w14:paraId="14953DCC" w14:textId="77777777" w:rsidTr="00971204">
        <w:tc>
          <w:tcPr>
            <w:tcW w:w="9166" w:type="dxa"/>
          </w:tcPr>
          <w:p w14:paraId="49237126" w14:textId="77777777" w:rsidR="00BE0505" w:rsidRPr="00A66BA2" w:rsidRDefault="00BE0505" w:rsidP="00971204">
            <w:pPr>
              <w:rPr>
                <w:rFonts w:cs="Arial"/>
              </w:rPr>
            </w:pPr>
            <w:r w:rsidRPr="00A66BA2">
              <w:rPr>
                <w:rFonts w:cs="Arial"/>
                <w:b/>
              </w:rPr>
              <w:t>Instrucciones:</w:t>
            </w:r>
          </w:p>
          <w:p w14:paraId="6FB88D67" w14:textId="77777777" w:rsidR="00BE0505" w:rsidRPr="00A66BA2" w:rsidRDefault="00BE0505" w:rsidP="00971204">
            <w:pPr>
              <w:rPr>
                <w:rFonts w:cs="Arial"/>
                <w:b/>
              </w:rPr>
            </w:pPr>
            <w:r w:rsidRPr="00A66BA2">
              <w:rPr>
                <w:rFonts w:cs="Arial"/>
                <w:b/>
              </w:rPr>
              <w:t>Las siguientes tareas serán realizadas utilizando la mesa colaborativa. A continuación se describirán las funcionalidades principales y las instrucciones que debe de seguir para realizar determinadas acciones.</w:t>
            </w:r>
          </w:p>
          <w:p w14:paraId="16159704" w14:textId="77777777" w:rsidR="00BE0505" w:rsidRPr="00A66BA2" w:rsidRDefault="00BE0505" w:rsidP="00971204">
            <w:pPr>
              <w:rPr>
                <w:rFonts w:cs="Arial"/>
                <w:b/>
              </w:rPr>
            </w:pPr>
          </w:p>
          <w:p w14:paraId="554F2BD3" w14:textId="77777777" w:rsidR="00BE0505" w:rsidRPr="00A66BA2" w:rsidRDefault="00BE0505" w:rsidP="00971204">
            <w:pPr>
              <w:rPr>
                <w:rFonts w:cs="Arial"/>
              </w:rPr>
            </w:pPr>
            <w:r w:rsidRPr="00A66BA2">
              <w:rPr>
                <w:rFonts w:cs="Arial"/>
                <w:b/>
              </w:rPr>
              <w:t xml:space="preserve">Nota: </w:t>
            </w:r>
            <w:r w:rsidRPr="00A66BA2">
              <w:rPr>
                <w:rFonts w:cs="Arial"/>
              </w:rPr>
              <w:t xml:space="preserve">Existen 3 funcionalidades que están ubicadas en un menú en la parte superior. </w:t>
            </w:r>
          </w:p>
          <w:p w14:paraId="59512068" w14:textId="77777777" w:rsidR="00BE0505" w:rsidRPr="00A66BA2" w:rsidRDefault="00BE0505" w:rsidP="00971204">
            <w:pPr>
              <w:rPr>
                <w:rFonts w:cs="Arial"/>
              </w:rPr>
            </w:pPr>
            <w:r w:rsidRPr="00A66BA2">
              <w:rPr>
                <w:rFonts w:cs="Arial"/>
              </w:rPr>
              <w:t xml:space="preserve">El botón </w:t>
            </w:r>
            <w:r w:rsidRPr="00A66BA2">
              <w:rPr>
                <w:rFonts w:cs="Arial"/>
                <w:b/>
              </w:rPr>
              <w:t>Deshacer</w:t>
            </w:r>
            <w:r w:rsidRPr="00A66BA2">
              <w:rPr>
                <w:rFonts w:cs="Arial"/>
              </w:rPr>
              <w:t xml:space="preserve"> me permite volver a un estado anterior en una relación o entidad. El botón modo </w:t>
            </w:r>
            <w:r w:rsidRPr="00A66BA2">
              <w:rPr>
                <w:rFonts w:cs="Arial"/>
                <w:b/>
              </w:rPr>
              <w:t>Edición</w:t>
            </w:r>
            <w:r w:rsidRPr="00A66BA2">
              <w:rPr>
                <w:rFonts w:cs="Arial"/>
              </w:rPr>
              <w:t xml:space="preserve"> (lápiz) permite dibujar nuevas entidades y relaciones. El botón </w:t>
            </w:r>
            <w:r w:rsidRPr="00A66BA2">
              <w:rPr>
                <w:rFonts w:cs="Arial"/>
                <w:b/>
              </w:rPr>
              <w:t>Borrar</w:t>
            </w:r>
            <w:r w:rsidRPr="00A66BA2">
              <w:rPr>
                <w:rFonts w:cs="Arial"/>
              </w:rPr>
              <w:t xml:space="preserve"> permite eliminar. Se puede intercambiar entre modo de </w:t>
            </w:r>
            <w:r w:rsidRPr="00A66BA2">
              <w:rPr>
                <w:rFonts w:cs="Arial"/>
                <w:b/>
              </w:rPr>
              <w:t>BORRAR</w:t>
            </w:r>
            <w:r w:rsidRPr="00A66BA2">
              <w:rPr>
                <w:rFonts w:cs="Arial"/>
              </w:rPr>
              <w:t xml:space="preserve"> y </w:t>
            </w:r>
            <w:r w:rsidRPr="00A66BA2">
              <w:rPr>
                <w:rFonts w:cs="Arial"/>
                <w:b/>
              </w:rPr>
              <w:t>MODO EDICIÓN</w:t>
            </w:r>
            <w:r w:rsidRPr="00A66BA2">
              <w:rPr>
                <w:rFonts w:cs="Arial"/>
              </w:rPr>
              <w:t xml:space="preserve"> utilizando estos botones.</w:t>
            </w:r>
          </w:p>
          <w:p w14:paraId="18551F0F" w14:textId="77777777" w:rsidR="00BE0505" w:rsidRPr="00A66BA2" w:rsidRDefault="00BE0505" w:rsidP="00971204">
            <w:pPr>
              <w:rPr>
                <w:rFonts w:cs="Arial"/>
              </w:rPr>
            </w:pPr>
          </w:p>
        </w:tc>
      </w:tr>
    </w:tbl>
    <w:p w14:paraId="3C706931" w14:textId="77777777" w:rsidR="00BE0505" w:rsidRPr="00A66BA2" w:rsidRDefault="00BE0505" w:rsidP="00BE0505">
      <w:pPr>
        <w:spacing w:line="240" w:lineRule="auto"/>
        <w:rPr>
          <w:rFonts w:cs="Arial"/>
        </w:rPr>
      </w:pPr>
    </w:p>
    <w:p w14:paraId="3F804B7A" w14:textId="77777777" w:rsidR="00BE0505" w:rsidRPr="00A66BA2" w:rsidRDefault="00BE0505" w:rsidP="00BE0505">
      <w:pPr>
        <w:numPr>
          <w:ilvl w:val="0"/>
          <w:numId w:val="26"/>
        </w:numPr>
        <w:spacing w:after="0" w:line="240" w:lineRule="auto"/>
        <w:ind w:hanging="359"/>
        <w:contextualSpacing/>
        <w:rPr>
          <w:rFonts w:cs="Arial"/>
          <w:b/>
        </w:rPr>
      </w:pPr>
      <w:r w:rsidRPr="00A66BA2">
        <w:rPr>
          <w:rFonts w:cs="Arial"/>
          <w:b/>
        </w:rPr>
        <w:t>Agregar una entidad:</w:t>
      </w:r>
    </w:p>
    <w:p w14:paraId="37DC5685" w14:textId="77777777" w:rsidR="00BE0505" w:rsidRPr="00A66BA2" w:rsidRDefault="00BE0505" w:rsidP="00BE0505">
      <w:pPr>
        <w:numPr>
          <w:ilvl w:val="0"/>
          <w:numId w:val="43"/>
        </w:numPr>
        <w:spacing w:after="0" w:line="240" w:lineRule="auto"/>
        <w:ind w:hanging="359"/>
        <w:contextualSpacing/>
        <w:rPr>
          <w:rFonts w:cs="Arial"/>
        </w:rPr>
      </w:pPr>
      <w:r w:rsidRPr="00A66BA2">
        <w:rPr>
          <w:rFonts w:cs="Arial"/>
        </w:rPr>
        <w:t>Dibujar un cuadrado con la pluma y que sea reconocido como una entidad.</w:t>
      </w:r>
    </w:p>
    <w:p w14:paraId="1AF005EF" w14:textId="77777777" w:rsidR="00BE0505" w:rsidRPr="00A66BA2" w:rsidRDefault="00BE0505" w:rsidP="00BE0505">
      <w:pPr>
        <w:spacing w:line="240" w:lineRule="auto"/>
        <w:ind w:left="720" w:hanging="359"/>
        <w:rPr>
          <w:rFonts w:cs="Arial"/>
          <w:b/>
        </w:rPr>
      </w:pPr>
      <w:r w:rsidRPr="00A66BA2">
        <w:rPr>
          <w:rFonts w:cs="Arial"/>
          <w:b/>
        </w:rPr>
        <w:t xml:space="preserve">      Número de veces que dibujó un cuadrado para que sea reconocido como una entidad: _______</w:t>
      </w:r>
    </w:p>
    <w:p w14:paraId="05205E98"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72090A7" w14:textId="77777777" w:rsidTr="00971204">
        <w:trPr>
          <w:trHeight w:val="153"/>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9AC9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BFA9C6"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0E73F"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43F5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CDE1B0"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57FFEB"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1B244" w14:textId="77777777" w:rsidR="00BE0505" w:rsidRPr="00A66BA2" w:rsidRDefault="00BE0505" w:rsidP="00971204">
            <w:pPr>
              <w:spacing w:line="240" w:lineRule="auto"/>
              <w:rPr>
                <w:rFonts w:eastAsia="Times New Roman" w:cs="Arial"/>
              </w:rPr>
            </w:pPr>
          </w:p>
        </w:tc>
      </w:tr>
      <w:tr w:rsidR="00BE0505" w:rsidRPr="00A66BA2" w14:paraId="463F249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5A281D"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1CB6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A4495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E672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8D14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1B03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C3026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F6ACD00" w14:textId="77777777" w:rsidR="00BE0505" w:rsidRPr="00A66BA2" w:rsidRDefault="00BE0505" w:rsidP="00BE0505">
      <w:pPr>
        <w:spacing w:line="240" w:lineRule="auto"/>
        <w:ind w:left="720" w:hanging="359"/>
        <w:rPr>
          <w:rFonts w:cs="Arial"/>
        </w:rPr>
      </w:pPr>
    </w:p>
    <w:p w14:paraId="3F4782A5" w14:textId="77777777" w:rsidR="00BE0505" w:rsidRPr="00A66BA2" w:rsidRDefault="00BE0505" w:rsidP="00BE0505">
      <w:pPr>
        <w:numPr>
          <w:ilvl w:val="0"/>
          <w:numId w:val="30"/>
        </w:numPr>
        <w:spacing w:after="0" w:line="240" w:lineRule="auto"/>
        <w:ind w:hanging="359"/>
        <w:contextualSpacing/>
        <w:rPr>
          <w:rFonts w:cs="Arial"/>
          <w:b/>
        </w:rPr>
      </w:pPr>
      <w:r w:rsidRPr="00A66BA2">
        <w:rPr>
          <w:rFonts w:cs="Arial"/>
          <w:b/>
        </w:rPr>
        <w:t>Editar nombre de la entidad:</w:t>
      </w:r>
    </w:p>
    <w:p w14:paraId="356BC158" w14:textId="77777777" w:rsidR="00BE0505" w:rsidRPr="00A66BA2" w:rsidRDefault="00BE0505" w:rsidP="00BE0505">
      <w:pPr>
        <w:numPr>
          <w:ilvl w:val="0"/>
          <w:numId w:val="27"/>
        </w:numPr>
        <w:spacing w:after="0" w:line="240" w:lineRule="auto"/>
        <w:ind w:hanging="359"/>
        <w:contextualSpacing/>
        <w:rPr>
          <w:rFonts w:cs="Arial"/>
        </w:rPr>
      </w:pPr>
      <w:r w:rsidRPr="00A66BA2">
        <w:rPr>
          <w:rFonts w:cs="Arial"/>
        </w:rPr>
        <w:t>Hacer un click sostenido en el nombre de la entidad.</w:t>
      </w:r>
    </w:p>
    <w:p w14:paraId="01E518CD" w14:textId="77777777" w:rsidR="00BE0505" w:rsidRPr="00A66BA2" w:rsidRDefault="00BE0505" w:rsidP="00BE0505">
      <w:pPr>
        <w:spacing w:line="240" w:lineRule="auto"/>
        <w:rPr>
          <w:rFonts w:cs="Arial"/>
        </w:rPr>
      </w:pPr>
      <w:r w:rsidRPr="00A66BA2">
        <w:rPr>
          <w:rFonts w:cs="Arial"/>
          <w:b/>
        </w:rPr>
        <w:t xml:space="preserve">      Anote el número de intentos: ______</w:t>
      </w:r>
    </w:p>
    <w:p w14:paraId="4CF51D0E" w14:textId="77777777" w:rsidR="00BE0505" w:rsidRPr="00A66BA2" w:rsidRDefault="00BE0505" w:rsidP="00BE0505">
      <w:pPr>
        <w:spacing w:line="240" w:lineRule="auto"/>
        <w:ind w:left="720" w:hanging="359"/>
        <w:rPr>
          <w:rFonts w:cs="Arial"/>
        </w:rPr>
      </w:pPr>
      <w:r w:rsidRPr="00A66BA2">
        <w:rPr>
          <w:rFonts w:cs="Arial"/>
        </w:rPr>
        <w:t>2.  En la aplicación de la tablet, cambiar el nombre de la entidad seleccionada por el nombre de “</w:t>
      </w:r>
      <w:r w:rsidRPr="00A66BA2">
        <w:rPr>
          <w:rFonts w:cs="Arial"/>
          <w:b/>
          <w:u w:val="single"/>
        </w:rPr>
        <w:t>Cliente</w:t>
      </w:r>
      <w:r w:rsidRPr="00A66BA2">
        <w:rPr>
          <w:rFonts w:cs="Arial"/>
        </w:rPr>
        <w:t>”.</w:t>
      </w:r>
    </w:p>
    <w:p w14:paraId="72687ED9" w14:textId="77777777" w:rsidR="00BE0505" w:rsidRPr="00A66BA2" w:rsidRDefault="00BE0505" w:rsidP="00BE0505">
      <w:pPr>
        <w:spacing w:line="240" w:lineRule="auto"/>
        <w:rPr>
          <w:rFonts w:cs="Arial"/>
        </w:rPr>
      </w:pPr>
      <w:r w:rsidRPr="00A66BA2">
        <w:rPr>
          <w:rFonts w:cs="Arial"/>
        </w:rPr>
        <w:t xml:space="preserve">      3. Actualizar el nombre de la entidad haciendo click en el botón </w:t>
      </w:r>
      <w:r w:rsidRPr="00A66BA2">
        <w:rPr>
          <w:rFonts w:cs="Arial"/>
          <w:b/>
        </w:rPr>
        <w:t>OK</w:t>
      </w:r>
      <w:r w:rsidRPr="00A66BA2">
        <w:rPr>
          <w:rFonts w:cs="Arial"/>
        </w:rPr>
        <w:t>.</w:t>
      </w:r>
    </w:p>
    <w:p w14:paraId="2DD736BB" w14:textId="77777777" w:rsidR="00BE0505" w:rsidRPr="00A66BA2" w:rsidRDefault="00BE0505" w:rsidP="00BE0505">
      <w:pPr>
        <w:spacing w:line="240" w:lineRule="auto"/>
        <w:rPr>
          <w:rFonts w:cs="Arial"/>
        </w:rPr>
      </w:pPr>
      <w:r w:rsidRPr="00A66BA2">
        <w:rPr>
          <w:rFonts w:cs="Arial"/>
        </w:rPr>
        <w:t xml:space="preserve">      4. Verificar que se haya cambiado el nombre.</w:t>
      </w:r>
    </w:p>
    <w:p w14:paraId="345B6CFD"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7043BB1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71039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A2D3D4"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A5330C"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A434B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864244"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A90DFD"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8A49F3" w14:textId="77777777" w:rsidR="00BE0505" w:rsidRPr="00A66BA2" w:rsidRDefault="00BE0505" w:rsidP="00971204">
            <w:pPr>
              <w:spacing w:line="240" w:lineRule="auto"/>
              <w:rPr>
                <w:rFonts w:eastAsia="Times New Roman" w:cs="Arial"/>
              </w:rPr>
            </w:pPr>
          </w:p>
        </w:tc>
      </w:tr>
      <w:tr w:rsidR="00BE0505" w:rsidRPr="00A66BA2" w14:paraId="3F6AB72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6DCDC0"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7B41F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9DE33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2289F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13085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34D6DD"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3B885"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C01687F" w14:textId="77777777" w:rsidR="00BE0505" w:rsidRPr="00A66BA2" w:rsidRDefault="00BE0505" w:rsidP="00BE0505">
      <w:pPr>
        <w:spacing w:line="240" w:lineRule="auto"/>
        <w:ind w:left="720" w:hanging="359"/>
        <w:rPr>
          <w:rFonts w:cs="Arial"/>
        </w:rPr>
      </w:pPr>
    </w:p>
    <w:p w14:paraId="5D12D0B6" w14:textId="77777777" w:rsidR="00BE0505" w:rsidRPr="00A66BA2" w:rsidRDefault="00BE0505" w:rsidP="00BE0505">
      <w:pPr>
        <w:numPr>
          <w:ilvl w:val="0"/>
          <w:numId w:val="41"/>
        </w:numPr>
        <w:spacing w:after="0" w:line="240" w:lineRule="auto"/>
        <w:ind w:hanging="359"/>
        <w:contextualSpacing/>
        <w:rPr>
          <w:rFonts w:cs="Arial"/>
          <w:b/>
        </w:rPr>
      </w:pPr>
      <w:r w:rsidRPr="00A66BA2">
        <w:rPr>
          <w:rFonts w:cs="Arial"/>
          <w:b/>
        </w:rPr>
        <w:t>Agregar atributo a una entidad:</w:t>
      </w:r>
    </w:p>
    <w:p w14:paraId="35DDCAA2" w14:textId="77777777" w:rsidR="00BE0505" w:rsidRPr="00A66BA2" w:rsidRDefault="00BE0505" w:rsidP="00BE0505">
      <w:pPr>
        <w:numPr>
          <w:ilvl w:val="0"/>
          <w:numId w:val="35"/>
        </w:numPr>
        <w:spacing w:after="0" w:line="240" w:lineRule="auto"/>
        <w:ind w:hanging="359"/>
        <w:contextualSpacing/>
        <w:rPr>
          <w:rFonts w:cs="Arial"/>
        </w:rPr>
      </w:pPr>
      <w:r w:rsidRPr="00A66BA2">
        <w:rPr>
          <w:rFonts w:cs="Arial"/>
        </w:rPr>
        <w:t>Hacer un click sostenido en el cuerpo de la entidad.</w:t>
      </w:r>
    </w:p>
    <w:p w14:paraId="18B36DA3" w14:textId="77777777" w:rsidR="00BE0505" w:rsidRPr="00A66BA2" w:rsidRDefault="00BE0505" w:rsidP="00BE0505">
      <w:pPr>
        <w:spacing w:line="240" w:lineRule="auto"/>
        <w:ind w:left="720" w:hanging="359"/>
        <w:rPr>
          <w:rFonts w:cs="Arial"/>
        </w:rPr>
      </w:pPr>
      <w:r w:rsidRPr="00A66BA2">
        <w:rPr>
          <w:rFonts w:cs="Arial"/>
          <w:b/>
        </w:rPr>
        <w:t>Anote el número de intentos: ______</w:t>
      </w:r>
    </w:p>
    <w:p w14:paraId="3681D650"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En la aplicación de la tablet agregar un nuevo atributo llamado “</w:t>
      </w:r>
      <w:r w:rsidRPr="00A66BA2">
        <w:rPr>
          <w:rFonts w:cs="Arial"/>
          <w:b/>
          <w:u w:val="single"/>
        </w:rPr>
        <w:t>cedula</w:t>
      </w:r>
      <w:r w:rsidRPr="00A66BA2">
        <w:rPr>
          <w:rFonts w:cs="Arial"/>
        </w:rPr>
        <w:t xml:space="preserve">” haciendo click en el botón </w:t>
      </w:r>
      <w:r w:rsidRPr="00A66BA2">
        <w:rPr>
          <w:rFonts w:cs="Arial"/>
          <w:b/>
        </w:rPr>
        <w:t xml:space="preserve">ADD </w:t>
      </w:r>
      <w:r w:rsidRPr="00A66BA2">
        <w:rPr>
          <w:rFonts w:cs="Arial"/>
        </w:rPr>
        <w:t>y editando el nombre del atributo creado.</w:t>
      </w:r>
    </w:p>
    <w:p w14:paraId="2E079B92"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 xml:space="preserve">Actualizar el nombre del atributo haciendo click en el botón </w:t>
      </w:r>
      <w:r w:rsidRPr="00A66BA2">
        <w:rPr>
          <w:rFonts w:cs="Arial"/>
          <w:b/>
        </w:rPr>
        <w:t>OK</w:t>
      </w:r>
      <w:r w:rsidRPr="00A66BA2">
        <w:rPr>
          <w:rFonts w:cs="Arial"/>
        </w:rPr>
        <w:t>.</w:t>
      </w:r>
    </w:p>
    <w:p w14:paraId="74E80814" w14:textId="77777777" w:rsidR="00BE0505" w:rsidRPr="00A66BA2" w:rsidRDefault="00BE0505" w:rsidP="00BE0505">
      <w:pPr>
        <w:numPr>
          <w:ilvl w:val="0"/>
          <w:numId w:val="31"/>
        </w:numPr>
        <w:spacing w:after="0" w:line="240" w:lineRule="auto"/>
        <w:ind w:hanging="359"/>
        <w:contextualSpacing/>
        <w:rPr>
          <w:rFonts w:cs="Arial"/>
        </w:rPr>
      </w:pPr>
      <w:r w:rsidRPr="00A66BA2">
        <w:rPr>
          <w:rFonts w:cs="Arial"/>
        </w:rPr>
        <w:t>Verificar que se haya agregado el atributo.</w:t>
      </w:r>
    </w:p>
    <w:p w14:paraId="048AD185"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137EDF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947E4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E6FDF"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68950"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5EB0F6"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B77A4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D9BB8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FBC818" w14:textId="77777777" w:rsidR="00BE0505" w:rsidRPr="00A66BA2" w:rsidRDefault="00BE0505" w:rsidP="00971204">
            <w:pPr>
              <w:spacing w:line="240" w:lineRule="auto"/>
              <w:rPr>
                <w:rFonts w:eastAsia="Times New Roman" w:cs="Arial"/>
              </w:rPr>
            </w:pPr>
          </w:p>
        </w:tc>
      </w:tr>
      <w:tr w:rsidR="00BE0505" w:rsidRPr="00A66BA2" w14:paraId="13CF708B"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B15E92"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85DD3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840FC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5CF5E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20E0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F2346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072C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81D45E9" w14:textId="77777777" w:rsidR="00BE0505" w:rsidRPr="00A66BA2" w:rsidRDefault="00BE0505" w:rsidP="00BE0505">
      <w:pPr>
        <w:spacing w:line="240" w:lineRule="auto"/>
        <w:ind w:left="720" w:hanging="359"/>
        <w:rPr>
          <w:rFonts w:cs="Arial"/>
        </w:rPr>
      </w:pPr>
    </w:p>
    <w:p w14:paraId="360FC513" w14:textId="77777777" w:rsidR="00BE0505" w:rsidRPr="00A66BA2" w:rsidRDefault="00BE0505" w:rsidP="00BE0505">
      <w:pPr>
        <w:numPr>
          <w:ilvl w:val="0"/>
          <w:numId w:val="40"/>
        </w:numPr>
        <w:spacing w:after="0" w:line="240" w:lineRule="auto"/>
        <w:ind w:hanging="359"/>
        <w:contextualSpacing/>
        <w:rPr>
          <w:rFonts w:cs="Arial"/>
          <w:b/>
        </w:rPr>
      </w:pPr>
      <w:r w:rsidRPr="00A66BA2">
        <w:rPr>
          <w:rFonts w:cs="Arial"/>
          <w:b/>
        </w:rPr>
        <w:t>Editar atributo:</w:t>
      </w:r>
    </w:p>
    <w:p w14:paraId="1608440B" w14:textId="77777777" w:rsidR="00BE0505" w:rsidRPr="00A66BA2" w:rsidRDefault="00BE0505" w:rsidP="00BE0505">
      <w:pPr>
        <w:numPr>
          <w:ilvl w:val="0"/>
          <w:numId w:val="39"/>
        </w:numPr>
        <w:spacing w:after="0" w:line="240" w:lineRule="auto"/>
        <w:ind w:hanging="359"/>
        <w:contextualSpacing/>
        <w:rPr>
          <w:rFonts w:cs="Arial"/>
        </w:rPr>
      </w:pPr>
      <w:r w:rsidRPr="00A66BA2">
        <w:rPr>
          <w:rFonts w:cs="Arial"/>
        </w:rPr>
        <w:t>Hacer un click sostenido en el cuerpo de la entidad.</w:t>
      </w:r>
    </w:p>
    <w:p w14:paraId="5627212D"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3630AA9E" w14:textId="77777777" w:rsidR="00BE0505" w:rsidRPr="00A66BA2" w:rsidRDefault="00BE0505" w:rsidP="00BE0505">
      <w:pPr>
        <w:spacing w:line="240" w:lineRule="auto"/>
        <w:rPr>
          <w:rFonts w:cs="Arial"/>
        </w:rPr>
      </w:pPr>
      <w:r w:rsidRPr="00A66BA2">
        <w:rPr>
          <w:rFonts w:cs="Arial"/>
        </w:rPr>
        <w:t xml:space="preserve">      2. En la aplicación de la tablet cambiar el nombre del atributo  “</w:t>
      </w:r>
      <w:r w:rsidRPr="00A66BA2">
        <w:rPr>
          <w:rFonts w:cs="Arial"/>
          <w:b/>
        </w:rPr>
        <w:t>cedula</w:t>
      </w:r>
      <w:r w:rsidRPr="00A66BA2">
        <w:rPr>
          <w:rFonts w:cs="Arial"/>
        </w:rPr>
        <w:t xml:space="preserve">” con el nuevo </w:t>
      </w:r>
    </w:p>
    <w:p w14:paraId="040E3F20" w14:textId="77777777" w:rsidR="00BE0505" w:rsidRPr="00A66BA2" w:rsidRDefault="00BE0505" w:rsidP="00BE0505">
      <w:pPr>
        <w:spacing w:line="240" w:lineRule="auto"/>
        <w:rPr>
          <w:rFonts w:cs="Arial"/>
        </w:rPr>
      </w:pPr>
      <w:r w:rsidRPr="00A66BA2">
        <w:rPr>
          <w:rFonts w:cs="Arial"/>
        </w:rPr>
        <w:t xml:space="preserve">           nombre “</w:t>
      </w:r>
      <w:r w:rsidRPr="00A66BA2">
        <w:rPr>
          <w:rFonts w:cs="Arial"/>
          <w:b/>
        </w:rPr>
        <w:t>codigo_cliente</w:t>
      </w:r>
      <w:r w:rsidRPr="00A66BA2">
        <w:rPr>
          <w:rFonts w:cs="Arial"/>
        </w:rPr>
        <w:t>”.</w:t>
      </w:r>
    </w:p>
    <w:p w14:paraId="31986C4B" w14:textId="77777777" w:rsidR="00BE0505" w:rsidRPr="00A66BA2" w:rsidRDefault="00BE0505" w:rsidP="00BE0505">
      <w:pPr>
        <w:spacing w:line="240" w:lineRule="auto"/>
        <w:rPr>
          <w:rFonts w:cs="Arial"/>
        </w:rPr>
      </w:pPr>
      <w:r w:rsidRPr="00A66BA2">
        <w:rPr>
          <w:rFonts w:cs="Arial"/>
        </w:rPr>
        <w:t xml:space="preserve">      3. Actualizar el nombre del atributo haciendo click en el botón </w:t>
      </w:r>
      <w:r w:rsidRPr="00A66BA2">
        <w:rPr>
          <w:rFonts w:cs="Arial"/>
          <w:b/>
        </w:rPr>
        <w:t>OK</w:t>
      </w:r>
      <w:r w:rsidRPr="00A66BA2">
        <w:rPr>
          <w:rFonts w:cs="Arial"/>
        </w:rPr>
        <w:t>.</w:t>
      </w:r>
    </w:p>
    <w:p w14:paraId="3F7F3F87" w14:textId="77777777" w:rsidR="00BE0505" w:rsidRPr="00A66BA2" w:rsidRDefault="00BE0505" w:rsidP="00BE0505">
      <w:pPr>
        <w:spacing w:line="240" w:lineRule="auto"/>
        <w:rPr>
          <w:rFonts w:cs="Arial"/>
        </w:rPr>
      </w:pPr>
      <w:r w:rsidRPr="00A66BA2">
        <w:rPr>
          <w:rFonts w:cs="Arial"/>
        </w:rPr>
        <w:t xml:space="preserve">      4. Verificar que se haya agregado el atributo.</w:t>
      </w:r>
    </w:p>
    <w:p w14:paraId="0FB5066C"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0545CE8B"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C411B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7461C"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96A59"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1D1CA"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A1D2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0D5B2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6EB5EA" w14:textId="77777777" w:rsidR="00BE0505" w:rsidRPr="00A66BA2" w:rsidRDefault="00BE0505" w:rsidP="00971204">
            <w:pPr>
              <w:spacing w:line="240" w:lineRule="auto"/>
              <w:rPr>
                <w:rFonts w:eastAsia="Times New Roman" w:cs="Arial"/>
              </w:rPr>
            </w:pPr>
          </w:p>
        </w:tc>
      </w:tr>
      <w:tr w:rsidR="00BE0505" w:rsidRPr="00A66BA2" w14:paraId="71DFE29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1159C6"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ADF25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8008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780E1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C2195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5244C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24F536"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3503DF98" w14:textId="77777777" w:rsidR="00BE0505" w:rsidRPr="00A66BA2" w:rsidRDefault="00BE0505" w:rsidP="00BE0505">
      <w:pPr>
        <w:spacing w:line="240" w:lineRule="auto"/>
        <w:rPr>
          <w:rFonts w:cs="Arial"/>
        </w:rPr>
      </w:pPr>
    </w:p>
    <w:p w14:paraId="70A59B10" w14:textId="77777777" w:rsidR="00BE0505" w:rsidRPr="00A66BA2" w:rsidRDefault="00BE0505" w:rsidP="00BE0505">
      <w:pPr>
        <w:numPr>
          <w:ilvl w:val="0"/>
          <w:numId w:val="44"/>
        </w:numPr>
        <w:spacing w:after="0" w:line="240" w:lineRule="auto"/>
        <w:ind w:hanging="359"/>
        <w:contextualSpacing/>
        <w:rPr>
          <w:rFonts w:cs="Arial"/>
          <w:b/>
        </w:rPr>
      </w:pPr>
      <w:r w:rsidRPr="00A66BA2">
        <w:rPr>
          <w:rFonts w:cs="Arial"/>
          <w:b/>
        </w:rPr>
        <w:t>Eliminar atributo:</w:t>
      </w:r>
    </w:p>
    <w:p w14:paraId="1C3AB4A5" w14:textId="77777777" w:rsidR="00BE0505" w:rsidRPr="00A66BA2" w:rsidRDefault="00BE0505" w:rsidP="00BE0505">
      <w:pPr>
        <w:numPr>
          <w:ilvl w:val="0"/>
          <w:numId w:val="28"/>
        </w:numPr>
        <w:spacing w:after="0" w:line="240" w:lineRule="auto"/>
        <w:ind w:hanging="359"/>
        <w:contextualSpacing/>
        <w:rPr>
          <w:rFonts w:cs="Arial"/>
        </w:rPr>
      </w:pPr>
      <w:r w:rsidRPr="00A66BA2">
        <w:rPr>
          <w:rFonts w:cs="Arial"/>
        </w:rPr>
        <w:t>Hacer un click sostenido en el nombre de la entidad.</w:t>
      </w:r>
    </w:p>
    <w:p w14:paraId="1330CCED" w14:textId="77777777" w:rsidR="00BE0505" w:rsidRPr="00A66BA2" w:rsidRDefault="00BE0505" w:rsidP="00BE0505">
      <w:pPr>
        <w:spacing w:line="240" w:lineRule="auto"/>
        <w:ind w:left="720" w:hanging="359"/>
        <w:rPr>
          <w:rFonts w:cs="Arial"/>
        </w:rPr>
      </w:pPr>
      <w:r w:rsidRPr="00A66BA2">
        <w:rPr>
          <w:rFonts w:cs="Arial"/>
          <w:b/>
        </w:rPr>
        <w:t xml:space="preserve">      Anote el número de intentos: ______</w:t>
      </w:r>
    </w:p>
    <w:p w14:paraId="52324F4D" w14:textId="77777777" w:rsidR="00BE0505" w:rsidRPr="00A66BA2" w:rsidRDefault="00BE0505" w:rsidP="00BE0505">
      <w:pPr>
        <w:numPr>
          <w:ilvl w:val="0"/>
          <w:numId w:val="36"/>
        </w:numPr>
        <w:spacing w:after="0" w:line="240" w:lineRule="auto"/>
        <w:ind w:hanging="359"/>
        <w:contextualSpacing/>
        <w:rPr>
          <w:rFonts w:cs="Arial"/>
        </w:rPr>
      </w:pPr>
      <w:r w:rsidRPr="00A66BA2">
        <w:rPr>
          <w:rFonts w:cs="Arial"/>
        </w:rPr>
        <w:t xml:space="preserve">En la aplicación de la tablet, hacer click en la </w:t>
      </w:r>
      <w:r w:rsidRPr="00A66BA2">
        <w:rPr>
          <w:rFonts w:cs="Arial"/>
          <w:b/>
        </w:rPr>
        <w:t>x</w:t>
      </w:r>
      <w:r w:rsidRPr="00A66BA2">
        <w:rPr>
          <w:rFonts w:cs="Arial"/>
        </w:rPr>
        <w:t xml:space="preserve"> del atributo “</w:t>
      </w:r>
      <w:r w:rsidRPr="00A66BA2">
        <w:rPr>
          <w:rFonts w:cs="Arial"/>
          <w:b/>
        </w:rPr>
        <w:t>codigo_cliente</w:t>
      </w:r>
      <w:r w:rsidRPr="00A66BA2">
        <w:rPr>
          <w:rFonts w:cs="Arial"/>
        </w:rPr>
        <w:t>”.</w:t>
      </w:r>
    </w:p>
    <w:p w14:paraId="6F192771" w14:textId="77777777" w:rsidR="00BE0505" w:rsidRPr="00A66BA2" w:rsidRDefault="00BE0505" w:rsidP="00BE0505">
      <w:pPr>
        <w:numPr>
          <w:ilvl w:val="0"/>
          <w:numId w:val="36"/>
        </w:numPr>
        <w:spacing w:after="0" w:line="240" w:lineRule="auto"/>
        <w:ind w:hanging="359"/>
        <w:contextualSpacing/>
        <w:rPr>
          <w:rFonts w:cs="Arial"/>
        </w:rPr>
      </w:pPr>
      <w:r w:rsidRPr="00A66BA2">
        <w:rPr>
          <w:rFonts w:cs="Arial"/>
        </w:rPr>
        <w:t>Verificar que se haya eliminado el atributo.</w:t>
      </w:r>
    </w:p>
    <w:p w14:paraId="330B1E86"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527549C7"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ED9E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1ABAAE"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78626D"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64D8CC"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DDE4D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13167"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F0E45B" w14:textId="77777777" w:rsidR="00BE0505" w:rsidRPr="00A66BA2" w:rsidRDefault="00BE0505" w:rsidP="00971204">
            <w:pPr>
              <w:spacing w:line="240" w:lineRule="auto"/>
              <w:rPr>
                <w:rFonts w:eastAsia="Times New Roman" w:cs="Arial"/>
              </w:rPr>
            </w:pPr>
          </w:p>
        </w:tc>
      </w:tr>
      <w:tr w:rsidR="00BE0505" w:rsidRPr="00A66BA2" w14:paraId="465DF41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9C4582"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2393D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EBBCF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BDB82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4EC19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6207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F74D51"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D6A0421" w14:textId="77777777" w:rsidR="00BE0505" w:rsidRPr="00A66BA2" w:rsidRDefault="00BE0505" w:rsidP="00BE0505">
      <w:pPr>
        <w:spacing w:line="240" w:lineRule="auto"/>
        <w:rPr>
          <w:rFonts w:cs="Arial"/>
        </w:rPr>
      </w:pPr>
    </w:p>
    <w:p w14:paraId="072D1D70" w14:textId="77777777" w:rsidR="00BE0505" w:rsidRPr="00A66BA2" w:rsidRDefault="00BE0505" w:rsidP="00BE0505">
      <w:pPr>
        <w:numPr>
          <w:ilvl w:val="0"/>
          <w:numId w:val="38"/>
        </w:numPr>
        <w:spacing w:after="0" w:line="240" w:lineRule="auto"/>
        <w:ind w:hanging="359"/>
        <w:contextualSpacing/>
        <w:rPr>
          <w:rFonts w:cs="Arial"/>
          <w:b/>
        </w:rPr>
      </w:pPr>
      <w:r w:rsidRPr="00A66BA2">
        <w:rPr>
          <w:rFonts w:cs="Arial"/>
          <w:b/>
        </w:rPr>
        <w:t>Agregar relación:</w:t>
      </w:r>
    </w:p>
    <w:p w14:paraId="68CF150C" w14:textId="77777777" w:rsidR="00BE0505" w:rsidRPr="00A66BA2" w:rsidRDefault="00BE0505" w:rsidP="00BE0505">
      <w:pPr>
        <w:spacing w:line="240" w:lineRule="auto"/>
        <w:rPr>
          <w:rFonts w:cs="Arial"/>
        </w:rPr>
      </w:pPr>
      <w:r w:rsidRPr="00A66BA2">
        <w:rPr>
          <w:rFonts w:cs="Arial"/>
          <w:b/>
        </w:rPr>
        <w:t xml:space="preserve">      </w:t>
      </w:r>
      <w:r w:rsidRPr="00A66BA2">
        <w:rPr>
          <w:rFonts w:cs="Arial"/>
        </w:rPr>
        <w:t>1. Agregue una entidad con el nombre “</w:t>
      </w:r>
      <w:r w:rsidRPr="00A66BA2">
        <w:rPr>
          <w:rFonts w:cs="Arial"/>
          <w:b/>
        </w:rPr>
        <w:t>Factura</w:t>
      </w:r>
      <w:r w:rsidRPr="00A66BA2">
        <w:rPr>
          <w:rFonts w:cs="Arial"/>
        </w:rPr>
        <w:t>”</w:t>
      </w:r>
    </w:p>
    <w:p w14:paraId="6B675283" w14:textId="77777777" w:rsidR="00BE0505" w:rsidRPr="00A66BA2" w:rsidRDefault="00BE0505" w:rsidP="00BE0505">
      <w:pPr>
        <w:spacing w:line="240" w:lineRule="auto"/>
        <w:rPr>
          <w:rFonts w:cs="Arial"/>
        </w:rPr>
      </w:pPr>
      <w:r w:rsidRPr="00A66BA2">
        <w:rPr>
          <w:rFonts w:cs="Arial"/>
        </w:rPr>
        <w:t xml:space="preserve">      2. Trazar una línea recta con la pluma desde la entidad “Cliente” hacia la     </w:t>
      </w:r>
    </w:p>
    <w:p w14:paraId="75D54DAB" w14:textId="77777777" w:rsidR="00BE0505" w:rsidRPr="00A66BA2" w:rsidRDefault="00BE0505" w:rsidP="00BE0505">
      <w:pPr>
        <w:spacing w:line="240" w:lineRule="auto"/>
        <w:rPr>
          <w:rFonts w:cs="Arial"/>
        </w:rPr>
      </w:pPr>
      <w:r w:rsidRPr="00A66BA2">
        <w:rPr>
          <w:rFonts w:cs="Arial"/>
        </w:rPr>
        <w:t xml:space="preserve">           entidad “Factura”</w:t>
      </w:r>
    </w:p>
    <w:p w14:paraId="1311907C" w14:textId="77777777" w:rsidR="00BE0505" w:rsidRPr="00A66BA2" w:rsidRDefault="00BE0505" w:rsidP="00BE0505">
      <w:pPr>
        <w:spacing w:line="240" w:lineRule="auto"/>
        <w:rPr>
          <w:rFonts w:cs="Arial"/>
        </w:rPr>
      </w:pPr>
      <w:r w:rsidRPr="00A66BA2">
        <w:rPr>
          <w:rFonts w:cs="Arial"/>
          <w:b/>
        </w:rPr>
        <w:t xml:space="preserve">      </w:t>
      </w:r>
      <w:r w:rsidRPr="00A66BA2">
        <w:rPr>
          <w:rFonts w:cs="Arial"/>
          <w:b/>
        </w:rPr>
        <w:tab/>
        <w:t>Anote el número de intentos: ______</w:t>
      </w:r>
    </w:p>
    <w:p w14:paraId="23E0A629"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5A0362C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5346D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D08430"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6BEB32"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2ABB1F"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598BED"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59B9A6"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33D1C6" w14:textId="77777777" w:rsidR="00BE0505" w:rsidRPr="00A66BA2" w:rsidRDefault="00BE0505" w:rsidP="00971204">
            <w:pPr>
              <w:spacing w:line="240" w:lineRule="auto"/>
              <w:rPr>
                <w:rFonts w:eastAsia="Times New Roman" w:cs="Arial"/>
              </w:rPr>
            </w:pPr>
          </w:p>
        </w:tc>
      </w:tr>
      <w:tr w:rsidR="00BE0505" w:rsidRPr="00A66BA2" w14:paraId="6F3DF77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F27CC9"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A9FFD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C8A64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9F12E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6365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7E6C95"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1881F2"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374B157A" w14:textId="77777777" w:rsidR="00BE0505" w:rsidRPr="00A66BA2" w:rsidRDefault="00BE0505" w:rsidP="00BE0505">
      <w:pPr>
        <w:spacing w:line="240" w:lineRule="auto"/>
        <w:rPr>
          <w:rFonts w:cs="Arial"/>
        </w:rPr>
      </w:pPr>
    </w:p>
    <w:p w14:paraId="5683B85E" w14:textId="77777777" w:rsidR="00BE0505" w:rsidRPr="00A66BA2" w:rsidRDefault="00BE0505" w:rsidP="00BE0505">
      <w:pPr>
        <w:numPr>
          <w:ilvl w:val="0"/>
          <w:numId w:val="38"/>
        </w:numPr>
        <w:spacing w:after="0" w:line="240" w:lineRule="auto"/>
        <w:ind w:hanging="359"/>
        <w:contextualSpacing/>
        <w:rPr>
          <w:rFonts w:cs="Arial"/>
          <w:b/>
        </w:rPr>
      </w:pPr>
      <w:r w:rsidRPr="00A66BA2">
        <w:rPr>
          <w:rFonts w:cs="Arial"/>
          <w:b/>
        </w:rPr>
        <w:t>Agregar cardinalidad de la relación:</w:t>
      </w:r>
    </w:p>
    <w:p w14:paraId="1644E031"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 xml:space="preserve">Hacer click sostenido con la pluma sobre el botón de la </w:t>
      </w:r>
      <w:r w:rsidRPr="00A66BA2">
        <w:rPr>
          <w:rFonts w:cs="Arial"/>
          <w:b/>
        </w:rPr>
        <w:t>cruz</w:t>
      </w:r>
      <w:r w:rsidRPr="00A66BA2">
        <w:rPr>
          <w:rFonts w:cs="Arial"/>
        </w:rPr>
        <w:t xml:space="preserve"> que aparece en el extremo de la relación de la entidad “</w:t>
      </w:r>
      <w:r w:rsidRPr="00A66BA2">
        <w:rPr>
          <w:rFonts w:cs="Arial"/>
          <w:b/>
        </w:rPr>
        <w:t>Cliente</w:t>
      </w:r>
      <w:r w:rsidRPr="00A66BA2">
        <w:rPr>
          <w:rFonts w:cs="Arial"/>
        </w:rPr>
        <w:t>”</w:t>
      </w:r>
    </w:p>
    <w:p w14:paraId="6B597CC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6315F633"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En la aplicación de la tablet, seleccionar la cardinalidad de “</w:t>
      </w:r>
      <w:r w:rsidRPr="00A66BA2">
        <w:rPr>
          <w:rFonts w:cs="Arial"/>
          <w:b/>
        </w:rPr>
        <w:t>1</w:t>
      </w:r>
      <w:r w:rsidRPr="00A66BA2">
        <w:rPr>
          <w:rFonts w:cs="Arial"/>
        </w:rPr>
        <w:t>”</w:t>
      </w:r>
    </w:p>
    <w:p w14:paraId="5C92FD09"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Verificar que se haya agregado la cardinalidad en el modelo.</w:t>
      </w:r>
    </w:p>
    <w:p w14:paraId="0E021B70"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 xml:space="preserve">Hacer click sostenido con la pluma sobre el botón de la </w:t>
      </w:r>
      <w:r w:rsidRPr="00A66BA2">
        <w:rPr>
          <w:rFonts w:cs="Arial"/>
          <w:b/>
        </w:rPr>
        <w:t>cruz</w:t>
      </w:r>
      <w:r w:rsidRPr="00A66BA2">
        <w:rPr>
          <w:rFonts w:cs="Arial"/>
        </w:rPr>
        <w:t xml:space="preserve"> que aparece en el extremo de la relación de la entidad “</w:t>
      </w:r>
      <w:r w:rsidRPr="00A66BA2">
        <w:rPr>
          <w:rFonts w:cs="Arial"/>
          <w:b/>
        </w:rPr>
        <w:t>Factura</w:t>
      </w:r>
      <w:r w:rsidRPr="00A66BA2">
        <w:rPr>
          <w:rFonts w:cs="Arial"/>
        </w:rPr>
        <w:t xml:space="preserve">” </w:t>
      </w:r>
    </w:p>
    <w:p w14:paraId="01E35103"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08A791D9"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En la aplicación de la tablet, seleccionar la cardinalidad de “</w:t>
      </w:r>
      <w:r w:rsidRPr="00A66BA2">
        <w:rPr>
          <w:rFonts w:cs="Arial"/>
          <w:b/>
        </w:rPr>
        <w:t>1 a muchos</w:t>
      </w:r>
      <w:r w:rsidRPr="00A66BA2">
        <w:rPr>
          <w:rFonts w:cs="Arial"/>
        </w:rPr>
        <w:t>”</w:t>
      </w:r>
    </w:p>
    <w:p w14:paraId="1F92D654" w14:textId="77777777" w:rsidR="00BE0505" w:rsidRPr="00A66BA2" w:rsidRDefault="00BE0505" w:rsidP="00BE0505">
      <w:pPr>
        <w:numPr>
          <w:ilvl w:val="0"/>
          <w:numId w:val="34"/>
        </w:numPr>
        <w:spacing w:after="0" w:line="240" w:lineRule="auto"/>
        <w:ind w:hanging="359"/>
        <w:contextualSpacing/>
        <w:rPr>
          <w:rFonts w:cs="Arial"/>
        </w:rPr>
      </w:pPr>
      <w:r w:rsidRPr="00A66BA2">
        <w:rPr>
          <w:rFonts w:cs="Arial"/>
        </w:rPr>
        <w:t>Verificar que se haya agregado la cardinalidad en el modelo.</w:t>
      </w:r>
    </w:p>
    <w:p w14:paraId="5F350A3A"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737B2BF5"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D64D1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5850D0"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0ECCA"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28E82F"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0350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DE50C9"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CE1EA9" w14:textId="77777777" w:rsidR="00BE0505" w:rsidRPr="00A66BA2" w:rsidRDefault="00BE0505" w:rsidP="00971204">
            <w:pPr>
              <w:spacing w:line="240" w:lineRule="auto"/>
              <w:rPr>
                <w:rFonts w:eastAsia="Times New Roman" w:cs="Arial"/>
              </w:rPr>
            </w:pPr>
          </w:p>
        </w:tc>
      </w:tr>
      <w:tr w:rsidR="00BE0505" w:rsidRPr="00A66BA2" w14:paraId="086D2386"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24BDD"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52D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B8287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F4808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F43A3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B765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A8310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5DF88094" w14:textId="77777777" w:rsidR="00BE0505" w:rsidRPr="00A66BA2" w:rsidRDefault="00BE0505" w:rsidP="00BE0505">
      <w:pPr>
        <w:spacing w:line="240" w:lineRule="auto"/>
        <w:rPr>
          <w:rFonts w:cs="Arial"/>
        </w:rPr>
      </w:pPr>
    </w:p>
    <w:p w14:paraId="216990C0"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Agregar el nombre de la relación:</w:t>
      </w:r>
    </w:p>
    <w:p w14:paraId="69E2C733"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Hacer click encima de la línea de relación que une las dos entidades</w:t>
      </w:r>
    </w:p>
    <w:p w14:paraId="3C00EB3C"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Cliente</w:t>
      </w:r>
      <w:r w:rsidRPr="00A66BA2">
        <w:rPr>
          <w:rFonts w:cs="Arial"/>
        </w:rPr>
        <w:t>”</w:t>
      </w:r>
    </w:p>
    <w:p w14:paraId="0A4D325E" w14:textId="77777777" w:rsidR="00BE0505" w:rsidRPr="00A66BA2" w:rsidRDefault="00BE0505" w:rsidP="00BE0505">
      <w:pPr>
        <w:spacing w:line="240" w:lineRule="auto"/>
        <w:ind w:left="720"/>
        <w:rPr>
          <w:rFonts w:cs="Arial"/>
        </w:rPr>
      </w:pPr>
      <w:r w:rsidRPr="00A66BA2">
        <w:rPr>
          <w:rFonts w:cs="Arial"/>
          <w:b/>
        </w:rPr>
        <w:t>Anote el número de intentos: ____</w:t>
      </w:r>
    </w:p>
    <w:p w14:paraId="4E920442"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En la tablet, escriba el verbo “</w:t>
      </w:r>
      <w:r w:rsidRPr="00A66BA2">
        <w:rPr>
          <w:rFonts w:cs="Arial"/>
          <w:b/>
        </w:rPr>
        <w:t>tiene</w:t>
      </w:r>
      <w:r w:rsidRPr="00A66BA2">
        <w:rPr>
          <w:rFonts w:cs="Arial"/>
        </w:rPr>
        <w:t>” como nombre de la relación de la entidad “</w:t>
      </w:r>
      <w:r w:rsidRPr="00A66BA2">
        <w:rPr>
          <w:rFonts w:cs="Arial"/>
          <w:b/>
        </w:rPr>
        <w:t>Cliente</w:t>
      </w:r>
      <w:r w:rsidRPr="00A66BA2">
        <w:rPr>
          <w:rFonts w:cs="Arial"/>
        </w:rPr>
        <w:t xml:space="preserve">” y haga click en </w:t>
      </w:r>
      <w:r w:rsidRPr="00A66BA2">
        <w:rPr>
          <w:rFonts w:cs="Arial"/>
          <w:b/>
        </w:rPr>
        <w:t>OK</w:t>
      </w:r>
      <w:r w:rsidRPr="00A66BA2">
        <w:rPr>
          <w:rFonts w:cs="Arial"/>
        </w:rPr>
        <w:t>.</w:t>
      </w:r>
    </w:p>
    <w:p w14:paraId="52BA3616"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Factura</w:t>
      </w:r>
      <w:r w:rsidRPr="00A66BA2">
        <w:rPr>
          <w:rFonts w:cs="Arial"/>
        </w:rPr>
        <w:t>”</w:t>
      </w:r>
    </w:p>
    <w:p w14:paraId="4CB9C93A"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0E698ABE" w14:textId="77777777" w:rsidR="00BE0505" w:rsidRPr="00A66BA2" w:rsidRDefault="00BE0505" w:rsidP="00BE0505">
      <w:pPr>
        <w:numPr>
          <w:ilvl w:val="0"/>
          <w:numId w:val="42"/>
        </w:numPr>
        <w:spacing w:after="0" w:line="240" w:lineRule="auto"/>
        <w:ind w:hanging="359"/>
        <w:contextualSpacing/>
        <w:rPr>
          <w:rFonts w:cs="Arial"/>
        </w:rPr>
      </w:pPr>
      <w:r w:rsidRPr="00A66BA2">
        <w:rPr>
          <w:rFonts w:cs="Arial"/>
        </w:rPr>
        <w:t>En la tablet, escriba el verbo “</w:t>
      </w:r>
      <w:r w:rsidRPr="00A66BA2">
        <w:rPr>
          <w:rFonts w:cs="Arial"/>
          <w:b/>
        </w:rPr>
        <w:t>pertenece</w:t>
      </w:r>
      <w:r w:rsidRPr="00A66BA2">
        <w:rPr>
          <w:rFonts w:cs="Arial"/>
        </w:rPr>
        <w:t>” como nombre de la relación de la entidad “</w:t>
      </w:r>
      <w:r w:rsidRPr="00A66BA2">
        <w:rPr>
          <w:rFonts w:cs="Arial"/>
          <w:b/>
        </w:rPr>
        <w:t>Factura</w:t>
      </w:r>
      <w:r w:rsidRPr="00A66BA2">
        <w:rPr>
          <w:rFonts w:cs="Arial"/>
        </w:rPr>
        <w:t>” y haga click en OK.</w:t>
      </w:r>
    </w:p>
    <w:p w14:paraId="01FC583E"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0C4310EC"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D2055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24752A"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AF9576"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05BB77"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F597C6"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CC7514"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43431" w14:textId="77777777" w:rsidR="00BE0505" w:rsidRPr="00A66BA2" w:rsidRDefault="00BE0505" w:rsidP="00971204">
            <w:pPr>
              <w:spacing w:line="240" w:lineRule="auto"/>
              <w:rPr>
                <w:rFonts w:eastAsia="Times New Roman" w:cs="Arial"/>
              </w:rPr>
            </w:pPr>
          </w:p>
        </w:tc>
      </w:tr>
      <w:tr w:rsidR="00BE0505" w:rsidRPr="00A66BA2" w14:paraId="21A5334E"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ECEE67"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28F8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C90B0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8F557"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A8F6B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E1B8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301B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59ADF3CD" w14:textId="77777777" w:rsidR="00BE0505" w:rsidRPr="00A66BA2" w:rsidRDefault="00BE0505" w:rsidP="00BE0505">
      <w:pPr>
        <w:spacing w:line="240" w:lineRule="auto"/>
        <w:rPr>
          <w:rFonts w:cs="Arial"/>
        </w:rPr>
      </w:pPr>
    </w:p>
    <w:p w14:paraId="016EEFB8"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Editar el nombre de la relación:</w:t>
      </w:r>
    </w:p>
    <w:p w14:paraId="17EF1D12"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Cliente</w:t>
      </w:r>
      <w:r w:rsidRPr="00A66BA2">
        <w:rPr>
          <w:rFonts w:cs="Arial"/>
        </w:rPr>
        <w:t>”</w:t>
      </w:r>
      <w:r w:rsidRPr="00A66BA2">
        <w:rPr>
          <w:rFonts w:cs="Arial"/>
          <w:b/>
        </w:rPr>
        <w:t>.</w:t>
      </w:r>
    </w:p>
    <w:p w14:paraId="4B3AE9F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2E2FB24B"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En la tablet, escriba el verbo “</w:t>
      </w:r>
      <w:r w:rsidRPr="00A66BA2">
        <w:rPr>
          <w:rFonts w:cs="Arial"/>
          <w:b/>
        </w:rPr>
        <w:t>pide</w:t>
      </w:r>
      <w:r w:rsidRPr="00A66BA2">
        <w:rPr>
          <w:rFonts w:cs="Arial"/>
        </w:rPr>
        <w:t>” como nombre de la relación de la entidad “</w:t>
      </w:r>
      <w:r w:rsidRPr="00A66BA2">
        <w:rPr>
          <w:rFonts w:cs="Arial"/>
          <w:b/>
        </w:rPr>
        <w:t>Cliente</w:t>
      </w:r>
      <w:r w:rsidRPr="00A66BA2">
        <w:rPr>
          <w:rFonts w:cs="Arial"/>
        </w:rPr>
        <w:t xml:space="preserve">” y haga click en </w:t>
      </w:r>
      <w:r w:rsidRPr="00A66BA2">
        <w:rPr>
          <w:rFonts w:cs="Arial"/>
          <w:b/>
        </w:rPr>
        <w:t>OK</w:t>
      </w:r>
      <w:r w:rsidRPr="00A66BA2">
        <w:rPr>
          <w:rFonts w:cs="Arial"/>
        </w:rPr>
        <w:t>.</w:t>
      </w:r>
    </w:p>
    <w:p w14:paraId="76D7B086"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Hacer click sostenido sobre el nombre de la relación que proviene desde la entidad “</w:t>
      </w:r>
      <w:r w:rsidRPr="00A66BA2">
        <w:rPr>
          <w:rFonts w:cs="Arial"/>
          <w:b/>
        </w:rPr>
        <w:t>Factura</w:t>
      </w:r>
      <w:r w:rsidRPr="00A66BA2">
        <w:rPr>
          <w:rFonts w:cs="Arial"/>
        </w:rPr>
        <w:t>”</w:t>
      </w:r>
      <w:r w:rsidRPr="00A66BA2">
        <w:rPr>
          <w:rFonts w:cs="Arial"/>
          <w:b/>
        </w:rPr>
        <w:t>.</w:t>
      </w:r>
    </w:p>
    <w:p w14:paraId="4B9BF73F" w14:textId="77777777" w:rsidR="00BE0505" w:rsidRPr="00A66BA2" w:rsidRDefault="00BE0505" w:rsidP="00BE0505">
      <w:pPr>
        <w:spacing w:line="240" w:lineRule="auto"/>
        <w:ind w:firstLine="720"/>
        <w:rPr>
          <w:rFonts w:cs="Arial"/>
        </w:rPr>
      </w:pPr>
      <w:r w:rsidRPr="00A66BA2">
        <w:rPr>
          <w:rFonts w:cs="Arial"/>
          <w:b/>
        </w:rPr>
        <w:t>Anote el número de intentos: ____</w:t>
      </w:r>
    </w:p>
    <w:p w14:paraId="3968FB63" w14:textId="77777777" w:rsidR="00BE0505" w:rsidRPr="00A66BA2" w:rsidRDefault="00BE0505" w:rsidP="00BE0505">
      <w:pPr>
        <w:numPr>
          <w:ilvl w:val="0"/>
          <w:numId w:val="29"/>
        </w:numPr>
        <w:spacing w:after="0" w:line="240" w:lineRule="auto"/>
        <w:ind w:hanging="359"/>
        <w:contextualSpacing/>
        <w:rPr>
          <w:rFonts w:cs="Arial"/>
        </w:rPr>
      </w:pPr>
      <w:r w:rsidRPr="00A66BA2">
        <w:rPr>
          <w:rFonts w:cs="Arial"/>
        </w:rPr>
        <w:t>En la tablet, escriba el verbo “</w:t>
      </w:r>
      <w:r w:rsidRPr="00A66BA2">
        <w:rPr>
          <w:rFonts w:cs="Arial"/>
          <w:b/>
        </w:rPr>
        <w:t>esta asociada</w:t>
      </w:r>
      <w:r w:rsidRPr="00A66BA2">
        <w:rPr>
          <w:rFonts w:cs="Arial"/>
        </w:rPr>
        <w:t>” como nombre de la relación de la entidad “</w:t>
      </w:r>
      <w:r w:rsidRPr="00A66BA2">
        <w:rPr>
          <w:rFonts w:cs="Arial"/>
          <w:b/>
        </w:rPr>
        <w:t>Factura</w:t>
      </w:r>
      <w:r w:rsidRPr="00A66BA2">
        <w:rPr>
          <w:rFonts w:cs="Arial"/>
        </w:rPr>
        <w:t>” y haga click en OK</w:t>
      </w:r>
    </w:p>
    <w:p w14:paraId="0B80D418"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31D416A2"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55490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E6C41"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EBB8A1"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6C91D"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E2217"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DED447"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826E74" w14:textId="77777777" w:rsidR="00BE0505" w:rsidRPr="00A66BA2" w:rsidRDefault="00BE0505" w:rsidP="00971204">
            <w:pPr>
              <w:spacing w:line="240" w:lineRule="auto"/>
              <w:rPr>
                <w:rFonts w:eastAsia="Times New Roman" w:cs="Arial"/>
              </w:rPr>
            </w:pPr>
          </w:p>
        </w:tc>
      </w:tr>
      <w:tr w:rsidR="00BE0505" w:rsidRPr="00A66BA2" w14:paraId="59A13E51"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50B10"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361FDC"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70F37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A07F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4F298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F8E16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EB3D74"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19E08597" w14:textId="77777777" w:rsidR="00BE0505" w:rsidRPr="00A66BA2" w:rsidRDefault="00BE0505" w:rsidP="00BE0505">
      <w:pPr>
        <w:spacing w:line="240" w:lineRule="auto"/>
        <w:rPr>
          <w:rFonts w:cs="Arial"/>
        </w:rPr>
      </w:pPr>
    </w:p>
    <w:p w14:paraId="5571B55D"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Eliminar relación:</w:t>
      </w:r>
    </w:p>
    <w:p w14:paraId="0647A3E1"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Del menú que tiene en la parte superior, escoja el botón con la imagen de un borrador.</w:t>
      </w:r>
    </w:p>
    <w:p w14:paraId="0566A238"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Hacer un trazo de “tachado” sobre la línea de la relación con la pluma.</w:t>
      </w:r>
    </w:p>
    <w:p w14:paraId="4D69E9A7" w14:textId="77777777" w:rsidR="00BE0505" w:rsidRPr="00A66BA2" w:rsidRDefault="00BE0505" w:rsidP="00BE0505">
      <w:pPr>
        <w:numPr>
          <w:ilvl w:val="0"/>
          <w:numId w:val="32"/>
        </w:numPr>
        <w:spacing w:after="0" w:line="240" w:lineRule="auto"/>
        <w:ind w:hanging="359"/>
        <w:contextualSpacing/>
        <w:rPr>
          <w:rFonts w:cs="Arial"/>
        </w:rPr>
      </w:pPr>
      <w:r w:rsidRPr="00A66BA2">
        <w:rPr>
          <w:rFonts w:cs="Arial"/>
        </w:rPr>
        <w:t>Verificar que se haya borrado los nombres de la relación, las cardinalidades y los verbos asociados.</w:t>
      </w:r>
    </w:p>
    <w:p w14:paraId="7335850E"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673E5EAC" w14:textId="77777777" w:rsidR="00BE0505" w:rsidRPr="00A66BA2" w:rsidRDefault="00BE0505" w:rsidP="00BE0505">
      <w:pPr>
        <w:spacing w:line="240" w:lineRule="auto"/>
        <w:ind w:left="720" w:hanging="359"/>
        <w:rPr>
          <w:rFonts w:cs="Arial"/>
          <w:b/>
        </w:rPr>
      </w:pPr>
    </w:p>
    <w:p w14:paraId="5EC2DE99"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69FA09E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285E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388F9E"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EA74FE"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710E2"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6F9B6D"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A58AD"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8A18A" w14:textId="77777777" w:rsidR="00BE0505" w:rsidRPr="00A66BA2" w:rsidRDefault="00BE0505" w:rsidP="00971204">
            <w:pPr>
              <w:spacing w:line="240" w:lineRule="auto"/>
              <w:rPr>
                <w:rFonts w:eastAsia="Times New Roman" w:cs="Arial"/>
              </w:rPr>
            </w:pPr>
          </w:p>
        </w:tc>
      </w:tr>
      <w:tr w:rsidR="00BE0505" w:rsidRPr="00A66BA2" w14:paraId="31FE3BAE"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B4D98"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C962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D989D8"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8A135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14AB5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E5EC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601C1"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014451A4" w14:textId="77777777" w:rsidR="00BE0505" w:rsidRPr="00A66BA2" w:rsidRDefault="00BE0505" w:rsidP="00BE0505">
      <w:pPr>
        <w:spacing w:line="240" w:lineRule="auto"/>
        <w:rPr>
          <w:rFonts w:cs="Arial"/>
        </w:rPr>
      </w:pPr>
    </w:p>
    <w:p w14:paraId="34FCA25F"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Eliminar entidad:</w:t>
      </w:r>
    </w:p>
    <w:p w14:paraId="5AEDED47"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Del menú que tiene en la parte superior, escoja el botón con la imagen de un borrador</w:t>
      </w:r>
    </w:p>
    <w:p w14:paraId="74B4AF2B"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Hacer un trazo de “tachado” sobre el cuerpo de la entidad “</w:t>
      </w:r>
      <w:r w:rsidRPr="00A66BA2">
        <w:rPr>
          <w:rFonts w:cs="Arial"/>
          <w:b/>
        </w:rPr>
        <w:t>Factura</w:t>
      </w:r>
      <w:r w:rsidRPr="00A66BA2">
        <w:rPr>
          <w:rFonts w:cs="Arial"/>
        </w:rPr>
        <w:t>” con la pluma.</w:t>
      </w:r>
    </w:p>
    <w:p w14:paraId="52B0FC35" w14:textId="77777777" w:rsidR="00BE0505" w:rsidRPr="00A66BA2" w:rsidRDefault="00BE0505" w:rsidP="00BE0505">
      <w:pPr>
        <w:numPr>
          <w:ilvl w:val="0"/>
          <w:numId w:val="37"/>
        </w:numPr>
        <w:spacing w:after="0" w:line="240" w:lineRule="auto"/>
        <w:ind w:hanging="359"/>
        <w:contextualSpacing/>
        <w:rPr>
          <w:rFonts w:cs="Arial"/>
        </w:rPr>
      </w:pPr>
      <w:r w:rsidRPr="00A66BA2">
        <w:rPr>
          <w:rFonts w:cs="Arial"/>
        </w:rPr>
        <w:t>Verificar que se haya borrado la entidad y sus atributos.</w:t>
      </w:r>
    </w:p>
    <w:p w14:paraId="6AC85332" w14:textId="77777777" w:rsidR="00BE0505" w:rsidRPr="00A66BA2" w:rsidRDefault="00BE0505" w:rsidP="00BE0505">
      <w:pPr>
        <w:spacing w:line="240" w:lineRule="auto"/>
        <w:ind w:firstLine="720"/>
        <w:rPr>
          <w:rFonts w:cs="Arial"/>
          <w:b/>
        </w:rPr>
      </w:pPr>
      <w:r w:rsidRPr="00A66BA2">
        <w:rPr>
          <w:rFonts w:cs="Arial"/>
          <w:b/>
        </w:rPr>
        <w:t>Anote el número de intentos: ______</w:t>
      </w:r>
    </w:p>
    <w:p w14:paraId="222C8C1E"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797"/>
        <w:gridCol w:w="344"/>
        <w:gridCol w:w="344"/>
        <w:gridCol w:w="344"/>
        <w:gridCol w:w="344"/>
        <w:gridCol w:w="344"/>
        <w:gridCol w:w="717"/>
      </w:tblGrid>
      <w:tr w:rsidR="00BE0505" w:rsidRPr="00A66BA2" w14:paraId="696F566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8248E"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6F2445"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CF25E3"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D3F7E"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A9B04C"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D2043"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B7D36" w14:textId="77777777" w:rsidR="00BE0505" w:rsidRPr="00A66BA2" w:rsidRDefault="00BE0505" w:rsidP="00971204">
            <w:pPr>
              <w:spacing w:line="240" w:lineRule="auto"/>
              <w:rPr>
                <w:rFonts w:eastAsia="Times New Roman" w:cs="Arial"/>
              </w:rPr>
            </w:pPr>
          </w:p>
        </w:tc>
      </w:tr>
      <w:tr w:rsidR="00BE0505" w:rsidRPr="00A66BA2" w14:paraId="73E029D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52D328" w14:textId="77777777" w:rsidR="00BE0505" w:rsidRPr="00A66BA2" w:rsidRDefault="00BE0505" w:rsidP="00971204">
            <w:pPr>
              <w:spacing w:line="240" w:lineRule="auto"/>
              <w:jc w:val="center"/>
              <w:rPr>
                <w:rFonts w:eastAsia="Times New Roman" w:cs="Arial"/>
              </w:rPr>
            </w:pPr>
            <w:r w:rsidRPr="00A66BA2">
              <w:rPr>
                <w:rFonts w:eastAsia="Times New Roman" w:cs="Arial"/>
              </w:rPr>
              <w:t>Difícil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7B9DA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5B7D0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D7AD2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AEC4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E6B589"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F1187" w14:textId="77777777" w:rsidR="00BE0505" w:rsidRPr="00A66BA2" w:rsidRDefault="00BE0505" w:rsidP="00971204">
            <w:pPr>
              <w:spacing w:line="240" w:lineRule="auto"/>
              <w:jc w:val="center"/>
              <w:rPr>
                <w:rFonts w:eastAsia="Times New Roman" w:cs="Arial"/>
              </w:rPr>
            </w:pPr>
            <w:r w:rsidRPr="00A66BA2">
              <w:rPr>
                <w:rFonts w:eastAsia="Times New Roman" w:cs="Arial"/>
              </w:rPr>
              <w:t>Fácil</w:t>
            </w:r>
          </w:p>
        </w:tc>
      </w:tr>
    </w:tbl>
    <w:p w14:paraId="79B19649" w14:textId="77777777" w:rsidR="00BE0505" w:rsidRPr="00A66BA2" w:rsidRDefault="00BE0505" w:rsidP="00BE0505">
      <w:pPr>
        <w:spacing w:line="240" w:lineRule="auto"/>
        <w:rPr>
          <w:rFonts w:cs="Arial"/>
          <w:b/>
        </w:rPr>
      </w:pPr>
    </w:p>
    <w:p w14:paraId="2CDF5A7E" w14:textId="77777777" w:rsidR="00BE0505" w:rsidRPr="00A66BA2" w:rsidRDefault="00BE0505" w:rsidP="00BE0505">
      <w:pPr>
        <w:pStyle w:val="ListParagraph"/>
        <w:numPr>
          <w:ilvl w:val="0"/>
          <w:numId w:val="33"/>
        </w:numPr>
        <w:spacing w:after="0" w:line="240" w:lineRule="auto"/>
        <w:ind w:left="0" w:firstLine="426"/>
        <w:rPr>
          <w:rFonts w:cs="Arial"/>
          <w:b/>
        </w:rPr>
      </w:pPr>
      <w:r w:rsidRPr="00A66BA2">
        <w:rPr>
          <w:rFonts w:cs="Arial"/>
          <w:b/>
        </w:rPr>
        <w:t>Deshacer la última acción</w:t>
      </w:r>
    </w:p>
    <w:p w14:paraId="0F9F63E0" w14:textId="77777777" w:rsidR="00BE0505" w:rsidRPr="00A66BA2" w:rsidRDefault="00BE0505" w:rsidP="00BE0505">
      <w:pPr>
        <w:numPr>
          <w:ilvl w:val="0"/>
          <w:numId w:val="45"/>
        </w:numPr>
        <w:spacing w:after="0" w:line="240" w:lineRule="auto"/>
        <w:ind w:hanging="436"/>
        <w:contextualSpacing/>
        <w:rPr>
          <w:rFonts w:cs="Arial"/>
        </w:rPr>
      </w:pPr>
      <w:r w:rsidRPr="00A66BA2">
        <w:rPr>
          <w:rFonts w:cs="Arial"/>
        </w:rPr>
        <w:t>Del menú que tiene en la parte superior, escoja el botón con la imagen de una flecha hacia atrás.</w:t>
      </w:r>
    </w:p>
    <w:p w14:paraId="70C74284" w14:textId="77777777" w:rsidR="00BE0505" w:rsidRPr="00A66BA2" w:rsidRDefault="00BE0505" w:rsidP="00BE0505">
      <w:pPr>
        <w:numPr>
          <w:ilvl w:val="0"/>
          <w:numId w:val="45"/>
        </w:numPr>
        <w:spacing w:after="0" w:line="240" w:lineRule="auto"/>
        <w:ind w:hanging="436"/>
        <w:contextualSpacing/>
        <w:rPr>
          <w:rFonts w:cs="Arial"/>
        </w:rPr>
      </w:pPr>
      <w:r w:rsidRPr="00A66BA2">
        <w:rPr>
          <w:rFonts w:cs="Arial"/>
        </w:rPr>
        <w:t>Verifique que la última acción se deshizo.</w:t>
      </w:r>
    </w:p>
    <w:p w14:paraId="274FC05C" w14:textId="77777777" w:rsidR="00BE0505" w:rsidRPr="00A66BA2" w:rsidRDefault="00BE0505" w:rsidP="00BE0505">
      <w:pPr>
        <w:spacing w:line="240" w:lineRule="auto"/>
        <w:ind w:firstLine="720"/>
        <w:rPr>
          <w:rFonts w:cs="Arial"/>
        </w:rPr>
      </w:pPr>
      <w:r w:rsidRPr="00A66BA2">
        <w:rPr>
          <w:rFonts w:cs="Arial"/>
          <w:b/>
        </w:rPr>
        <w:t>Anote el número de intentos: ______</w:t>
      </w:r>
    </w:p>
    <w:p w14:paraId="39934D62" w14:textId="77777777" w:rsidR="00BE0505" w:rsidRPr="00A66BA2" w:rsidRDefault="00BE0505" w:rsidP="00BE0505">
      <w:pPr>
        <w:spacing w:line="240" w:lineRule="auto"/>
        <w:ind w:left="720" w:hanging="359"/>
        <w:rPr>
          <w:rFonts w:cs="Arial"/>
          <w:b/>
        </w:rPr>
      </w:pPr>
      <w:r w:rsidRPr="00A66BA2">
        <w:rPr>
          <w:rFonts w:cs="Arial"/>
          <w:b/>
        </w:rPr>
        <w:tab/>
        <w:t>Califique la tarea:</w:t>
      </w:r>
    </w:p>
    <w:tbl>
      <w:tblPr>
        <w:tblW w:w="0" w:type="auto"/>
        <w:jc w:val="center"/>
        <w:tblCellMar>
          <w:top w:w="15" w:type="dxa"/>
          <w:left w:w="15" w:type="dxa"/>
          <w:bottom w:w="15" w:type="dxa"/>
          <w:right w:w="15" w:type="dxa"/>
        </w:tblCellMar>
        <w:tblLook w:val="04A0" w:firstRow="1" w:lastRow="0" w:firstColumn="1" w:lastColumn="0" w:noHBand="0" w:noVBand="1"/>
      </w:tblPr>
      <w:tblGrid>
        <w:gridCol w:w="1317"/>
        <w:gridCol w:w="36"/>
        <w:gridCol w:w="344"/>
        <w:gridCol w:w="344"/>
        <w:gridCol w:w="344"/>
        <w:gridCol w:w="344"/>
        <w:gridCol w:w="344"/>
        <w:gridCol w:w="1238"/>
      </w:tblGrid>
      <w:tr w:rsidR="00BE0505" w:rsidRPr="00A66BA2" w14:paraId="08715993"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0C78C6"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Pr>
          <w:p w14:paraId="70822B67" w14:textId="77777777" w:rsidR="00BE0505" w:rsidRPr="00A66BA2" w:rsidRDefault="00BE0505" w:rsidP="00971204">
            <w:pPr>
              <w:spacing w:line="240" w:lineRule="auto"/>
              <w:jc w:val="center"/>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808B3"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02A5A7"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99BD5A"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01FCB1"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47C15B"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19C98" w14:textId="77777777" w:rsidR="00BE0505" w:rsidRPr="00A66BA2" w:rsidRDefault="00BE0505" w:rsidP="00971204">
            <w:pPr>
              <w:spacing w:line="240" w:lineRule="auto"/>
              <w:rPr>
                <w:rFonts w:eastAsia="Times New Roman" w:cs="Arial"/>
              </w:rPr>
            </w:pPr>
          </w:p>
        </w:tc>
      </w:tr>
      <w:tr w:rsidR="00BE0505" w:rsidRPr="00A66BA2" w14:paraId="6CC59098"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861485" w14:textId="77777777" w:rsidR="00BE0505" w:rsidRPr="00A66BA2" w:rsidRDefault="00BE0505" w:rsidP="00971204">
            <w:pPr>
              <w:spacing w:line="240" w:lineRule="auto"/>
              <w:jc w:val="center"/>
              <w:rPr>
                <w:rFonts w:eastAsia="Times New Roman" w:cs="Arial"/>
              </w:rPr>
            </w:pPr>
            <w:r w:rsidRPr="00A66BA2">
              <w:rPr>
                <w:rFonts w:eastAsia="Times New Roman" w:cs="Arial"/>
              </w:rPr>
              <w:t>Muy Difícil</w:t>
            </w:r>
          </w:p>
        </w:tc>
        <w:tc>
          <w:tcPr>
            <w:tcW w:w="0" w:type="auto"/>
            <w:tcBorders>
              <w:top w:val="single" w:sz="6" w:space="0" w:color="000000"/>
              <w:left w:val="single" w:sz="6" w:space="0" w:color="000000"/>
              <w:bottom w:val="single" w:sz="6" w:space="0" w:color="000000"/>
              <w:right w:val="single" w:sz="6" w:space="0" w:color="000000"/>
            </w:tcBorders>
          </w:tcPr>
          <w:p w14:paraId="55CE346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CC6C1"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21BF90"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EF54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41894"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BFCEA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834FC" w14:textId="77777777" w:rsidR="00BE0505" w:rsidRPr="00A66BA2" w:rsidRDefault="00BE0505" w:rsidP="00971204">
            <w:pPr>
              <w:spacing w:line="240" w:lineRule="auto"/>
              <w:jc w:val="center"/>
              <w:rPr>
                <w:rFonts w:eastAsia="Times New Roman" w:cs="Arial"/>
              </w:rPr>
            </w:pPr>
            <w:r w:rsidRPr="00A66BA2">
              <w:rPr>
                <w:rFonts w:eastAsia="Times New Roman" w:cs="Arial"/>
              </w:rPr>
              <w:t>Muy Fácil</w:t>
            </w:r>
          </w:p>
        </w:tc>
      </w:tr>
    </w:tbl>
    <w:p w14:paraId="72490A61" w14:textId="77777777" w:rsidR="00BE0505" w:rsidRPr="00A66BA2" w:rsidRDefault="00BE0505" w:rsidP="00BE0505">
      <w:pPr>
        <w:spacing w:line="240" w:lineRule="auto"/>
        <w:rPr>
          <w:rFonts w:cs="Arial"/>
        </w:rPr>
      </w:pPr>
    </w:p>
    <w:p w14:paraId="7720327B" w14:textId="77777777" w:rsidR="00BE0505" w:rsidRPr="00A66BA2" w:rsidRDefault="00BE0505" w:rsidP="00BE0505">
      <w:pPr>
        <w:spacing w:line="240" w:lineRule="auto"/>
        <w:rPr>
          <w:rFonts w:cs="Arial"/>
        </w:rPr>
      </w:pPr>
      <w:r w:rsidRPr="00A66BA2">
        <w:rPr>
          <w:rFonts w:cs="Arial"/>
          <w:b/>
        </w:rPr>
        <w:t>Anote la hora fin: _____</w:t>
      </w:r>
    </w:p>
    <w:p w14:paraId="293D93A5" w14:textId="77777777" w:rsidR="00BE0505" w:rsidRPr="00A66BA2" w:rsidRDefault="00BE0505" w:rsidP="00BE0505">
      <w:pPr>
        <w:spacing w:line="240" w:lineRule="auto"/>
        <w:rPr>
          <w:rFonts w:cs="Arial"/>
          <w:b/>
          <w:u w:val="single"/>
        </w:rPr>
      </w:pPr>
    </w:p>
    <w:p w14:paraId="3A55D744" w14:textId="77777777" w:rsidR="00BE0505" w:rsidRPr="00A66BA2" w:rsidRDefault="00BE0505" w:rsidP="00BE0505">
      <w:pPr>
        <w:spacing w:line="240" w:lineRule="auto"/>
        <w:rPr>
          <w:rFonts w:cs="Arial"/>
        </w:rPr>
      </w:pPr>
      <w:r w:rsidRPr="00A66BA2">
        <w:rPr>
          <w:rFonts w:cs="Arial"/>
          <w:b/>
          <w:u w:val="single"/>
        </w:rPr>
        <w:t>USO</w:t>
      </w:r>
      <w:r w:rsidRPr="00A66BA2">
        <w:rPr>
          <w:rFonts w:cs="Arial"/>
          <w:b/>
        </w:rPr>
        <w:t>:</w:t>
      </w:r>
    </w:p>
    <w:p w14:paraId="0A3019A2" w14:textId="77777777" w:rsidR="00BE0505" w:rsidRPr="00A66BA2" w:rsidRDefault="00BE0505" w:rsidP="00BE0505">
      <w:pPr>
        <w:spacing w:line="240" w:lineRule="auto"/>
        <w:rPr>
          <w:rFonts w:cs="Arial"/>
        </w:rPr>
      </w:pPr>
      <w:r w:rsidRPr="00A66BA2">
        <w:rPr>
          <w:rFonts w:cs="Arial"/>
          <w:b/>
        </w:rPr>
        <w:t>Anote la hora inicio: _____</w:t>
      </w:r>
    </w:p>
    <w:p w14:paraId="72540BBA" w14:textId="77777777" w:rsidR="00BE0505" w:rsidRPr="00A66BA2" w:rsidRDefault="00BE0505" w:rsidP="00BE0505">
      <w:pPr>
        <w:numPr>
          <w:ilvl w:val="0"/>
          <w:numId w:val="33"/>
        </w:numPr>
        <w:spacing w:after="0" w:line="240" w:lineRule="auto"/>
        <w:ind w:hanging="359"/>
        <w:contextualSpacing/>
        <w:rPr>
          <w:rFonts w:cs="Arial"/>
          <w:b/>
        </w:rPr>
      </w:pPr>
      <w:r w:rsidRPr="00A66BA2">
        <w:rPr>
          <w:rFonts w:cs="Arial"/>
          <w:b/>
        </w:rPr>
        <w:t>Realizar el ejercicio propuesto en la hoja adjunta.</w:t>
      </w:r>
    </w:p>
    <w:p w14:paraId="1D52E166" w14:textId="77777777" w:rsidR="00BE0505" w:rsidRPr="00A66BA2" w:rsidRDefault="00BE0505" w:rsidP="00BE0505">
      <w:pPr>
        <w:spacing w:line="240" w:lineRule="auto"/>
        <w:ind w:left="720"/>
        <w:rPr>
          <w:rFonts w:cs="Arial"/>
        </w:rPr>
      </w:pPr>
    </w:p>
    <w:p w14:paraId="0F9DBF3A" w14:textId="77777777" w:rsidR="00BE0505" w:rsidRPr="00A66BA2" w:rsidRDefault="00BE0505" w:rsidP="00BE0505">
      <w:pPr>
        <w:spacing w:line="240" w:lineRule="auto"/>
        <w:rPr>
          <w:rFonts w:cs="Arial"/>
          <w:b/>
        </w:rPr>
      </w:pPr>
      <w:r w:rsidRPr="00A66BA2">
        <w:rPr>
          <w:rFonts w:cs="Arial"/>
          <w:b/>
        </w:rPr>
        <w:t>Anote la hora fin: ________</w:t>
      </w:r>
    </w:p>
    <w:p w14:paraId="31BDDE40" w14:textId="77777777" w:rsidR="00BE0505" w:rsidRPr="00A66BA2" w:rsidRDefault="00BE0505" w:rsidP="00BE0505">
      <w:pPr>
        <w:spacing w:line="240" w:lineRule="auto"/>
        <w:rPr>
          <w:rFonts w:cs="Arial"/>
          <w:b/>
        </w:rPr>
      </w:pPr>
    </w:p>
    <w:p w14:paraId="5C041058" w14:textId="77777777" w:rsidR="00BE0505" w:rsidRPr="00A66BA2" w:rsidRDefault="00BE0505" w:rsidP="00BE0505">
      <w:pPr>
        <w:spacing w:line="240" w:lineRule="auto"/>
        <w:rPr>
          <w:rFonts w:cs="Arial"/>
        </w:rPr>
      </w:pPr>
      <w:r w:rsidRPr="00A66BA2">
        <w:rPr>
          <w:rFonts w:cs="Arial"/>
        </w:rPr>
        <w:t>En general, su satisfacción con la utilización de la superficie colaborativa para este tipo de tareas es:</w:t>
      </w:r>
    </w:p>
    <w:tbl>
      <w:tblPr>
        <w:tblW w:w="0" w:type="auto"/>
        <w:jc w:val="center"/>
        <w:tblCellMar>
          <w:top w:w="15" w:type="dxa"/>
          <w:left w:w="15" w:type="dxa"/>
          <w:bottom w:w="15" w:type="dxa"/>
          <w:right w:w="15" w:type="dxa"/>
        </w:tblCellMar>
        <w:tblLook w:val="04A0" w:firstRow="1" w:lastRow="0" w:firstColumn="1" w:lastColumn="0" w:noHBand="0" w:noVBand="1"/>
      </w:tblPr>
      <w:tblGrid>
        <w:gridCol w:w="2105"/>
        <w:gridCol w:w="344"/>
        <w:gridCol w:w="344"/>
        <w:gridCol w:w="344"/>
        <w:gridCol w:w="344"/>
        <w:gridCol w:w="344"/>
        <w:gridCol w:w="2011"/>
      </w:tblGrid>
      <w:tr w:rsidR="00BE0505" w:rsidRPr="00A66BA2" w14:paraId="73F31655"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3EAAB"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E6EC7" w14:textId="77777777" w:rsidR="00BE0505" w:rsidRPr="00A66BA2" w:rsidRDefault="00BE0505" w:rsidP="00971204">
            <w:pPr>
              <w:spacing w:line="240" w:lineRule="auto"/>
              <w:jc w:val="center"/>
              <w:rPr>
                <w:rFonts w:eastAsia="Times New Roman" w:cs="Arial"/>
              </w:rPr>
            </w:pPr>
            <w:r w:rsidRPr="00A66BA2">
              <w:rPr>
                <w:rFonts w:eastAsia="Times New Roman" w:cs="Arial"/>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6C74CD" w14:textId="77777777" w:rsidR="00BE0505" w:rsidRPr="00A66BA2" w:rsidRDefault="00BE0505" w:rsidP="00971204">
            <w:pPr>
              <w:spacing w:line="240" w:lineRule="auto"/>
              <w:jc w:val="center"/>
              <w:rPr>
                <w:rFonts w:eastAsia="Times New Roman" w:cs="Arial"/>
              </w:rPr>
            </w:pPr>
            <w:r w:rsidRPr="00A66BA2">
              <w:rPr>
                <w:rFonts w:eastAsia="Times New Roman" w:cs="Arial"/>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C9B245" w14:textId="77777777" w:rsidR="00BE0505" w:rsidRPr="00A66BA2" w:rsidRDefault="00BE0505" w:rsidP="00971204">
            <w:pPr>
              <w:spacing w:line="240" w:lineRule="auto"/>
              <w:jc w:val="center"/>
              <w:rPr>
                <w:rFonts w:eastAsia="Times New Roman" w:cs="Arial"/>
              </w:rPr>
            </w:pPr>
            <w:r w:rsidRPr="00A66BA2">
              <w:rPr>
                <w:rFonts w:eastAsia="Times New Roman" w:cs="Arial"/>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C8CAB9" w14:textId="77777777" w:rsidR="00BE0505" w:rsidRPr="00A66BA2" w:rsidRDefault="00BE0505" w:rsidP="00971204">
            <w:pPr>
              <w:spacing w:line="240" w:lineRule="auto"/>
              <w:jc w:val="center"/>
              <w:rPr>
                <w:rFonts w:eastAsia="Times New Roman" w:cs="Arial"/>
              </w:rPr>
            </w:pPr>
            <w:r w:rsidRPr="00A66BA2">
              <w:rPr>
                <w:rFonts w:eastAsia="Times New Roman" w:cs="Arial"/>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15E3E4" w14:textId="77777777" w:rsidR="00BE0505" w:rsidRPr="00A66BA2" w:rsidRDefault="00BE0505" w:rsidP="00971204">
            <w:pPr>
              <w:spacing w:line="240" w:lineRule="auto"/>
              <w:jc w:val="center"/>
              <w:rPr>
                <w:rFonts w:eastAsia="Times New Roman" w:cs="Arial"/>
              </w:rPr>
            </w:pPr>
            <w:r w:rsidRPr="00A66BA2">
              <w:rPr>
                <w:rFonts w:eastAsia="Times New Roman" w:cs="Arial"/>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D45CA6" w14:textId="77777777" w:rsidR="00BE0505" w:rsidRPr="00A66BA2" w:rsidRDefault="00BE0505" w:rsidP="00971204">
            <w:pPr>
              <w:spacing w:line="240" w:lineRule="auto"/>
              <w:rPr>
                <w:rFonts w:eastAsia="Times New Roman" w:cs="Arial"/>
              </w:rPr>
            </w:pPr>
          </w:p>
        </w:tc>
      </w:tr>
      <w:tr w:rsidR="00BE0505" w:rsidRPr="00A66BA2" w14:paraId="26883274"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CA666" w14:textId="77777777" w:rsidR="00BE0505" w:rsidRPr="00A66BA2" w:rsidRDefault="00BE0505" w:rsidP="00971204">
            <w:pPr>
              <w:spacing w:line="240" w:lineRule="auto"/>
              <w:jc w:val="center"/>
              <w:rPr>
                <w:rFonts w:eastAsia="Times New Roman" w:cs="Arial"/>
              </w:rPr>
            </w:pPr>
            <w:r w:rsidRPr="00A66BA2">
              <w:rPr>
                <w:rFonts w:eastAsia="Times New Roman" w:cs="Arial"/>
              </w:rPr>
              <w:t>Poco satisfactoria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88A12"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55A76A"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043CEF"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29C3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F48A3" w14:textId="77777777" w:rsidR="00BE0505" w:rsidRPr="00A66BA2" w:rsidRDefault="00BE0505" w:rsidP="00971204">
            <w:pPr>
              <w:spacing w:line="240" w:lineRule="auto"/>
              <w:rPr>
                <w:rFonts w:eastAsia="Times New Roman"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275A6" w14:textId="77777777" w:rsidR="00BE0505" w:rsidRPr="00A66BA2" w:rsidRDefault="00BE0505" w:rsidP="00971204">
            <w:pPr>
              <w:spacing w:line="240" w:lineRule="auto"/>
              <w:jc w:val="center"/>
              <w:rPr>
                <w:rFonts w:eastAsia="Times New Roman" w:cs="Arial"/>
              </w:rPr>
            </w:pPr>
            <w:r w:rsidRPr="00A66BA2">
              <w:rPr>
                <w:rFonts w:eastAsia="Times New Roman" w:cs="Arial"/>
              </w:rPr>
              <w:t>Muy satisfactoria</w:t>
            </w:r>
          </w:p>
        </w:tc>
      </w:tr>
    </w:tbl>
    <w:p w14:paraId="52045B1D" w14:textId="77777777" w:rsidR="00BE0505" w:rsidRPr="00C45006" w:rsidRDefault="00BE0505" w:rsidP="00BE0505"/>
    <w:p w14:paraId="0C28529C" w14:textId="77777777" w:rsidR="00BE0505" w:rsidRDefault="00BE0505" w:rsidP="00BE0505">
      <w:pPr>
        <w:rPr>
          <w:rFonts w:eastAsia="Times New Roman" w:cs="Arial"/>
          <w:b/>
          <w:bCs/>
          <w:color w:val="000000"/>
          <w:sz w:val="32"/>
          <w:szCs w:val="32"/>
          <w:lang w:eastAsia="es-EC"/>
        </w:rPr>
      </w:pPr>
      <w:r>
        <w:br w:type="page"/>
      </w:r>
    </w:p>
    <w:p w14:paraId="01F5F3CE" w14:textId="7F3BDEAA" w:rsidR="00BE0505" w:rsidRPr="00E3299A" w:rsidRDefault="00BE0505" w:rsidP="00010EE2">
      <w:pPr>
        <w:pStyle w:val="anexos"/>
        <w:rPr>
          <w:b w:val="0"/>
        </w:rPr>
      </w:pPr>
      <w:bookmarkStart w:id="170" w:name="_Toc414964261"/>
      <w:r>
        <w:t>Anexo C</w:t>
      </w:r>
      <w:r w:rsidRPr="00E3299A">
        <w:rPr>
          <w:b w:val="0"/>
        </w:rPr>
        <w:t xml:space="preserve">: Formulario utilizado en el Pre-Test con </w:t>
      </w:r>
      <w:r w:rsidR="00E3299A" w:rsidRPr="00E3299A">
        <w:rPr>
          <w:b w:val="0"/>
        </w:rPr>
        <w:t>profesores</w:t>
      </w:r>
      <w:r w:rsidRPr="00E3299A">
        <w:rPr>
          <w:b w:val="0"/>
        </w:rPr>
        <w:t>.</w:t>
      </w:r>
      <w:bookmarkEnd w:id="170"/>
    </w:p>
    <w:p w14:paraId="5396E41A" w14:textId="77777777" w:rsidR="00BE0505" w:rsidRPr="00A66BA2" w:rsidRDefault="00BE0505" w:rsidP="00BE0505">
      <w:pPr>
        <w:jc w:val="center"/>
        <w:rPr>
          <w:rFonts w:cs="Arial"/>
          <w:sz w:val="18"/>
          <w:szCs w:val="18"/>
        </w:rPr>
      </w:pPr>
      <w:r w:rsidRPr="00A66BA2">
        <w:rPr>
          <w:rFonts w:cs="Arial"/>
          <w:sz w:val="18"/>
          <w:szCs w:val="18"/>
        </w:rPr>
        <w:t>PRE-TEST</w:t>
      </w:r>
    </w:p>
    <w:p w14:paraId="5EB9911D" w14:textId="77777777" w:rsidR="00BE0505" w:rsidRPr="00A66BA2" w:rsidRDefault="00BE0505" w:rsidP="00BE0505">
      <w:pPr>
        <w:jc w:val="center"/>
        <w:rPr>
          <w:rFonts w:cs="Arial"/>
          <w:szCs w:val="24"/>
        </w:rPr>
      </w:pPr>
      <w:r w:rsidRPr="00A66BA2">
        <w:rPr>
          <w:rFonts w:cs="Arial"/>
          <w:b/>
          <w:szCs w:val="24"/>
        </w:rPr>
        <w:t>FORMULARIO DE RECOPILACIÓN DE DATOS DE  MAESTROS</w:t>
      </w:r>
    </w:p>
    <w:p w14:paraId="1000E3F3" w14:textId="77777777" w:rsidR="00BE0505" w:rsidRPr="00A66BA2" w:rsidRDefault="00BE0505" w:rsidP="00BE0505">
      <w:pPr>
        <w:rPr>
          <w:rFonts w:cs="Arial"/>
          <w:szCs w:val="24"/>
        </w:rPr>
      </w:pPr>
      <w:r w:rsidRPr="00A66BA2">
        <w:rPr>
          <w:rFonts w:cs="Arial"/>
          <w:szCs w:val="24"/>
        </w:rPr>
        <w:t>Considerando las herramientas que sus alumnos utilizan para la elaboración de trabajos en los que se requiera de diseño de software (por ejemplo modelamiento de datos a través de diagramas entidad relación), responda lo siguiente:</w:t>
      </w:r>
    </w:p>
    <w:p w14:paraId="0D358FA9" w14:textId="77777777" w:rsidR="00BE0505" w:rsidRPr="00A66BA2" w:rsidRDefault="00BE0505" w:rsidP="00BE0505">
      <w:pPr>
        <w:rPr>
          <w:rFonts w:cs="Arial"/>
          <w:szCs w:val="24"/>
        </w:rPr>
      </w:pPr>
    </w:p>
    <w:p w14:paraId="5AD50A94" w14:textId="77777777" w:rsidR="00BE0505" w:rsidRPr="00A66BA2" w:rsidRDefault="00BE0505" w:rsidP="00BE0505">
      <w:pPr>
        <w:rPr>
          <w:rFonts w:cs="Arial"/>
          <w:szCs w:val="24"/>
        </w:rPr>
      </w:pPr>
      <w:r w:rsidRPr="00A66BA2">
        <w:rPr>
          <w:rFonts w:cs="Arial"/>
          <w:szCs w:val="24"/>
        </w:rPr>
        <w:t>1. Facilidad de evaluación de la aportación individual</w:t>
      </w:r>
      <w:r>
        <w:rPr>
          <w:rFonts w:cs="Arial"/>
          <w:szCs w:val="24"/>
        </w:rPr>
        <w:t xml:space="preserve"> a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A66BA2" w14:paraId="59433E96"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3B4D8"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3D9D95"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D3322C"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8A20B"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AD5497"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930177" w14:textId="77777777" w:rsidR="00BE0505" w:rsidRPr="00A66BA2" w:rsidRDefault="00BE0505" w:rsidP="00971204">
            <w:pPr>
              <w:jc w:val="center"/>
              <w:rPr>
                <w:rFonts w:cs="Arial"/>
                <w:szCs w:val="24"/>
              </w:rPr>
            </w:pPr>
            <w:r w:rsidRPr="00A66BA2">
              <w:rPr>
                <w:rFonts w:cs="Arial"/>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AC1F8E" w14:textId="77777777" w:rsidR="00BE0505" w:rsidRPr="00A66BA2" w:rsidRDefault="00BE0505" w:rsidP="00971204">
            <w:pPr>
              <w:jc w:val="center"/>
              <w:rPr>
                <w:rFonts w:cs="Arial"/>
                <w:szCs w:val="24"/>
              </w:rPr>
            </w:pPr>
          </w:p>
        </w:tc>
      </w:tr>
      <w:tr w:rsidR="00BE0505" w:rsidRPr="00A66BA2" w14:paraId="7BCC9511" w14:textId="77777777" w:rsidTr="00971204">
        <w:trPr>
          <w:trHeight w:val="520"/>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C4DC95" w14:textId="77777777" w:rsidR="00BE0505" w:rsidRPr="00A66BA2" w:rsidRDefault="00BE0505" w:rsidP="00971204">
            <w:pPr>
              <w:jc w:val="center"/>
              <w:rPr>
                <w:rFonts w:cs="Arial"/>
                <w:szCs w:val="24"/>
              </w:rPr>
            </w:pPr>
            <w:r w:rsidRPr="00A66BA2">
              <w:rPr>
                <w:rFonts w:cs="Arial"/>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324EFCAC"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B402356"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6984D59"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BDBFE2A"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61B258E3" w14:textId="77777777" w:rsidR="00BE0505" w:rsidRPr="00A66BA2" w:rsidRDefault="00BE0505" w:rsidP="00971204">
            <w:pPr>
              <w:jc w:val="center"/>
              <w:rPr>
                <w:rFonts w:cs="Arial"/>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1208EF2F" w14:textId="77777777" w:rsidR="00BE0505" w:rsidRPr="00A66BA2" w:rsidRDefault="00BE0505" w:rsidP="00971204">
            <w:pPr>
              <w:jc w:val="center"/>
              <w:rPr>
                <w:rFonts w:cs="Arial"/>
                <w:szCs w:val="24"/>
              </w:rPr>
            </w:pPr>
            <w:r w:rsidRPr="00A66BA2">
              <w:rPr>
                <w:rFonts w:cs="Arial"/>
                <w:szCs w:val="24"/>
              </w:rPr>
              <w:t>Muy fácil</w:t>
            </w:r>
          </w:p>
        </w:tc>
      </w:tr>
    </w:tbl>
    <w:p w14:paraId="727FB9D0" w14:textId="77777777" w:rsidR="00BE0505" w:rsidRPr="00A66BA2" w:rsidRDefault="00BE0505" w:rsidP="00BE0505">
      <w:pPr>
        <w:spacing w:after="240"/>
        <w:rPr>
          <w:rFonts w:cs="Arial"/>
          <w:szCs w:val="24"/>
        </w:rPr>
      </w:pPr>
    </w:p>
    <w:p w14:paraId="29085E85" w14:textId="77777777" w:rsidR="00BE0505" w:rsidRPr="00A66BA2" w:rsidRDefault="00BE0505" w:rsidP="00BE0505">
      <w:pPr>
        <w:rPr>
          <w:rFonts w:cs="Arial"/>
          <w:szCs w:val="24"/>
        </w:rPr>
      </w:pPr>
      <w:r w:rsidRPr="00A66BA2">
        <w:rPr>
          <w:rFonts w:cs="Arial"/>
          <w:szCs w:val="24"/>
        </w:rPr>
        <w:t>2. Facilidad de evaluación del grupo en las tareas de diseño.</w:t>
      </w:r>
    </w:p>
    <w:p w14:paraId="411ED4D4" w14:textId="77777777" w:rsidR="00BE0505" w:rsidRPr="00A66BA2" w:rsidRDefault="00BE0505" w:rsidP="00BE0505">
      <w:pPr>
        <w:ind w:hanging="359"/>
        <w:jc w:val="both"/>
        <w:rPr>
          <w:rFonts w:cs="Arial"/>
          <w:szCs w:val="24"/>
        </w:rPr>
      </w:pP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A66BA2" w14:paraId="74B0E3E9"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7B1EA"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D1433D"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0D3DD9"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0A7AA3"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0F79A9"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BB15F2" w14:textId="77777777" w:rsidR="00BE0505" w:rsidRPr="00A66BA2" w:rsidRDefault="00BE0505" w:rsidP="00971204">
            <w:pPr>
              <w:jc w:val="center"/>
              <w:rPr>
                <w:rFonts w:cs="Arial"/>
                <w:szCs w:val="24"/>
              </w:rPr>
            </w:pPr>
            <w:r w:rsidRPr="00A66BA2">
              <w:rPr>
                <w:rFonts w:cs="Arial"/>
                <w:szCs w:val="24"/>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45BEAE" w14:textId="77777777" w:rsidR="00BE0505" w:rsidRPr="00A66BA2" w:rsidRDefault="00BE0505" w:rsidP="00971204">
            <w:pPr>
              <w:jc w:val="center"/>
              <w:rPr>
                <w:rFonts w:cs="Arial"/>
                <w:szCs w:val="24"/>
              </w:rPr>
            </w:pPr>
          </w:p>
        </w:tc>
      </w:tr>
      <w:tr w:rsidR="00BE0505" w:rsidRPr="00A66BA2" w14:paraId="779E4470" w14:textId="77777777" w:rsidTr="00971204">
        <w:trPr>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246585" w14:textId="77777777" w:rsidR="00BE0505" w:rsidRPr="00A66BA2" w:rsidRDefault="00BE0505" w:rsidP="00971204">
            <w:pPr>
              <w:jc w:val="center"/>
              <w:rPr>
                <w:rFonts w:cs="Arial"/>
                <w:szCs w:val="24"/>
              </w:rPr>
            </w:pPr>
            <w:r w:rsidRPr="00A66BA2">
              <w:rPr>
                <w:rFonts w:cs="Arial"/>
                <w:szCs w:val="24"/>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2C576D2B"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3103D9E5"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BCB06C5"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36CFB8F1"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59F6B550" w14:textId="77777777" w:rsidR="00BE0505" w:rsidRPr="00A66BA2" w:rsidRDefault="00BE0505" w:rsidP="00971204">
            <w:pPr>
              <w:jc w:val="center"/>
              <w:rPr>
                <w:rFonts w:cs="Arial"/>
                <w:szCs w:val="24"/>
              </w:rPr>
            </w:pPr>
          </w:p>
        </w:tc>
        <w:tc>
          <w:tcPr>
            <w:tcW w:w="2205" w:type="dxa"/>
            <w:tcBorders>
              <w:bottom w:val="single" w:sz="8" w:space="0" w:color="000000"/>
              <w:right w:val="single" w:sz="8" w:space="0" w:color="000000"/>
            </w:tcBorders>
            <w:tcMar>
              <w:top w:w="100" w:type="dxa"/>
              <w:left w:w="100" w:type="dxa"/>
              <w:bottom w:w="100" w:type="dxa"/>
              <w:right w:w="100" w:type="dxa"/>
            </w:tcMar>
          </w:tcPr>
          <w:p w14:paraId="6896AE01" w14:textId="77777777" w:rsidR="00BE0505" w:rsidRPr="00A66BA2" w:rsidRDefault="00BE0505" w:rsidP="00971204">
            <w:pPr>
              <w:jc w:val="center"/>
              <w:rPr>
                <w:rFonts w:cs="Arial"/>
                <w:szCs w:val="24"/>
              </w:rPr>
            </w:pPr>
            <w:r w:rsidRPr="00A66BA2">
              <w:rPr>
                <w:rFonts w:cs="Arial"/>
                <w:szCs w:val="24"/>
              </w:rPr>
              <w:t>Muy fácil</w:t>
            </w:r>
          </w:p>
        </w:tc>
      </w:tr>
    </w:tbl>
    <w:p w14:paraId="0DB461FE" w14:textId="77777777" w:rsidR="00BE0505" w:rsidRPr="00A66BA2" w:rsidRDefault="00BE0505" w:rsidP="00BE0505">
      <w:pPr>
        <w:spacing w:after="240"/>
        <w:rPr>
          <w:rFonts w:cs="Arial"/>
          <w:szCs w:val="24"/>
        </w:rPr>
      </w:pPr>
    </w:p>
    <w:p w14:paraId="5C2016ED" w14:textId="77777777" w:rsidR="00BE0505" w:rsidRPr="00A66BA2" w:rsidRDefault="00BE0505" w:rsidP="00BE0505">
      <w:pPr>
        <w:spacing w:after="240"/>
        <w:ind w:left="360"/>
        <w:rPr>
          <w:rFonts w:cs="Arial"/>
          <w:szCs w:val="24"/>
        </w:rPr>
      </w:pPr>
      <w:r w:rsidRPr="00A66BA2">
        <w:rPr>
          <w:rFonts w:cs="Arial"/>
          <w:szCs w:val="24"/>
        </w:rPr>
        <w:t>3.</w:t>
      </w:r>
      <w:r w:rsidRPr="00A66BA2">
        <w:rPr>
          <w:rFonts w:eastAsia="Times New Roman" w:cs="Arial"/>
          <w:szCs w:val="24"/>
        </w:rPr>
        <w:tab/>
      </w:r>
      <w:r w:rsidRPr="00A66BA2">
        <w:rPr>
          <w:rFonts w:cs="Arial"/>
          <w:szCs w:val="24"/>
        </w:rPr>
        <w:t>Cómo cree usted que es la distribución de la carga de trabajo entre los estudiantes que realizan tareas grupales de este tipo.</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BE0505" w:rsidRPr="00A66BA2" w14:paraId="0CF6F156" w14:textId="77777777" w:rsidTr="00971204">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C7124" w14:textId="77777777" w:rsidR="00BE0505" w:rsidRPr="00A66BA2" w:rsidRDefault="00BE0505" w:rsidP="00971204">
            <w:pPr>
              <w:jc w:val="center"/>
              <w:rPr>
                <w:rFonts w:cs="Arial"/>
                <w:szCs w:val="24"/>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2D5343" w14:textId="77777777" w:rsidR="00BE0505" w:rsidRPr="00A66BA2" w:rsidRDefault="00BE0505" w:rsidP="00971204">
            <w:pPr>
              <w:jc w:val="center"/>
              <w:rPr>
                <w:rFonts w:cs="Arial"/>
                <w:szCs w:val="24"/>
              </w:rPr>
            </w:pPr>
            <w:r w:rsidRPr="00A66BA2">
              <w:rPr>
                <w:rFonts w:cs="Arial"/>
                <w:szCs w:val="24"/>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DFFB5F" w14:textId="77777777" w:rsidR="00BE0505" w:rsidRPr="00A66BA2" w:rsidRDefault="00BE0505" w:rsidP="00971204">
            <w:pPr>
              <w:jc w:val="center"/>
              <w:rPr>
                <w:rFonts w:cs="Arial"/>
                <w:szCs w:val="24"/>
              </w:rPr>
            </w:pPr>
            <w:r w:rsidRPr="00A66BA2">
              <w:rPr>
                <w:rFonts w:cs="Arial"/>
                <w:szCs w:val="24"/>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BB30AB" w14:textId="77777777" w:rsidR="00BE0505" w:rsidRPr="00A66BA2" w:rsidRDefault="00BE0505" w:rsidP="00971204">
            <w:pPr>
              <w:jc w:val="center"/>
              <w:rPr>
                <w:rFonts w:cs="Arial"/>
                <w:szCs w:val="24"/>
              </w:rPr>
            </w:pPr>
            <w:r w:rsidRPr="00A66BA2">
              <w:rPr>
                <w:rFonts w:cs="Arial"/>
                <w:szCs w:val="24"/>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470310" w14:textId="77777777" w:rsidR="00BE0505" w:rsidRPr="00A66BA2" w:rsidRDefault="00BE0505" w:rsidP="00971204">
            <w:pPr>
              <w:jc w:val="center"/>
              <w:rPr>
                <w:rFonts w:cs="Arial"/>
                <w:szCs w:val="24"/>
              </w:rPr>
            </w:pPr>
            <w:r w:rsidRPr="00A66BA2">
              <w:rPr>
                <w:rFonts w:cs="Arial"/>
                <w:szCs w:val="24"/>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4D48B7" w14:textId="77777777" w:rsidR="00BE0505" w:rsidRPr="00A66BA2" w:rsidRDefault="00BE0505" w:rsidP="00971204">
            <w:pPr>
              <w:jc w:val="center"/>
              <w:rPr>
                <w:rFonts w:cs="Arial"/>
                <w:szCs w:val="24"/>
              </w:rPr>
            </w:pPr>
            <w:r w:rsidRPr="00A66BA2">
              <w:rPr>
                <w:rFonts w:cs="Arial"/>
                <w:szCs w:val="24"/>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EB6E65" w14:textId="77777777" w:rsidR="00BE0505" w:rsidRPr="00A66BA2" w:rsidRDefault="00BE0505" w:rsidP="00971204">
            <w:pPr>
              <w:jc w:val="center"/>
              <w:rPr>
                <w:rFonts w:cs="Arial"/>
                <w:szCs w:val="24"/>
              </w:rPr>
            </w:pPr>
          </w:p>
        </w:tc>
      </w:tr>
      <w:tr w:rsidR="00BE0505" w:rsidRPr="00A66BA2" w14:paraId="6C226A5F" w14:textId="77777777" w:rsidTr="00971204">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51F25" w14:textId="77777777" w:rsidR="00BE0505" w:rsidRPr="00A66BA2" w:rsidRDefault="00BE0505" w:rsidP="00971204">
            <w:pPr>
              <w:jc w:val="center"/>
              <w:rPr>
                <w:rFonts w:cs="Arial"/>
                <w:szCs w:val="24"/>
              </w:rPr>
            </w:pPr>
            <w:r w:rsidRPr="00A66BA2">
              <w:rPr>
                <w:rFonts w:cs="Arial"/>
                <w:szCs w:val="24"/>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0BD8C368"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15CD3517"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7C7A71B1"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0068984D" w14:textId="77777777" w:rsidR="00BE0505" w:rsidRPr="00A66BA2" w:rsidRDefault="00BE0505" w:rsidP="00971204">
            <w:pPr>
              <w:jc w:val="center"/>
              <w:rPr>
                <w:rFonts w:cs="Arial"/>
                <w:szCs w:val="24"/>
              </w:rPr>
            </w:pPr>
          </w:p>
        </w:tc>
        <w:tc>
          <w:tcPr>
            <w:tcW w:w="360" w:type="dxa"/>
            <w:tcBorders>
              <w:bottom w:val="single" w:sz="8" w:space="0" w:color="000000"/>
              <w:right w:val="single" w:sz="8" w:space="0" w:color="000000"/>
            </w:tcBorders>
            <w:tcMar>
              <w:top w:w="100" w:type="dxa"/>
              <w:left w:w="100" w:type="dxa"/>
              <w:bottom w:w="100" w:type="dxa"/>
              <w:right w:w="100" w:type="dxa"/>
            </w:tcMar>
          </w:tcPr>
          <w:p w14:paraId="47A78555" w14:textId="77777777" w:rsidR="00BE0505" w:rsidRPr="00A66BA2" w:rsidRDefault="00BE0505" w:rsidP="00971204">
            <w:pPr>
              <w:jc w:val="center"/>
              <w:rPr>
                <w:rFonts w:cs="Arial"/>
                <w:szCs w:val="24"/>
              </w:rPr>
            </w:pPr>
          </w:p>
        </w:tc>
        <w:tc>
          <w:tcPr>
            <w:tcW w:w="2550" w:type="dxa"/>
            <w:tcBorders>
              <w:bottom w:val="single" w:sz="8" w:space="0" w:color="000000"/>
              <w:right w:val="single" w:sz="8" w:space="0" w:color="000000"/>
            </w:tcBorders>
            <w:tcMar>
              <w:top w:w="100" w:type="dxa"/>
              <w:left w:w="100" w:type="dxa"/>
              <w:bottom w:w="100" w:type="dxa"/>
              <w:right w:w="100" w:type="dxa"/>
            </w:tcMar>
          </w:tcPr>
          <w:p w14:paraId="00B2F30A" w14:textId="77777777" w:rsidR="00BE0505" w:rsidRPr="00A66BA2" w:rsidRDefault="00BE0505" w:rsidP="00971204">
            <w:pPr>
              <w:jc w:val="center"/>
              <w:rPr>
                <w:rFonts w:cs="Arial"/>
                <w:szCs w:val="24"/>
              </w:rPr>
            </w:pPr>
            <w:r w:rsidRPr="00A66BA2">
              <w:rPr>
                <w:rFonts w:cs="Arial"/>
                <w:szCs w:val="24"/>
              </w:rPr>
              <w:t>Totalmente Equitativa</w:t>
            </w:r>
          </w:p>
        </w:tc>
      </w:tr>
    </w:tbl>
    <w:p w14:paraId="7F57B100" w14:textId="77777777" w:rsidR="00BE0505" w:rsidRDefault="00BE0505" w:rsidP="00BE0505">
      <w:r>
        <w:br w:type="page"/>
      </w:r>
    </w:p>
    <w:p w14:paraId="622E475B" w14:textId="02452A57" w:rsidR="00BE0505" w:rsidRPr="00E3299A" w:rsidRDefault="00BE0505" w:rsidP="00010EE2">
      <w:pPr>
        <w:pStyle w:val="anexos"/>
        <w:rPr>
          <w:b w:val="0"/>
        </w:rPr>
      </w:pPr>
      <w:bookmarkStart w:id="171" w:name="_Toc414964262"/>
      <w:r>
        <w:t xml:space="preserve">Anexo D: </w:t>
      </w:r>
      <w:r w:rsidRPr="00E3299A">
        <w:rPr>
          <w:b w:val="0"/>
        </w:rPr>
        <w:t xml:space="preserve">Formulario utilizado en el Post-Test con </w:t>
      </w:r>
      <w:r w:rsidR="00E3299A" w:rsidRPr="00E3299A">
        <w:rPr>
          <w:b w:val="0"/>
        </w:rPr>
        <w:t>profesores</w:t>
      </w:r>
      <w:r w:rsidRPr="00E3299A">
        <w:rPr>
          <w:b w:val="0"/>
        </w:rPr>
        <w:t>.</w:t>
      </w:r>
      <w:bookmarkEnd w:id="171"/>
    </w:p>
    <w:p w14:paraId="24745FBA" w14:textId="77777777" w:rsidR="00BE0505" w:rsidRPr="00FE2A1C" w:rsidRDefault="00BE0505" w:rsidP="00BE0505">
      <w:pPr>
        <w:jc w:val="center"/>
        <w:rPr>
          <w:rFonts w:cs="Arial"/>
        </w:rPr>
      </w:pPr>
      <w:r w:rsidRPr="00FE2A1C">
        <w:rPr>
          <w:rFonts w:cs="Arial"/>
          <w:sz w:val="18"/>
        </w:rPr>
        <w:t>POST-TEST</w:t>
      </w:r>
    </w:p>
    <w:p w14:paraId="1F892B1A" w14:textId="77777777" w:rsidR="00BE0505" w:rsidRPr="00FE2A1C" w:rsidRDefault="00BE0505" w:rsidP="00BE0505">
      <w:pPr>
        <w:jc w:val="center"/>
        <w:rPr>
          <w:rFonts w:cs="Arial"/>
        </w:rPr>
      </w:pPr>
      <w:r w:rsidRPr="00FE2A1C">
        <w:rPr>
          <w:rFonts w:cs="Arial"/>
          <w:b/>
        </w:rPr>
        <w:t>FORMULARIO DE RECOPILACIÓN DE DATOS DE  MAESTROS</w:t>
      </w:r>
    </w:p>
    <w:p w14:paraId="6C4757B0" w14:textId="77777777" w:rsidR="00BE0505" w:rsidRPr="00FE2A1C" w:rsidRDefault="00BE0505" w:rsidP="00BE0505">
      <w:pPr>
        <w:rPr>
          <w:rFonts w:cs="Arial"/>
        </w:rPr>
      </w:pPr>
      <w:r w:rsidRPr="00FE2A1C">
        <w:rPr>
          <w:rFonts w:cs="Arial"/>
        </w:rPr>
        <w:t>Luego de la demostración y posible interacción con el sistema asociado a la mesa colaborativa para diseño y considerando las perspectivas futuras del uso de la solución presentada, responda a lo siguiente:</w:t>
      </w:r>
    </w:p>
    <w:p w14:paraId="07FBF393" w14:textId="77777777" w:rsidR="00BE0505" w:rsidRPr="00FE2A1C" w:rsidRDefault="00BE0505" w:rsidP="00BE0505">
      <w:pPr>
        <w:rPr>
          <w:rFonts w:cs="Arial"/>
        </w:rPr>
      </w:pPr>
    </w:p>
    <w:p w14:paraId="67BC12F6" w14:textId="77777777" w:rsidR="00BE0505" w:rsidRPr="00FE2A1C" w:rsidRDefault="00BE0505" w:rsidP="00BE0505">
      <w:pPr>
        <w:rPr>
          <w:rFonts w:cs="Arial"/>
        </w:rPr>
      </w:pPr>
      <w:r w:rsidRPr="00FE2A1C">
        <w:rPr>
          <w:rFonts w:cs="Arial"/>
        </w:rPr>
        <w:t>1. Facilidad de evaluación de la actividad individual en las tareas de diseño grupal.</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FE2A1C" w14:paraId="65D374D5"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048ED"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86A729C"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BB7B3A"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732E86"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CC84F9"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62A6F" w14:textId="77777777" w:rsidR="00BE0505" w:rsidRPr="00FE2A1C" w:rsidRDefault="00BE0505" w:rsidP="00971204">
            <w:pPr>
              <w:jc w:val="center"/>
              <w:rPr>
                <w:rFonts w:cs="Arial"/>
              </w:rPr>
            </w:pPr>
            <w:r w:rsidRPr="00FE2A1C">
              <w:rPr>
                <w:rFonts w:cs="Arial"/>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66C655" w14:textId="77777777" w:rsidR="00BE0505" w:rsidRPr="00FE2A1C" w:rsidRDefault="00BE0505" w:rsidP="00971204">
            <w:pPr>
              <w:jc w:val="center"/>
              <w:rPr>
                <w:rFonts w:cs="Arial"/>
              </w:rPr>
            </w:pPr>
          </w:p>
        </w:tc>
      </w:tr>
      <w:tr w:rsidR="00BE0505" w:rsidRPr="00FE2A1C" w14:paraId="777C71E8" w14:textId="77777777" w:rsidTr="00971204">
        <w:trPr>
          <w:trHeight w:val="247"/>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35F3EE" w14:textId="77777777" w:rsidR="00BE0505" w:rsidRPr="00FE2A1C" w:rsidRDefault="00BE0505" w:rsidP="00971204">
            <w:pPr>
              <w:jc w:val="center"/>
              <w:rPr>
                <w:rFonts w:cs="Arial"/>
              </w:rPr>
            </w:pPr>
            <w:r w:rsidRPr="00FE2A1C">
              <w:rPr>
                <w:rFonts w:cs="Arial"/>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3CDBE886"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B742848"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123A3690"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5E4BF512"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305ADAD" w14:textId="77777777" w:rsidR="00BE0505" w:rsidRPr="00FE2A1C" w:rsidRDefault="00BE0505" w:rsidP="00971204">
            <w:pPr>
              <w:jc w:val="center"/>
              <w:rPr>
                <w:rFonts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2BE47C2C" w14:textId="77777777" w:rsidR="00BE0505" w:rsidRPr="00FE2A1C" w:rsidRDefault="00BE0505" w:rsidP="00971204">
            <w:pPr>
              <w:jc w:val="center"/>
              <w:rPr>
                <w:rFonts w:cs="Arial"/>
              </w:rPr>
            </w:pPr>
            <w:r w:rsidRPr="00FE2A1C">
              <w:rPr>
                <w:rFonts w:cs="Arial"/>
              </w:rPr>
              <w:t>Muy fácil</w:t>
            </w:r>
          </w:p>
        </w:tc>
      </w:tr>
    </w:tbl>
    <w:p w14:paraId="7C2ACDE2" w14:textId="77777777" w:rsidR="00BE0505" w:rsidRPr="00FE2A1C" w:rsidRDefault="00BE0505" w:rsidP="00BE0505">
      <w:pPr>
        <w:spacing w:after="240"/>
        <w:rPr>
          <w:rFonts w:cs="Arial"/>
        </w:rPr>
      </w:pPr>
    </w:p>
    <w:p w14:paraId="11295A01" w14:textId="77777777" w:rsidR="00BE0505" w:rsidRPr="00FE2A1C" w:rsidRDefault="00BE0505" w:rsidP="00BE0505">
      <w:pPr>
        <w:rPr>
          <w:rFonts w:cs="Arial"/>
        </w:rPr>
      </w:pPr>
      <w:r w:rsidRPr="00FE2A1C">
        <w:rPr>
          <w:rFonts w:cs="Arial"/>
        </w:rPr>
        <w:t>2.</w:t>
      </w:r>
      <w:r>
        <w:rPr>
          <w:rFonts w:cs="Arial"/>
        </w:rPr>
        <w:t xml:space="preserve"> </w:t>
      </w:r>
      <w:r w:rsidRPr="00FE2A1C">
        <w:rPr>
          <w:rFonts w:cs="Arial"/>
        </w:rPr>
        <w:t>Facilidad de evaluación del grupo en las tareas de diseño.</w:t>
      </w:r>
    </w:p>
    <w:tbl>
      <w:tblPr>
        <w:tblW w:w="6360" w:type="dxa"/>
        <w:jc w:val="center"/>
        <w:tblBorders>
          <w:top w:val="nil"/>
          <w:left w:val="nil"/>
          <w:bottom w:val="nil"/>
          <w:right w:val="nil"/>
          <w:insideH w:val="nil"/>
          <w:insideV w:val="nil"/>
        </w:tblBorders>
        <w:tblLayout w:type="fixed"/>
        <w:tblLook w:val="0600" w:firstRow="0" w:lastRow="0" w:firstColumn="0" w:lastColumn="0" w:noHBand="1" w:noVBand="1"/>
      </w:tblPr>
      <w:tblGrid>
        <w:gridCol w:w="2355"/>
        <w:gridCol w:w="360"/>
        <w:gridCol w:w="360"/>
        <w:gridCol w:w="360"/>
        <w:gridCol w:w="360"/>
        <w:gridCol w:w="360"/>
        <w:gridCol w:w="2205"/>
      </w:tblGrid>
      <w:tr w:rsidR="00BE0505" w:rsidRPr="00FE2A1C" w14:paraId="39AC2796" w14:textId="77777777" w:rsidTr="00971204">
        <w:trPr>
          <w:jc w:val="center"/>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E986C"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DA730C"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7C9176"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E550AF"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35503F1"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85217E" w14:textId="77777777" w:rsidR="00BE0505" w:rsidRPr="00FE2A1C" w:rsidRDefault="00BE0505" w:rsidP="00971204">
            <w:pPr>
              <w:jc w:val="center"/>
              <w:rPr>
                <w:rFonts w:cs="Arial"/>
              </w:rPr>
            </w:pPr>
            <w:r w:rsidRPr="00FE2A1C">
              <w:rPr>
                <w:rFonts w:cs="Arial"/>
              </w:rPr>
              <w:t>5</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62E306" w14:textId="77777777" w:rsidR="00BE0505" w:rsidRPr="00FE2A1C" w:rsidRDefault="00BE0505" w:rsidP="00971204">
            <w:pPr>
              <w:jc w:val="center"/>
              <w:rPr>
                <w:rFonts w:cs="Arial"/>
              </w:rPr>
            </w:pPr>
          </w:p>
        </w:tc>
      </w:tr>
      <w:tr w:rsidR="00BE0505" w:rsidRPr="00FE2A1C" w14:paraId="260DFC6C" w14:textId="77777777" w:rsidTr="00971204">
        <w:trPr>
          <w:trHeight w:val="25"/>
          <w:jc w:val="center"/>
        </w:trPr>
        <w:tc>
          <w:tcPr>
            <w:tcW w:w="23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776722" w14:textId="77777777" w:rsidR="00BE0505" w:rsidRPr="00FE2A1C" w:rsidRDefault="00BE0505" w:rsidP="00971204">
            <w:pPr>
              <w:jc w:val="center"/>
              <w:rPr>
                <w:rFonts w:cs="Arial"/>
              </w:rPr>
            </w:pPr>
            <w:r w:rsidRPr="00FE2A1C">
              <w:rPr>
                <w:rFonts w:cs="Arial"/>
              </w:rPr>
              <w:t>Muy difícil</w:t>
            </w:r>
          </w:p>
        </w:tc>
        <w:tc>
          <w:tcPr>
            <w:tcW w:w="360" w:type="dxa"/>
            <w:tcBorders>
              <w:bottom w:val="single" w:sz="8" w:space="0" w:color="000000"/>
              <w:right w:val="single" w:sz="8" w:space="0" w:color="000000"/>
            </w:tcBorders>
            <w:tcMar>
              <w:top w:w="100" w:type="dxa"/>
              <w:left w:w="100" w:type="dxa"/>
              <w:bottom w:w="100" w:type="dxa"/>
              <w:right w:w="100" w:type="dxa"/>
            </w:tcMar>
          </w:tcPr>
          <w:p w14:paraId="2BBC3B5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6F3CACED"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5C2EEC5"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24EB9FC"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4141B7C9" w14:textId="77777777" w:rsidR="00BE0505" w:rsidRPr="00FE2A1C" w:rsidRDefault="00BE0505" w:rsidP="00971204">
            <w:pPr>
              <w:jc w:val="center"/>
              <w:rPr>
                <w:rFonts w:cs="Arial"/>
              </w:rPr>
            </w:pPr>
          </w:p>
        </w:tc>
        <w:tc>
          <w:tcPr>
            <w:tcW w:w="2205" w:type="dxa"/>
            <w:tcBorders>
              <w:bottom w:val="single" w:sz="8" w:space="0" w:color="000000"/>
              <w:right w:val="single" w:sz="8" w:space="0" w:color="000000"/>
            </w:tcBorders>
            <w:tcMar>
              <w:top w:w="100" w:type="dxa"/>
              <w:left w:w="100" w:type="dxa"/>
              <w:bottom w:w="100" w:type="dxa"/>
              <w:right w:w="100" w:type="dxa"/>
            </w:tcMar>
          </w:tcPr>
          <w:p w14:paraId="11347F8D" w14:textId="77777777" w:rsidR="00BE0505" w:rsidRPr="00FE2A1C" w:rsidRDefault="00BE0505" w:rsidP="00971204">
            <w:pPr>
              <w:jc w:val="center"/>
              <w:rPr>
                <w:rFonts w:cs="Arial"/>
              </w:rPr>
            </w:pPr>
            <w:r w:rsidRPr="00FE2A1C">
              <w:rPr>
                <w:rFonts w:cs="Arial"/>
              </w:rPr>
              <w:t>Muy fácil</w:t>
            </w:r>
          </w:p>
        </w:tc>
      </w:tr>
    </w:tbl>
    <w:p w14:paraId="0199778E" w14:textId="77777777" w:rsidR="00BE0505" w:rsidRPr="00FE2A1C" w:rsidRDefault="00BE0505" w:rsidP="00BE0505">
      <w:pPr>
        <w:spacing w:after="240"/>
        <w:rPr>
          <w:rFonts w:cs="Arial"/>
        </w:rPr>
      </w:pPr>
    </w:p>
    <w:p w14:paraId="778C3E87" w14:textId="77777777" w:rsidR="00BE0505" w:rsidRPr="00C9734D" w:rsidRDefault="00BE0505" w:rsidP="00BE0505">
      <w:pPr>
        <w:pStyle w:val="ListParagraph"/>
        <w:numPr>
          <w:ilvl w:val="0"/>
          <w:numId w:val="45"/>
        </w:numPr>
        <w:spacing w:after="240"/>
        <w:ind w:left="0" w:firstLine="0"/>
        <w:rPr>
          <w:rFonts w:cs="Arial"/>
        </w:rPr>
      </w:pPr>
      <w:r w:rsidRPr="00C9734D">
        <w:rPr>
          <w:rFonts w:cs="Arial"/>
        </w:rPr>
        <w:t>Cómo cree usted que sería la distribución de la carga de trabajo entre los miembros de un grupo cuando utilicen este tipo de sistema.</w:t>
      </w:r>
    </w:p>
    <w:tbl>
      <w:tblPr>
        <w:tblW w:w="6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360"/>
        <w:gridCol w:w="360"/>
        <w:gridCol w:w="360"/>
        <w:gridCol w:w="360"/>
        <w:gridCol w:w="360"/>
        <w:gridCol w:w="2550"/>
      </w:tblGrid>
      <w:tr w:rsidR="00BE0505" w:rsidRPr="00FE2A1C" w14:paraId="70445BDB" w14:textId="77777777" w:rsidTr="00971204">
        <w:trPr>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7A6DF" w14:textId="77777777" w:rsidR="00BE0505" w:rsidRPr="00FE2A1C" w:rsidRDefault="00BE0505" w:rsidP="00971204">
            <w:pPr>
              <w:jc w:val="center"/>
              <w:rPr>
                <w:rFonts w:cs="Arial"/>
              </w:rPr>
            </w:pP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D998B3" w14:textId="77777777" w:rsidR="00BE0505" w:rsidRPr="00FE2A1C" w:rsidRDefault="00BE0505" w:rsidP="00971204">
            <w:pPr>
              <w:jc w:val="center"/>
              <w:rPr>
                <w:rFonts w:cs="Arial"/>
              </w:rPr>
            </w:pPr>
            <w:r w:rsidRPr="00FE2A1C">
              <w:rPr>
                <w:rFonts w:cs="Arial"/>
              </w:rPr>
              <w:t>1</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C3BCC7" w14:textId="77777777" w:rsidR="00BE0505" w:rsidRPr="00FE2A1C" w:rsidRDefault="00BE0505" w:rsidP="00971204">
            <w:pPr>
              <w:jc w:val="center"/>
              <w:rPr>
                <w:rFonts w:cs="Arial"/>
              </w:rPr>
            </w:pPr>
            <w:r w:rsidRPr="00FE2A1C">
              <w:rPr>
                <w:rFonts w:cs="Arial"/>
              </w:rPr>
              <w:t>2</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E0F83" w14:textId="77777777" w:rsidR="00BE0505" w:rsidRPr="00FE2A1C" w:rsidRDefault="00BE0505" w:rsidP="00971204">
            <w:pPr>
              <w:jc w:val="center"/>
              <w:rPr>
                <w:rFonts w:cs="Arial"/>
              </w:rPr>
            </w:pPr>
            <w:r w:rsidRPr="00FE2A1C">
              <w:rPr>
                <w:rFonts w:cs="Arial"/>
              </w:rPr>
              <w:t>3</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15D9C0" w14:textId="77777777" w:rsidR="00BE0505" w:rsidRPr="00FE2A1C" w:rsidRDefault="00BE0505" w:rsidP="00971204">
            <w:pPr>
              <w:jc w:val="center"/>
              <w:rPr>
                <w:rFonts w:cs="Arial"/>
              </w:rPr>
            </w:pPr>
            <w:r w:rsidRPr="00FE2A1C">
              <w:rPr>
                <w:rFonts w:cs="Arial"/>
              </w:rPr>
              <w:t>4</w:t>
            </w:r>
          </w:p>
        </w:tc>
        <w:tc>
          <w:tcPr>
            <w:tcW w:w="3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4F6753" w14:textId="77777777" w:rsidR="00BE0505" w:rsidRPr="00FE2A1C" w:rsidRDefault="00BE0505" w:rsidP="00971204">
            <w:pPr>
              <w:jc w:val="center"/>
              <w:rPr>
                <w:rFonts w:cs="Arial"/>
              </w:rPr>
            </w:pPr>
            <w:r w:rsidRPr="00FE2A1C">
              <w:rPr>
                <w:rFonts w:cs="Arial"/>
              </w:rPr>
              <w:t>5</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3BCD6A" w14:textId="77777777" w:rsidR="00BE0505" w:rsidRPr="00FE2A1C" w:rsidRDefault="00BE0505" w:rsidP="00971204">
            <w:pPr>
              <w:jc w:val="center"/>
              <w:rPr>
                <w:rFonts w:cs="Arial"/>
              </w:rPr>
            </w:pPr>
          </w:p>
        </w:tc>
      </w:tr>
      <w:tr w:rsidR="00BE0505" w:rsidRPr="00FE2A1C" w14:paraId="57FF36FE" w14:textId="77777777" w:rsidTr="00971204">
        <w:trPr>
          <w:jc w:val="center"/>
        </w:trPr>
        <w:tc>
          <w:tcPr>
            <w:tcW w:w="19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4E69C" w14:textId="77777777" w:rsidR="00BE0505" w:rsidRPr="00FE2A1C" w:rsidRDefault="00BE0505" w:rsidP="00971204">
            <w:pPr>
              <w:jc w:val="center"/>
              <w:rPr>
                <w:rFonts w:cs="Arial"/>
              </w:rPr>
            </w:pPr>
            <w:r w:rsidRPr="00FE2A1C">
              <w:rPr>
                <w:rFonts w:cs="Arial"/>
              </w:rPr>
              <w:t>Nada Equitativa</w:t>
            </w:r>
          </w:p>
        </w:tc>
        <w:tc>
          <w:tcPr>
            <w:tcW w:w="360" w:type="dxa"/>
            <w:tcBorders>
              <w:bottom w:val="single" w:sz="8" w:space="0" w:color="000000"/>
              <w:right w:val="single" w:sz="8" w:space="0" w:color="000000"/>
            </w:tcBorders>
            <w:tcMar>
              <w:top w:w="100" w:type="dxa"/>
              <w:left w:w="100" w:type="dxa"/>
              <w:bottom w:w="100" w:type="dxa"/>
              <w:right w:w="100" w:type="dxa"/>
            </w:tcMar>
          </w:tcPr>
          <w:p w14:paraId="4A8FA080"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030D205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99DD11E"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266C31E3" w14:textId="77777777" w:rsidR="00BE0505" w:rsidRPr="00FE2A1C" w:rsidRDefault="00BE0505" w:rsidP="00971204">
            <w:pPr>
              <w:jc w:val="center"/>
              <w:rPr>
                <w:rFonts w:cs="Arial"/>
              </w:rPr>
            </w:pPr>
          </w:p>
        </w:tc>
        <w:tc>
          <w:tcPr>
            <w:tcW w:w="360" w:type="dxa"/>
            <w:tcBorders>
              <w:bottom w:val="single" w:sz="8" w:space="0" w:color="000000"/>
              <w:right w:val="single" w:sz="8" w:space="0" w:color="000000"/>
            </w:tcBorders>
            <w:tcMar>
              <w:top w:w="100" w:type="dxa"/>
              <w:left w:w="100" w:type="dxa"/>
              <w:bottom w:w="100" w:type="dxa"/>
              <w:right w:w="100" w:type="dxa"/>
            </w:tcMar>
          </w:tcPr>
          <w:p w14:paraId="1FC28E9C" w14:textId="77777777" w:rsidR="00BE0505" w:rsidRPr="00FE2A1C" w:rsidRDefault="00BE0505" w:rsidP="00971204">
            <w:pPr>
              <w:jc w:val="center"/>
              <w:rPr>
                <w:rFonts w:cs="Arial"/>
              </w:rPr>
            </w:pPr>
          </w:p>
        </w:tc>
        <w:tc>
          <w:tcPr>
            <w:tcW w:w="2550" w:type="dxa"/>
            <w:tcBorders>
              <w:bottom w:val="single" w:sz="8" w:space="0" w:color="000000"/>
              <w:right w:val="single" w:sz="8" w:space="0" w:color="000000"/>
            </w:tcBorders>
            <w:tcMar>
              <w:top w:w="100" w:type="dxa"/>
              <w:left w:w="100" w:type="dxa"/>
              <w:bottom w:w="100" w:type="dxa"/>
              <w:right w:w="100" w:type="dxa"/>
            </w:tcMar>
          </w:tcPr>
          <w:p w14:paraId="05E5B28B" w14:textId="77777777" w:rsidR="00BE0505" w:rsidRPr="00FE2A1C" w:rsidRDefault="00BE0505" w:rsidP="00971204">
            <w:pPr>
              <w:jc w:val="center"/>
              <w:rPr>
                <w:rFonts w:cs="Arial"/>
              </w:rPr>
            </w:pPr>
            <w:r w:rsidRPr="00FE2A1C">
              <w:rPr>
                <w:rFonts w:cs="Arial"/>
              </w:rPr>
              <w:t>Totalmente Equitativa</w:t>
            </w:r>
          </w:p>
        </w:tc>
      </w:tr>
    </w:tbl>
    <w:p w14:paraId="74ED8676" w14:textId="77777777" w:rsidR="00BE0505" w:rsidRDefault="00BE0505" w:rsidP="00BE0505">
      <w:pPr>
        <w:spacing w:after="240"/>
      </w:pPr>
    </w:p>
    <w:p w14:paraId="574C550D" w14:textId="77777777" w:rsidR="00BE0505" w:rsidRDefault="00BE0505" w:rsidP="00BE0505">
      <w:r>
        <w:br w:type="page"/>
      </w:r>
    </w:p>
    <w:p w14:paraId="2667BB0D" w14:textId="57A34FAA" w:rsidR="00BE0505" w:rsidRDefault="00BE0505" w:rsidP="00010EE2">
      <w:pPr>
        <w:pStyle w:val="anexos"/>
      </w:pPr>
      <w:bookmarkStart w:id="172" w:name="_Toc414964263"/>
      <w:r>
        <w:t xml:space="preserve">Anexo E: </w:t>
      </w:r>
      <w:r w:rsidRPr="00E3299A">
        <w:rPr>
          <w:b w:val="0"/>
        </w:rPr>
        <w:t>Formulario utilizado en el Pre-Test</w:t>
      </w:r>
      <w:r w:rsidR="00E3299A" w:rsidRPr="00E3299A">
        <w:rPr>
          <w:b w:val="0"/>
        </w:rPr>
        <w:t xml:space="preserve"> en los experimentos 1 y 2</w:t>
      </w:r>
      <w:r w:rsidRPr="00E3299A">
        <w:rPr>
          <w:b w:val="0"/>
        </w:rPr>
        <w:t xml:space="preserve"> con estudiantes.</w:t>
      </w:r>
      <w:bookmarkEnd w:id="172"/>
    </w:p>
    <w:p w14:paraId="747FA7B4"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ab/>
        <w:t>PRE-TEST</w:t>
      </w:r>
    </w:p>
    <w:p w14:paraId="60519741" w14:textId="77777777" w:rsidR="00BE0505" w:rsidRDefault="00BE0505" w:rsidP="00BE0505">
      <w:pPr>
        <w:spacing w:after="0" w:line="240" w:lineRule="auto"/>
        <w:jc w:val="center"/>
        <w:rPr>
          <w:rFonts w:eastAsia="Times New Roman" w:cs="Arial"/>
          <w:b/>
          <w:bCs/>
          <w:color w:val="000000"/>
          <w:szCs w:val="24"/>
          <w:lang w:eastAsia="es-EC"/>
        </w:rPr>
      </w:pPr>
      <w:r w:rsidRPr="00663BD7">
        <w:rPr>
          <w:rFonts w:eastAsia="Times New Roman" w:cs="Arial"/>
          <w:b/>
          <w:bCs/>
          <w:color w:val="000000"/>
          <w:szCs w:val="24"/>
          <w:lang w:eastAsia="es-EC"/>
        </w:rPr>
        <w:t>FORMULARIO DE RECOPILACIÓN DE DATOS DE  ESTUDIANTES</w:t>
      </w:r>
    </w:p>
    <w:p w14:paraId="54E83F8D" w14:textId="77777777" w:rsidR="00BE0505" w:rsidRPr="00663BD7" w:rsidRDefault="00BE0505" w:rsidP="00BE0505">
      <w:pPr>
        <w:spacing w:after="0" w:line="240" w:lineRule="auto"/>
        <w:ind w:firstLine="700"/>
        <w:rPr>
          <w:rFonts w:eastAsia="Times New Roman" w:cs="Arial"/>
          <w:szCs w:val="24"/>
          <w:lang w:eastAsia="es-EC"/>
        </w:rPr>
      </w:pPr>
      <w:r w:rsidRPr="00663BD7">
        <w:rPr>
          <w:rFonts w:eastAsia="Times New Roman" w:cs="Arial"/>
          <w:color w:val="000000"/>
          <w:szCs w:val="24"/>
          <w:lang w:eastAsia="es-EC"/>
        </w:rPr>
        <w:t> </w:t>
      </w:r>
    </w:p>
    <w:p w14:paraId="6CDAD85D" w14:textId="77777777" w:rsidR="00BE0505" w:rsidRDefault="00BE0505" w:rsidP="00BE0505">
      <w:pPr>
        <w:spacing w:after="0" w:line="240" w:lineRule="auto"/>
        <w:jc w:val="both"/>
        <w:rPr>
          <w:rFonts w:eastAsia="Times New Roman" w:cs="Arial"/>
          <w:b/>
          <w:bCs/>
          <w:color w:val="000000"/>
          <w:szCs w:val="24"/>
          <w:u w:val="single"/>
          <w:lang w:eastAsia="es-EC"/>
        </w:rPr>
      </w:pPr>
      <w:r w:rsidRPr="00663BD7">
        <w:rPr>
          <w:rFonts w:eastAsia="Times New Roman" w:cs="Arial"/>
          <w:color w:val="000000"/>
          <w:szCs w:val="24"/>
          <w:lang w:eastAsia="es-EC"/>
        </w:rPr>
        <w:t>En el  presente curso de base de datos, se han realizado un sinnúmero de actividades grupales relacionadas al diseño lógico de una base de datos. Considerando la carga de trabajo involucrado  en el desarrollo de las actividades grupales y la calificación obtenida en cada actividad,  </w:t>
      </w:r>
      <w:r w:rsidRPr="00663BD7">
        <w:rPr>
          <w:rFonts w:eastAsia="Times New Roman" w:cs="Arial"/>
          <w:b/>
          <w:bCs/>
          <w:color w:val="000000"/>
          <w:szCs w:val="24"/>
          <w:u w:val="single"/>
          <w:lang w:eastAsia="es-EC"/>
        </w:rPr>
        <w:t>Indique con una X su percepción en relación a los siguientes aspectos:</w:t>
      </w:r>
    </w:p>
    <w:p w14:paraId="22AB6751" w14:textId="77777777" w:rsidR="00BE0505" w:rsidRDefault="00BE0505" w:rsidP="00BE0505">
      <w:pPr>
        <w:spacing w:after="0" w:line="240" w:lineRule="auto"/>
        <w:jc w:val="both"/>
        <w:rPr>
          <w:rFonts w:eastAsia="Times New Roman" w:cs="Arial"/>
          <w:b/>
          <w:bCs/>
          <w:color w:val="000000"/>
          <w:szCs w:val="24"/>
          <w:u w:val="single"/>
          <w:lang w:eastAsia="es-EC"/>
        </w:rPr>
      </w:pPr>
    </w:p>
    <w:p w14:paraId="3D28ED80" w14:textId="77777777" w:rsidR="00BE0505" w:rsidRPr="00663BD7" w:rsidRDefault="00BE0505" w:rsidP="00BE0505">
      <w:pPr>
        <w:pStyle w:val="ListParagraph"/>
        <w:numPr>
          <w:ilvl w:val="0"/>
          <w:numId w:val="46"/>
        </w:numPr>
        <w:spacing w:after="0" w:line="240" w:lineRule="auto"/>
        <w:jc w:val="both"/>
        <w:rPr>
          <w:rFonts w:eastAsia="Times New Roman" w:cs="Arial"/>
          <w:szCs w:val="24"/>
          <w:lang w:eastAsia="es-EC"/>
        </w:rPr>
      </w:pPr>
      <w:r w:rsidRPr="00663BD7">
        <w:rPr>
          <w:rFonts w:eastAsia="Times New Roman" w:cs="Arial"/>
          <w:color w:val="000000"/>
          <w:szCs w:val="24"/>
          <w:lang w:eastAsia="es-EC"/>
        </w:rPr>
        <w:t>Calificación individual que obtuvo en las actividades grupales.</w:t>
      </w:r>
    </w:p>
    <w:p w14:paraId="662C0D55" w14:textId="77777777" w:rsidR="00BE0505" w:rsidRPr="00663BD7" w:rsidRDefault="00BE0505" w:rsidP="00BE0505">
      <w:pPr>
        <w:pStyle w:val="ListParagraph"/>
        <w:spacing w:after="0" w:line="240" w:lineRule="auto"/>
        <w:ind w:left="360"/>
        <w:jc w:val="both"/>
        <w:rPr>
          <w:rFonts w:eastAsia="Times New Roman" w:cs="Arial"/>
          <w:szCs w:val="24"/>
          <w:lang w:eastAsia="es-EC"/>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663BD7" w14:paraId="2348781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85ACF" w14:textId="77777777" w:rsidR="00BE0505" w:rsidRPr="00663BD7" w:rsidRDefault="00BE0505" w:rsidP="00971204">
            <w:pPr>
              <w:spacing w:after="0" w:line="240" w:lineRule="auto"/>
              <w:jc w:val="center"/>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90846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3342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64E834"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2CEE8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C7908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FF6813" w14:textId="77777777" w:rsidR="00BE0505" w:rsidRPr="00663BD7" w:rsidRDefault="00BE0505" w:rsidP="00971204">
            <w:pPr>
              <w:spacing w:after="0" w:line="240" w:lineRule="auto"/>
              <w:rPr>
                <w:rFonts w:eastAsia="Times New Roman" w:cs="Arial"/>
                <w:szCs w:val="24"/>
                <w:lang w:eastAsia="es-EC"/>
              </w:rPr>
            </w:pPr>
          </w:p>
        </w:tc>
      </w:tr>
      <w:tr w:rsidR="00BE0505" w:rsidRPr="00663BD7" w14:paraId="1F8ADAF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35013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CB7E1"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A71A37"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A583E7"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C1F92E"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811F6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E3CA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Conformidad</w:t>
            </w:r>
          </w:p>
        </w:tc>
      </w:tr>
    </w:tbl>
    <w:p w14:paraId="2D001ED0" w14:textId="77777777" w:rsidR="00BE0505" w:rsidRDefault="00BE0505" w:rsidP="00BE0505">
      <w:pPr>
        <w:pStyle w:val="ListParagraph"/>
        <w:spacing w:after="240" w:line="240" w:lineRule="auto"/>
        <w:ind w:left="360"/>
        <w:textAlignment w:val="baseline"/>
        <w:rPr>
          <w:rFonts w:eastAsia="Times New Roman" w:cs="Arial"/>
          <w:color w:val="000000"/>
          <w:szCs w:val="24"/>
          <w:lang w:eastAsia="es-EC"/>
        </w:rPr>
      </w:pPr>
    </w:p>
    <w:p w14:paraId="78AAD18C" w14:textId="77777777" w:rsidR="00BE0505" w:rsidRDefault="00BE0505" w:rsidP="00BE0505">
      <w:pPr>
        <w:pStyle w:val="ListParagraph"/>
        <w:spacing w:after="240" w:line="240" w:lineRule="auto"/>
        <w:ind w:left="360"/>
        <w:textAlignment w:val="baseline"/>
        <w:rPr>
          <w:rFonts w:eastAsia="Times New Roman" w:cs="Arial"/>
          <w:color w:val="000000"/>
          <w:szCs w:val="24"/>
          <w:lang w:eastAsia="es-EC"/>
        </w:rPr>
      </w:pPr>
    </w:p>
    <w:p w14:paraId="4C35ECB5" w14:textId="77777777" w:rsidR="00BE0505" w:rsidRPr="00663BD7" w:rsidRDefault="00BE0505" w:rsidP="00BE0505">
      <w:pPr>
        <w:pStyle w:val="ListParagraph"/>
        <w:numPr>
          <w:ilvl w:val="0"/>
          <w:numId w:val="46"/>
        </w:numPr>
        <w:spacing w:after="240" w:line="240" w:lineRule="auto"/>
        <w:textAlignment w:val="baseline"/>
        <w:rPr>
          <w:rFonts w:eastAsia="Times New Roman" w:cs="Arial"/>
          <w:color w:val="000000"/>
          <w:szCs w:val="24"/>
          <w:lang w:eastAsia="es-EC"/>
        </w:rPr>
      </w:pPr>
      <w:r w:rsidRPr="00663BD7">
        <w:rPr>
          <w:rFonts w:eastAsia="Times New Roman" w:cs="Arial"/>
          <w:color w:val="000000"/>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663BD7" w14:paraId="26DE8AE1"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6B78A"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7C168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91A6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F5ACD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F49762"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607E4A"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D9C81A" w14:textId="77777777" w:rsidR="00BE0505" w:rsidRPr="00663BD7" w:rsidRDefault="00BE0505" w:rsidP="00971204">
            <w:pPr>
              <w:spacing w:after="0" w:line="240" w:lineRule="auto"/>
              <w:rPr>
                <w:rFonts w:eastAsia="Times New Roman" w:cs="Arial"/>
                <w:szCs w:val="24"/>
                <w:lang w:eastAsia="es-EC"/>
              </w:rPr>
            </w:pPr>
          </w:p>
        </w:tc>
      </w:tr>
      <w:tr w:rsidR="00BE0505" w:rsidRPr="00663BD7" w14:paraId="10EE0D3A"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828FE9"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D7C400"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86EC1F"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D3CFA"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902E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B07D8D"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CD882D"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 Conformidad</w:t>
            </w:r>
          </w:p>
        </w:tc>
      </w:tr>
    </w:tbl>
    <w:p w14:paraId="177E2C9C" w14:textId="77777777" w:rsidR="00BE0505" w:rsidRPr="00663BD7" w:rsidRDefault="00BE0505" w:rsidP="00BE0505">
      <w:pPr>
        <w:pStyle w:val="ListParagraph"/>
        <w:spacing w:after="240" w:line="240" w:lineRule="auto"/>
        <w:ind w:left="360"/>
        <w:rPr>
          <w:rFonts w:eastAsia="Times New Roman" w:cs="Arial"/>
          <w:szCs w:val="24"/>
          <w:lang w:eastAsia="es-EC"/>
        </w:rPr>
      </w:pPr>
    </w:p>
    <w:p w14:paraId="40673FD2" w14:textId="77777777" w:rsidR="00BE0505" w:rsidRPr="00663BD7" w:rsidRDefault="00BE0505" w:rsidP="00BE0505">
      <w:pPr>
        <w:pStyle w:val="ListParagraph"/>
        <w:numPr>
          <w:ilvl w:val="0"/>
          <w:numId w:val="46"/>
        </w:numPr>
        <w:spacing w:after="240" w:line="240" w:lineRule="auto"/>
        <w:rPr>
          <w:rFonts w:eastAsia="Times New Roman" w:cs="Arial"/>
          <w:szCs w:val="24"/>
          <w:lang w:eastAsia="es-EC"/>
        </w:rPr>
      </w:pPr>
      <w:r w:rsidRPr="00663BD7">
        <w:rPr>
          <w:rFonts w:eastAsia="Times New Roman" w:cs="Arial"/>
          <w:color w:val="000000"/>
          <w:szCs w:val="24"/>
          <w:lang w:eastAsia="es-EC"/>
        </w:rPr>
        <w:t xml:space="preserve">Distribución de la carga de trabajo entre los miembros de su grupo. </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663BD7" w14:paraId="1FA92590"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F6DB29"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42A7C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C89F6"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5936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E5E6E8"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84D77"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09963" w14:textId="77777777" w:rsidR="00BE0505" w:rsidRPr="00663BD7" w:rsidRDefault="00BE0505" w:rsidP="00971204">
            <w:pPr>
              <w:spacing w:after="0" w:line="240" w:lineRule="auto"/>
              <w:rPr>
                <w:rFonts w:eastAsia="Times New Roman" w:cs="Arial"/>
                <w:szCs w:val="24"/>
                <w:lang w:eastAsia="es-EC"/>
              </w:rPr>
            </w:pPr>
          </w:p>
        </w:tc>
      </w:tr>
      <w:tr w:rsidR="00BE0505" w:rsidRPr="00663BD7" w14:paraId="57D8884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2BA70"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872C3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7DF1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58C02"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08F3BB"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7B1FF5" w14:textId="77777777" w:rsidR="00BE0505" w:rsidRPr="00663BD7" w:rsidRDefault="00BE0505" w:rsidP="00971204">
            <w:pPr>
              <w:spacing w:after="0" w:line="240" w:lineRule="auto"/>
              <w:rPr>
                <w:rFonts w:eastAsia="Times New Roman" w:cs="Arial"/>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85B75F" w14:textId="77777777" w:rsidR="00BE0505" w:rsidRPr="00663BD7" w:rsidRDefault="00BE0505" w:rsidP="00971204">
            <w:pPr>
              <w:spacing w:after="0" w:line="240" w:lineRule="auto"/>
              <w:jc w:val="center"/>
              <w:rPr>
                <w:rFonts w:eastAsia="Times New Roman" w:cs="Arial"/>
                <w:szCs w:val="24"/>
                <w:lang w:eastAsia="es-EC"/>
              </w:rPr>
            </w:pPr>
            <w:r w:rsidRPr="00663BD7">
              <w:rPr>
                <w:rFonts w:eastAsia="Times New Roman" w:cs="Arial"/>
                <w:color w:val="000000"/>
                <w:szCs w:val="24"/>
                <w:lang w:eastAsia="es-EC"/>
              </w:rPr>
              <w:t>Totalmente Equitativa</w:t>
            </w:r>
          </w:p>
        </w:tc>
      </w:tr>
    </w:tbl>
    <w:p w14:paraId="28F12B04" w14:textId="77777777" w:rsidR="00BE0505" w:rsidRDefault="00BE0505" w:rsidP="00BE0505">
      <w:pPr>
        <w:spacing w:after="0" w:line="240" w:lineRule="auto"/>
        <w:rPr>
          <w:rFonts w:eastAsia="Times New Roman" w:cs="Arial"/>
          <w:b/>
          <w:bCs/>
          <w:color w:val="000000"/>
          <w:szCs w:val="24"/>
          <w:lang w:eastAsia="es-EC"/>
        </w:rPr>
      </w:pPr>
    </w:p>
    <w:p w14:paraId="470C11C4"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sidRPr="00E469F8">
        <w:rPr>
          <w:rFonts w:eastAsia="Times New Roman" w:cs="Arial"/>
          <w:color w:val="000000"/>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129A5366"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1279D3"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D86387"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6EFDA6"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05875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262419"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43807D"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A5181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4C9327CC"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E1B2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E40F9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5FF3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C12F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C0FDB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D29A8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7F9566"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16646449" w14:textId="77777777" w:rsidR="00BE0505" w:rsidRDefault="00BE0505" w:rsidP="00BE0505">
      <w:pPr>
        <w:rPr>
          <w:rFonts w:eastAsia="Times New Roman" w:cs="Arial"/>
          <w:b/>
          <w:bCs/>
          <w:color w:val="000000"/>
          <w:szCs w:val="24"/>
          <w:lang w:eastAsia="es-EC"/>
        </w:rPr>
      </w:pPr>
      <w:r>
        <w:rPr>
          <w:rFonts w:eastAsia="Times New Roman" w:cs="Arial"/>
          <w:b/>
          <w:bCs/>
          <w:color w:val="000000"/>
          <w:szCs w:val="24"/>
          <w:lang w:eastAsia="es-EC"/>
        </w:rPr>
        <w:br w:type="page"/>
      </w:r>
    </w:p>
    <w:p w14:paraId="43F23FB0" w14:textId="3E2543DD" w:rsidR="00BE0505" w:rsidRDefault="00BE0505" w:rsidP="00010EE2">
      <w:pPr>
        <w:pStyle w:val="anexos"/>
        <w:rPr>
          <w:b w:val="0"/>
        </w:rPr>
      </w:pPr>
      <w:bookmarkStart w:id="173" w:name="_Toc414964264"/>
      <w:r>
        <w:t xml:space="preserve">Anexo F: </w:t>
      </w:r>
      <w:r w:rsidRPr="00E3299A">
        <w:rPr>
          <w:b w:val="0"/>
        </w:rPr>
        <w:t xml:space="preserve">Formulario utilizado en el Post-Test </w:t>
      </w:r>
      <w:r w:rsidR="00E3299A">
        <w:rPr>
          <w:b w:val="0"/>
        </w:rPr>
        <w:t xml:space="preserve"> del experimento 1 </w:t>
      </w:r>
      <w:r w:rsidRPr="00E3299A">
        <w:rPr>
          <w:b w:val="0"/>
        </w:rPr>
        <w:t>con estudiantes.</w:t>
      </w:r>
      <w:bookmarkEnd w:id="173"/>
    </w:p>
    <w:p w14:paraId="041B90E5" w14:textId="77777777" w:rsidR="00E3299A" w:rsidRPr="00E3299A" w:rsidRDefault="00E3299A" w:rsidP="00010EE2">
      <w:pPr>
        <w:pStyle w:val="anexos"/>
        <w:rPr>
          <w:b w:val="0"/>
        </w:rPr>
      </w:pPr>
    </w:p>
    <w:p w14:paraId="3F821C07"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POST-TEST</w:t>
      </w:r>
    </w:p>
    <w:p w14:paraId="7D7A1141" w14:textId="77777777" w:rsidR="00BE0505" w:rsidRDefault="00BE0505" w:rsidP="00BE0505">
      <w:pPr>
        <w:spacing w:after="0" w:line="240" w:lineRule="auto"/>
        <w:jc w:val="center"/>
        <w:rPr>
          <w:rFonts w:eastAsia="Times New Roman" w:cs="Arial"/>
          <w:b/>
          <w:bCs/>
          <w:color w:val="000000"/>
          <w:szCs w:val="24"/>
          <w:lang w:eastAsia="es-EC"/>
        </w:rPr>
      </w:pPr>
      <w:r w:rsidRPr="001B4E16">
        <w:rPr>
          <w:rFonts w:eastAsia="Times New Roman" w:cs="Arial"/>
          <w:b/>
          <w:bCs/>
          <w:color w:val="000000"/>
          <w:szCs w:val="24"/>
          <w:lang w:eastAsia="es-EC"/>
        </w:rPr>
        <w:t>FORMULARIO DE RECOPILACIÓN DE DATOS DE  ESTUDIANTES</w:t>
      </w:r>
    </w:p>
    <w:p w14:paraId="4EF4ED36" w14:textId="77777777" w:rsidR="00BE0505" w:rsidRPr="001B4E16" w:rsidRDefault="00BE0505" w:rsidP="00BE0505">
      <w:pPr>
        <w:spacing w:after="0" w:line="240" w:lineRule="auto"/>
        <w:jc w:val="center"/>
        <w:rPr>
          <w:rFonts w:ascii="Times New Roman" w:eastAsia="Times New Roman" w:hAnsi="Times New Roman" w:cs="Times New Roman"/>
          <w:szCs w:val="24"/>
          <w:lang w:eastAsia="es-EC"/>
        </w:rPr>
      </w:pPr>
    </w:p>
    <w:p w14:paraId="253D2189" w14:textId="77777777" w:rsidR="00BE0505" w:rsidRPr="001B4E16" w:rsidRDefault="00BE0505" w:rsidP="00BE0505">
      <w:pPr>
        <w:spacing w:after="0" w:line="240" w:lineRule="auto"/>
        <w:jc w:val="both"/>
        <w:rPr>
          <w:rFonts w:ascii="Times New Roman" w:eastAsia="Times New Roman" w:hAnsi="Times New Roman" w:cs="Times New Roman"/>
          <w:szCs w:val="24"/>
          <w:lang w:eastAsia="es-EC"/>
        </w:rPr>
      </w:pPr>
      <w:r w:rsidRPr="001B4E16">
        <w:rPr>
          <w:rFonts w:eastAsia="Times New Roman" w:cs="Arial"/>
          <w:color w:val="000000"/>
          <w:szCs w:val="24"/>
          <w:lang w:eastAsia="es-EC"/>
        </w:rPr>
        <w:t xml:space="preserve">Considerando la </w:t>
      </w:r>
      <w:r>
        <w:rPr>
          <w:rFonts w:eastAsia="Times New Roman" w:cs="Arial"/>
          <w:color w:val="000000"/>
          <w:szCs w:val="24"/>
          <w:lang w:eastAsia="es-EC"/>
        </w:rPr>
        <w:t xml:space="preserve">herramienta que acaba de utilizar, </w:t>
      </w:r>
      <w:r w:rsidRPr="001B4E16">
        <w:rPr>
          <w:rFonts w:eastAsia="Times New Roman" w:cs="Arial"/>
          <w:color w:val="000000"/>
          <w:szCs w:val="24"/>
          <w:lang w:eastAsia="es-EC"/>
        </w:rPr>
        <w:t>carga de trabajo involucrado  en el desarrollo de las actividades grupales y la calificación obtenida en cada actividad,  </w:t>
      </w:r>
      <w:r w:rsidRPr="001B4E16">
        <w:rPr>
          <w:rFonts w:eastAsia="Times New Roman" w:cs="Arial"/>
          <w:b/>
          <w:bCs/>
          <w:color w:val="000000"/>
          <w:szCs w:val="24"/>
          <w:u w:val="single"/>
          <w:lang w:eastAsia="es-EC"/>
        </w:rPr>
        <w:t>Indique con una X su percepción en relación a los siguientes aspectos:</w:t>
      </w:r>
    </w:p>
    <w:p w14:paraId="353C5458" w14:textId="77777777" w:rsidR="00BE0505" w:rsidRPr="001B4E16" w:rsidRDefault="00BE0505" w:rsidP="00BE0505">
      <w:pPr>
        <w:spacing w:after="0" w:line="240" w:lineRule="auto"/>
        <w:rPr>
          <w:rFonts w:ascii="Times New Roman" w:eastAsia="Times New Roman" w:hAnsi="Times New Roman" w:cs="Times New Roman"/>
          <w:szCs w:val="24"/>
          <w:lang w:eastAsia="es-EC"/>
        </w:rPr>
      </w:pPr>
    </w:p>
    <w:p w14:paraId="667C8A0F" w14:textId="77777777" w:rsidR="00BE0505" w:rsidRPr="001B4E16" w:rsidRDefault="00BE0505" w:rsidP="00BE0505">
      <w:pPr>
        <w:spacing w:after="240" w:line="240" w:lineRule="auto"/>
        <w:ind w:left="360" w:hanging="360"/>
        <w:rPr>
          <w:rFonts w:ascii="Times New Roman" w:eastAsia="Times New Roman" w:hAnsi="Times New Roman" w:cs="Times New Roman"/>
          <w:szCs w:val="24"/>
          <w:lang w:eastAsia="es-EC"/>
        </w:rPr>
      </w:pPr>
      <w:r>
        <w:rPr>
          <w:rFonts w:eastAsia="Times New Roman" w:cs="Arial"/>
          <w:color w:val="000000"/>
          <w:szCs w:val="24"/>
          <w:lang w:eastAsia="es-EC"/>
        </w:rPr>
        <w:t>1</w:t>
      </w:r>
      <w:r w:rsidRPr="001B4E16">
        <w:rPr>
          <w:rFonts w:eastAsia="Times New Roman" w:cs="Arial"/>
          <w:color w:val="000000"/>
          <w:szCs w:val="24"/>
          <w:lang w:eastAsia="es-EC"/>
        </w:rPr>
        <w:t>.</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1B4E16" w14:paraId="15D8B9D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C9565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0208DF"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B0E8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84D3F"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88305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B289B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AEA3C"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287780AF"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F4AB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C2633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64FDD0"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69DD5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5C600A"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DD43E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8236A8"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Totalmente Equitativa</w:t>
            </w:r>
          </w:p>
        </w:tc>
      </w:tr>
    </w:tbl>
    <w:p w14:paraId="0B906F27"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Pr>
          <w:rFonts w:eastAsia="Times New Roman" w:cs="Arial"/>
          <w:color w:val="000000"/>
          <w:szCs w:val="24"/>
          <w:lang w:eastAsia="es-EC"/>
        </w:rPr>
        <w:t>2</w:t>
      </w:r>
      <w:r w:rsidRPr="00E469F8">
        <w:rPr>
          <w:rFonts w:eastAsia="Times New Roman" w:cs="Arial"/>
          <w:color w:val="000000"/>
          <w:szCs w:val="24"/>
          <w:lang w:eastAsia="es-EC"/>
        </w:rPr>
        <w:t>.</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369353D0"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04D9C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235A05"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414A8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D51FA5"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BC76B"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E42D8"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A70C65"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53D9646F"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03133A"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5688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88797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94D7B"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E53CD"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1E3CC"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7CDA8E"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55EED0E9" w14:textId="77777777" w:rsidR="00BE0505" w:rsidRDefault="00BE0505" w:rsidP="00BE0505">
      <w:pPr>
        <w:pStyle w:val="NombreCapitulo"/>
        <w:numPr>
          <w:ilvl w:val="0"/>
          <w:numId w:val="0"/>
        </w:numPr>
        <w:ind w:left="360" w:hanging="360"/>
      </w:pPr>
    </w:p>
    <w:p w14:paraId="45D16BA3" w14:textId="77777777" w:rsidR="00BE0505" w:rsidRDefault="00BE0505" w:rsidP="00BE0505">
      <w:pPr>
        <w:pStyle w:val="NombreCapitulo"/>
        <w:numPr>
          <w:ilvl w:val="0"/>
          <w:numId w:val="0"/>
        </w:numPr>
        <w:ind w:left="360" w:hanging="360"/>
      </w:pPr>
    </w:p>
    <w:p w14:paraId="0E1B22C3" w14:textId="77777777" w:rsidR="00BE0505" w:rsidRDefault="00BE0505" w:rsidP="00BE0505">
      <w:pPr>
        <w:pStyle w:val="NombreCapitulo"/>
        <w:numPr>
          <w:ilvl w:val="0"/>
          <w:numId w:val="0"/>
        </w:numPr>
        <w:ind w:left="360" w:hanging="360"/>
      </w:pPr>
    </w:p>
    <w:p w14:paraId="42113E73" w14:textId="77777777" w:rsidR="00BE0505" w:rsidRDefault="00BE0505" w:rsidP="00BE0505">
      <w:pPr>
        <w:pStyle w:val="NombreCapitulo"/>
        <w:numPr>
          <w:ilvl w:val="0"/>
          <w:numId w:val="0"/>
        </w:numPr>
        <w:ind w:left="360" w:hanging="360"/>
      </w:pPr>
    </w:p>
    <w:p w14:paraId="2A9590AE" w14:textId="77777777" w:rsidR="00BE0505" w:rsidRDefault="00BE0505" w:rsidP="00BE0505">
      <w:pPr>
        <w:pStyle w:val="NombreCapitulo"/>
        <w:numPr>
          <w:ilvl w:val="0"/>
          <w:numId w:val="0"/>
        </w:numPr>
        <w:ind w:left="360" w:hanging="360"/>
      </w:pPr>
    </w:p>
    <w:p w14:paraId="46DC20F4" w14:textId="77777777" w:rsidR="00BE0505" w:rsidRDefault="00BE0505" w:rsidP="00BE0505">
      <w:pPr>
        <w:pStyle w:val="NombreCapitulo"/>
        <w:numPr>
          <w:ilvl w:val="0"/>
          <w:numId w:val="0"/>
        </w:numPr>
        <w:ind w:left="360" w:hanging="360"/>
      </w:pPr>
    </w:p>
    <w:p w14:paraId="05E8FDE5" w14:textId="15694A5A" w:rsidR="00BE0505" w:rsidRDefault="00BE0505" w:rsidP="00010EE2">
      <w:pPr>
        <w:pStyle w:val="anexos"/>
      </w:pPr>
      <w:bookmarkStart w:id="174" w:name="_Toc414964265"/>
      <w:r>
        <w:t xml:space="preserve">Anexo G: </w:t>
      </w:r>
      <w:r w:rsidRPr="00E3299A">
        <w:rPr>
          <w:b w:val="0"/>
        </w:rPr>
        <w:t xml:space="preserve">Formulario utilizado en el Post-Test </w:t>
      </w:r>
      <w:r w:rsidR="00E3299A" w:rsidRPr="00E3299A">
        <w:rPr>
          <w:b w:val="0"/>
        </w:rPr>
        <w:t xml:space="preserve">del experimento </w:t>
      </w:r>
      <w:r w:rsidRPr="00E3299A">
        <w:rPr>
          <w:b w:val="0"/>
        </w:rPr>
        <w:t>2 con estudiantes.</w:t>
      </w:r>
      <w:bookmarkEnd w:id="174"/>
    </w:p>
    <w:p w14:paraId="5660F815" w14:textId="77777777" w:rsidR="00BE0505" w:rsidRPr="00EB322E" w:rsidRDefault="00BE0505" w:rsidP="00BE0505">
      <w:pPr>
        <w:spacing w:after="0" w:line="240" w:lineRule="auto"/>
        <w:jc w:val="center"/>
        <w:rPr>
          <w:rFonts w:eastAsia="Times New Roman" w:cs="Arial"/>
          <w:b/>
          <w:bCs/>
          <w:color w:val="000000"/>
          <w:sz w:val="18"/>
          <w:szCs w:val="18"/>
          <w:lang w:eastAsia="es-EC"/>
        </w:rPr>
      </w:pPr>
      <w:r w:rsidRPr="00EB322E">
        <w:rPr>
          <w:rFonts w:eastAsia="Times New Roman" w:cs="Arial"/>
          <w:b/>
          <w:bCs/>
          <w:color w:val="000000"/>
          <w:sz w:val="18"/>
          <w:szCs w:val="18"/>
          <w:lang w:eastAsia="es-EC"/>
        </w:rPr>
        <w:t>POST-TEST</w:t>
      </w:r>
    </w:p>
    <w:p w14:paraId="611A18D1" w14:textId="77777777" w:rsidR="00BE0505" w:rsidRDefault="00BE0505" w:rsidP="00BE0505">
      <w:pPr>
        <w:spacing w:after="0" w:line="240" w:lineRule="auto"/>
        <w:jc w:val="center"/>
        <w:rPr>
          <w:rFonts w:eastAsia="Times New Roman" w:cs="Arial"/>
          <w:b/>
          <w:bCs/>
          <w:color w:val="000000"/>
          <w:szCs w:val="24"/>
          <w:lang w:eastAsia="es-EC"/>
        </w:rPr>
      </w:pPr>
      <w:r w:rsidRPr="001B4E16">
        <w:rPr>
          <w:rFonts w:eastAsia="Times New Roman" w:cs="Arial"/>
          <w:b/>
          <w:bCs/>
          <w:color w:val="000000"/>
          <w:szCs w:val="24"/>
          <w:lang w:eastAsia="es-EC"/>
        </w:rPr>
        <w:t>FORMULARIO DE RECOPILACIÓN DE DATOS DE  ESTUDIANTES</w:t>
      </w:r>
    </w:p>
    <w:p w14:paraId="4136E5F0" w14:textId="77777777" w:rsidR="00BE0505" w:rsidRPr="001B4E16" w:rsidRDefault="00BE0505" w:rsidP="00BE0505">
      <w:pPr>
        <w:spacing w:after="0" w:line="240" w:lineRule="auto"/>
        <w:jc w:val="center"/>
        <w:rPr>
          <w:rFonts w:ascii="Times New Roman" w:eastAsia="Times New Roman" w:hAnsi="Times New Roman" w:cs="Times New Roman"/>
          <w:szCs w:val="24"/>
          <w:lang w:eastAsia="es-EC"/>
        </w:rPr>
      </w:pPr>
    </w:p>
    <w:p w14:paraId="7220041F" w14:textId="77777777" w:rsidR="00BE0505" w:rsidRPr="001B4E16" w:rsidRDefault="00BE0505" w:rsidP="00BE0505">
      <w:pPr>
        <w:spacing w:after="0" w:line="240" w:lineRule="auto"/>
        <w:jc w:val="both"/>
        <w:rPr>
          <w:rFonts w:ascii="Times New Roman" w:eastAsia="Times New Roman" w:hAnsi="Times New Roman" w:cs="Times New Roman"/>
          <w:szCs w:val="24"/>
          <w:lang w:eastAsia="es-EC"/>
        </w:rPr>
      </w:pPr>
      <w:r w:rsidRPr="001B4E16">
        <w:rPr>
          <w:rFonts w:eastAsia="Times New Roman" w:cs="Arial"/>
          <w:color w:val="000000"/>
          <w:szCs w:val="24"/>
          <w:lang w:eastAsia="es-EC"/>
        </w:rPr>
        <w:t xml:space="preserve">Considerando la </w:t>
      </w:r>
      <w:r>
        <w:rPr>
          <w:rFonts w:eastAsia="Times New Roman" w:cs="Arial"/>
          <w:color w:val="000000"/>
          <w:szCs w:val="24"/>
          <w:lang w:eastAsia="es-EC"/>
        </w:rPr>
        <w:t xml:space="preserve">herramienta que acaba de utilizar, </w:t>
      </w:r>
      <w:r w:rsidRPr="001B4E16">
        <w:rPr>
          <w:rFonts w:eastAsia="Times New Roman" w:cs="Arial"/>
          <w:color w:val="000000"/>
          <w:szCs w:val="24"/>
          <w:lang w:eastAsia="es-EC"/>
        </w:rPr>
        <w:t>carga de trabajo involucrado  en el desarrollo de las actividades grupales y la calificación obtenida en cada actividad,  </w:t>
      </w:r>
      <w:r w:rsidRPr="001B4E16">
        <w:rPr>
          <w:rFonts w:eastAsia="Times New Roman" w:cs="Arial"/>
          <w:b/>
          <w:bCs/>
          <w:color w:val="000000"/>
          <w:szCs w:val="24"/>
          <w:u w:val="single"/>
          <w:lang w:eastAsia="es-EC"/>
        </w:rPr>
        <w:t>Indique con una X su percepción en relación a los siguientes aspectos:</w:t>
      </w:r>
    </w:p>
    <w:p w14:paraId="514B1498" w14:textId="77777777" w:rsidR="00BE0505" w:rsidRPr="001B4E16" w:rsidRDefault="00BE0505" w:rsidP="00BE0505">
      <w:pPr>
        <w:spacing w:after="0" w:line="240" w:lineRule="auto"/>
        <w:rPr>
          <w:rFonts w:ascii="Times New Roman" w:eastAsia="Times New Roman" w:hAnsi="Times New Roman" w:cs="Times New Roman"/>
          <w:szCs w:val="24"/>
          <w:lang w:eastAsia="es-EC"/>
        </w:rPr>
      </w:pPr>
    </w:p>
    <w:p w14:paraId="4861E475" w14:textId="77777777" w:rsidR="00BE0505" w:rsidRPr="00695E96" w:rsidRDefault="00BE0505" w:rsidP="00BE0505">
      <w:pPr>
        <w:pStyle w:val="ListParagraph"/>
        <w:numPr>
          <w:ilvl w:val="0"/>
          <w:numId w:val="47"/>
        </w:numPr>
        <w:spacing w:after="0" w:line="240" w:lineRule="auto"/>
        <w:jc w:val="both"/>
        <w:rPr>
          <w:rFonts w:eastAsia="Times New Roman" w:cs="Arial"/>
          <w:color w:val="000000"/>
          <w:szCs w:val="24"/>
          <w:lang w:eastAsia="es-EC"/>
        </w:rPr>
      </w:pPr>
      <w:r w:rsidRPr="00695E96">
        <w:rPr>
          <w:rFonts w:eastAsia="Times New Roman" w:cs="Arial"/>
          <w:color w:val="000000"/>
          <w:szCs w:val="24"/>
          <w:lang w:eastAsia="es-EC"/>
        </w:rPr>
        <w:t>Calificación individual que obtuvo en las actividades grupales.</w:t>
      </w:r>
    </w:p>
    <w:p w14:paraId="6E864327" w14:textId="77777777" w:rsidR="00BE0505" w:rsidRPr="00695E96" w:rsidRDefault="00BE0505" w:rsidP="00BE0505">
      <w:pPr>
        <w:pStyle w:val="ListParagraph"/>
        <w:spacing w:after="0" w:line="240" w:lineRule="auto"/>
        <w:jc w:val="both"/>
        <w:rPr>
          <w:rFonts w:ascii="Times New Roman" w:eastAsia="Times New Roman" w:hAnsi="Times New Roman" w:cs="Times New Roman"/>
          <w:szCs w:val="24"/>
          <w:lang w:eastAsia="es-EC"/>
        </w:rPr>
      </w:pPr>
    </w:p>
    <w:tbl>
      <w:tblPr>
        <w:tblpPr w:leftFromText="141" w:rightFromText="141"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1B4E16" w14:paraId="6D9A2B71"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B2987"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4EB5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C57DD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7A5A87"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EFE5C0"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4DE89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DFD92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6688DCD0"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18782"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387100"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3E09F"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DD028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631C3"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9FB4F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E719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Conformidad</w:t>
            </w:r>
          </w:p>
        </w:tc>
      </w:tr>
    </w:tbl>
    <w:p w14:paraId="2B8BF66C" w14:textId="77777777" w:rsidR="00BE0505" w:rsidRDefault="00BE0505" w:rsidP="00BE0505">
      <w:pPr>
        <w:spacing w:after="240" w:line="240" w:lineRule="auto"/>
        <w:rPr>
          <w:rFonts w:eastAsia="Times New Roman" w:cs="Arial"/>
          <w:color w:val="000000"/>
          <w:szCs w:val="24"/>
          <w:lang w:eastAsia="es-EC"/>
        </w:rPr>
      </w:pPr>
      <w:r>
        <w:rPr>
          <w:rFonts w:eastAsia="Times New Roman" w:cs="Arial"/>
          <w:color w:val="000000"/>
          <w:szCs w:val="24"/>
          <w:lang w:eastAsia="es-EC"/>
        </w:rPr>
        <w:br w:type="textWrapping" w:clear="all"/>
      </w:r>
    </w:p>
    <w:p w14:paraId="3379656D" w14:textId="77777777" w:rsidR="00BE0505" w:rsidRPr="001B4E16" w:rsidRDefault="00BE0505" w:rsidP="00BE0505">
      <w:pPr>
        <w:spacing w:after="240" w:line="240" w:lineRule="auto"/>
        <w:rPr>
          <w:rFonts w:ascii="Times New Roman" w:eastAsia="Times New Roman" w:hAnsi="Times New Roman" w:cs="Times New Roman"/>
          <w:szCs w:val="24"/>
          <w:lang w:eastAsia="es-EC"/>
        </w:rPr>
      </w:pPr>
      <w:r w:rsidRPr="001B4E16">
        <w:rPr>
          <w:rFonts w:eastAsia="Times New Roman" w:cs="Arial"/>
          <w:color w:val="000000"/>
          <w:szCs w:val="24"/>
          <w:lang w:eastAsia="es-EC"/>
        </w:rPr>
        <w:t>2</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Calificación que obtuvieron los integrantes de su grupo en estas actividades.</w:t>
      </w:r>
    </w:p>
    <w:tbl>
      <w:tblPr>
        <w:tblW w:w="0" w:type="auto"/>
        <w:jc w:val="center"/>
        <w:tblCellMar>
          <w:top w:w="15" w:type="dxa"/>
          <w:left w:w="15" w:type="dxa"/>
          <w:bottom w:w="15" w:type="dxa"/>
          <w:right w:w="15" w:type="dxa"/>
        </w:tblCellMar>
        <w:tblLook w:val="04A0" w:firstRow="1" w:lastRow="0" w:firstColumn="1" w:lastColumn="0" w:noHBand="0" w:noVBand="1"/>
      </w:tblPr>
      <w:tblGrid>
        <w:gridCol w:w="2332"/>
        <w:gridCol w:w="344"/>
        <w:gridCol w:w="344"/>
        <w:gridCol w:w="344"/>
        <w:gridCol w:w="344"/>
        <w:gridCol w:w="344"/>
        <w:gridCol w:w="2185"/>
      </w:tblGrid>
      <w:tr w:rsidR="00BE0505" w:rsidRPr="001B4E16" w14:paraId="46FBDFF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4D86B"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F683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2D328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79818"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9295A7"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8405B3"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BA2A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225B9319"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C1E3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Inconformidad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B0C84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001586"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68555"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5C494"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32C2C"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C255A0"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 Conformidad</w:t>
            </w:r>
          </w:p>
        </w:tc>
      </w:tr>
    </w:tbl>
    <w:p w14:paraId="2E26F3DC" w14:textId="77777777" w:rsidR="00BE0505" w:rsidRPr="001B4E16" w:rsidRDefault="00BE0505" w:rsidP="00BE0505">
      <w:pPr>
        <w:spacing w:after="240" w:line="240" w:lineRule="auto"/>
        <w:ind w:left="360"/>
        <w:rPr>
          <w:rFonts w:ascii="Times New Roman" w:eastAsia="Times New Roman" w:hAnsi="Times New Roman" w:cs="Times New Roman"/>
          <w:szCs w:val="24"/>
          <w:lang w:eastAsia="es-EC"/>
        </w:rPr>
      </w:pPr>
      <w:r w:rsidRPr="001B4E16">
        <w:rPr>
          <w:rFonts w:eastAsia="Times New Roman" w:cs="Arial"/>
          <w:color w:val="000000"/>
          <w:szCs w:val="24"/>
          <w:lang w:eastAsia="es-EC"/>
        </w:rPr>
        <w:t> </w:t>
      </w:r>
    </w:p>
    <w:p w14:paraId="2766073B" w14:textId="77777777" w:rsidR="00BE0505" w:rsidRPr="001B4E16" w:rsidRDefault="00BE0505" w:rsidP="00BE0505">
      <w:pPr>
        <w:spacing w:after="240" w:line="240" w:lineRule="auto"/>
        <w:ind w:left="360" w:hanging="360"/>
        <w:rPr>
          <w:rFonts w:ascii="Times New Roman" w:eastAsia="Times New Roman" w:hAnsi="Times New Roman" w:cs="Times New Roman"/>
          <w:szCs w:val="24"/>
          <w:lang w:eastAsia="es-EC"/>
        </w:rPr>
      </w:pPr>
      <w:r w:rsidRPr="001B4E16">
        <w:rPr>
          <w:rFonts w:eastAsia="Times New Roman" w:cs="Arial"/>
          <w:color w:val="000000"/>
          <w:szCs w:val="24"/>
          <w:lang w:eastAsia="es-EC"/>
        </w:rPr>
        <w:t>3.</w:t>
      </w:r>
      <w:r w:rsidRPr="001B4E16">
        <w:rPr>
          <w:rFonts w:ascii="Times New Roman" w:eastAsia="Times New Roman" w:hAnsi="Times New Roman" w:cs="Times New Roman"/>
          <w:color w:val="000000"/>
          <w:sz w:val="14"/>
          <w:szCs w:val="14"/>
          <w:lang w:eastAsia="es-EC"/>
        </w:rPr>
        <w:tab/>
      </w:r>
      <w:r w:rsidRPr="001B4E16">
        <w:rPr>
          <w:rFonts w:eastAsia="Times New Roman" w:cs="Arial"/>
          <w:color w:val="000000"/>
          <w:szCs w:val="24"/>
          <w:lang w:eastAsia="es-EC"/>
        </w:rPr>
        <w:t>Distribución de la carga de trabajo entre los miembros de su grupo.</w:t>
      </w:r>
    </w:p>
    <w:tbl>
      <w:tblPr>
        <w:tblW w:w="0" w:type="auto"/>
        <w:jc w:val="center"/>
        <w:tblCellMar>
          <w:top w:w="15" w:type="dxa"/>
          <w:left w:w="15" w:type="dxa"/>
          <w:bottom w:w="15" w:type="dxa"/>
          <w:right w:w="15" w:type="dxa"/>
        </w:tblCellMar>
        <w:tblLook w:val="04A0" w:firstRow="1" w:lastRow="0" w:firstColumn="1" w:lastColumn="0" w:noHBand="0" w:noVBand="1"/>
      </w:tblPr>
      <w:tblGrid>
        <w:gridCol w:w="1905"/>
        <w:gridCol w:w="344"/>
        <w:gridCol w:w="344"/>
        <w:gridCol w:w="344"/>
        <w:gridCol w:w="344"/>
        <w:gridCol w:w="344"/>
        <w:gridCol w:w="2532"/>
      </w:tblGrid>
      <w:tr w:rsidR="00BE0505" w:rsidRPr="001B4E16" w14:paraId="4E08B23D"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3020C7"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662A91"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BBFF6"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801E8E"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0ED6C"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413F25"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05279"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r>
      <w:tr w:rsidR="00BE0505" w:rsidRPr="001B4E16" w14:paraId="104760A3" w14:textId="77777777" w:rsidTr="00971204">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AAB689"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Nada Equitativa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298095"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6B3A9"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74AEF"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22AC6E"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3DF098" w14:textId="77777777" w:rsidR="00BE0505" w:rsidRPr="001B4E16"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43E224" w14:textId="77777777" w:rsidR="00BE0505" w:rsidRPr="001B4E16" w:rsidRDefault="00BE0505" w:rsidP="00971204">
            <w:pPr>
              <w:spacing w:after="0" w:line="240" w:lineRule="auto"/>
              <w:jc w:val="center"/>
              <w:rPr>
                <w:rFonts w:ascii="Times New Roman" w:eastAsia="Times New Roman" w:hAnsi="Times New Roman" w:cs="Times New Roman"/>
                <w:szCs w:val="24"/>
                <w:lang w:eastAsia="es-EC"/>
              </w:rPr>
            </w:pPr>
            <w:r w:rsidRPr="001B4E16">
              <w:rPr>
                <w:rFonts w:eastAsia="Times New Roman" w:cs="Arial"/>
                <w:color w:val="000000"/>
                <w:szCs w:val="24"/>
                <w:lang w:eastAsia="es-EC"/>
              </w:rPr>
              <w:t>Totalmente Equitativa</w:t>
            </w:r>
          </w:p>
        </w:tc>
      </w:tr>
    </w:tbl>
    <w:p w14:paraId="1D5313BA" w14:textId="77777777" w:rsidR="00BE0505" w:rsidRPr="00E469F8" w:rsidRDefault="00BE0505" w:rsidP="00BE0505">
      <w:pPr>
        <w:spacing w:after="240" w:line="240" w:lineRule="auto"/>
        <w:ind w:left="360" w:hanging="360"/>
        <w:rPr>
          <w:rFonts w:ascii="Times New Roman" w:eastAsia="Times New Roman" w:hAnsi="Times New Roman" w:cs="Times New Roman"/>
          <w:szCs w:val="24"/>
          <w:lang w:eastAsia="es-EC"/>
        </w:rPr>
      </w:pPr>
      <w:r w:rsidRPr="00E469F8">
        <w:rPr>
          <w:rFonts w:eastAsia="Times New Roman" w:cs="Arial"/>
          <w:color w:val="000000"/>
          <w:szCs w:val="24"/>
          <w:lang w:eastAsia="es-EC"/>
        </w:rPr>
        <w:t>4.</w:t>
      </w:r>
      <w:r w:rsidRPr="00E469F8">
        <w:rPr>
          <w:rFonts w:ascii="Times New Roman" w:eastAsia="Times New Roman" w:hAnsi="Times New Roman" w:cs="Times New Roman"/>
          <w:color w:val="000000"/>
          <w:sz w:val="14"/>
          <w:szCs w:val="14"/>
          <w:lang w:eastAsia="es-EC"/>
        </w:rPr>
        <w:t xml:space="preserve">    </w:t>
      </w:r>
      <w:r w:rsidRPr="00E469F8">
        <w:rPr>
          <w:rFonts w:eastAsia="Times New Roman" w:cs="Arial"/>
          <w:color w:val="000000"/>
          <w:szCs w:val="24"/>
          <w:lang w:eastAsia="es-EC"/>
        </w:rPr>
        <w:t>Considerando los medios que usted ha utilizado para realizar las distintas actividades grupales. La capacidad  de estos medios para reflejar el aporte real de cada miembro de su grupo de trabajo es:</w:t>
      </w:r>
    </w:p>
    <w:tbl>
      <w:tblPr>
        <w:tblW w:w="0" w:type="auto"/>
        <w:tblCellMar>
          <w:top w:w="15" w:type="dxa"/>
          <w:left w:w="15" w:type="dxa"/>
          <w:bottom w:w="15" w:type="dxa"/>
          <w:right w:w="15" w:type="dxa"/>
        </w:tblCellMar>
        <w:tblLook w:val="04A0" w:firstRow="1" w:lastRow="0" w:firstColumn="1" w:lastColumn="0" w:noHBand="0" w:noVBand="1"/>
      </w:tblPr>
      <w:tblGrid>
        <w:gridCol w:w="3168"/>
        <w:gridCol w:w="344"/>
        <w:gridCol w:w="344"/>
        <w:gridCol w:w="344"/>
        <w:gridCol w:w="344"/>
        <w:gridCol w:w="344"/>
        <w:gridCol w:w="3123"/>
      </w:tblGrid>
      <w:tr w:rsidR="00BE0505" w:rsidRPr="00E469F8" w14:paraId="40888C64"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87720"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ED51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F11A8F"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4C5EE"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79F71B"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0990C4"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Cs w:val="24"/>
                <w:lang w:eastAsia="es-EC"/>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36D6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r>
      <w:tr w:rsidR="00BE0505" w:rsidRPr="00E469F8" w14:paraId="4B41B6D1" w14:textId="77777777" w:rsidTr="0097120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EB183"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alejada de la realidad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6CC669"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045920"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DBF632"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80A046"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917B8A" w14:textId="77777777" w:rsidR="00BE0505" w:rsidRPr="00E469F8" w:rsidRDefault="00BE0505" w:rsidP="00971204">
            <w:pPr>
              <w:spacing w:after="0" w:line="240" w:lineRule="auto"/>
              <w:rPr>
                <w:rFonts w:ascii="Times New Roman" w:eastAsia="Times New Roman" w:hAnsi="Times New Roman" w:cs="Times New Roman"/>
                <w:szCs w:val="24"/>
                <w:lang w:eastAsia="es-EC"/>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D3C5D" w14:textId="77777777" w:rsidR="00BE0505" w:rsidRPr="00E469F8" w:rsidRDefault="00BE0505" w:rsidP="00971204">
            <w:pPr>
              <w:spacing w:after="0" w:line="240" w:lineRule="auto"/>
              <w:jc w:val="center"/>
              <w:rPr>
                <w:rFonts w:ascii="Times New Roman" w:eastAsia="Times New Roman" w:hAnsi="Times New Roman" w:cs="Times New Roman"/>
                <w:szCs w:val="24"/>
                <w:lang w:eastAsia="es-EC"/>
              </w:rPr>
            </w:pPr>
            <w:r w:rsidRPr="00E469F8">
              <w:rPr>
                <w:rFonts w:eastAsia="Times New Roman" w:cs="Arial"/>
                <w:color w:val="000000"/>
                <w:sz w:val="20"/>
                <w:szCs w:val="20"/>
                <w:lang w:eastAsia="es-EC"/>
              </w:rPr>
              <w:t>Totalmente cercana a la realidad</w:t>
            </w:r>
          </w:p>
        </w:tc>
      </w:tr>
    </w:tbl>
    <w:p w14:paraId="4EE76227" w14:textId="77777777" w:rsidR="00E5039D" w:rsidRPr="00BE0505" w:rsidRDefault="00E5039D" w:rsidP="00BE0505">
      <w:pPr>
        <w:pStyle w:val="Texto"/>
      </w:pPr>
    </w:p>
    <w:sectPr w:rsidR="00E5039D" w:rsidRPr="00BE0505" w:rsidSect="0093665A">
      <w:headerReference w:type="first" r:id="rId62"/>
      <w:pgSz w:w="11906" w:h="16838"/>
      <w:pgMar w:top="2268" w:right="1361" w:bottom="2268" w:left="2268"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7" w:author="Roger Granda" w:date="2015-02-17T10:32:00Z" w:initials="RG">
    <w:p w14:paraId="79B61E7C" w14:textId="77777777" w:rsidR="00904DA8" w:rsidRDefault="00904DA8" w:rsidP="00F43AA9">
      <w:pPr>
        <w:pStyle w:val="CommentText"/>
      </w:pPr>
      <w:r>
        <w:rPr>
          <w:rStyle w:val="CommentReference"/>
        </w:rPr>
        <w:annotationRef/>
      </w:r>
      <w:r>
        <w:t>Pendiente Justificar</w:t>
      </w:r>
      <w:r>
        <w:br/>
      </w:r>
      <w:r>
        <w:rPr>
          <w:rFonts w:cs="Arial"/>
          <w:color w:val="333333"/>
          <w:shd w:val="clear" w:color="auto" w:fill="FFFFFF"/>
        </w:rPr>
        <w:t>AQUÍ FALTARÍA SER MÁS CONCRETO EN INDICAR POR QUÉ ESTE TRABAJO Y NO OTRO YA DA SOLUCIÓN AL PROBLEMA...</w:t>
      </w:r>
      <w:r>
        <w:rPr>
          <w:rFonts w:cs="Arial"/>
          <w:color w:val="333333"/>
        </w:rPr>
        <w:br/>
      </w:r>
      <w:r>
        <w:rPr>
          <w:rFonts w:cs="Arial"/>
          <w:color w:val="333333"/>
          <w:shd w:val="clear" w:color="auto" w:fill="FFFFFF"/>
        </w:rPr>
        <w:t>HAY QUE SER MÁS ENFÁTICO EN INDICAR QUE ES EN UN ENTORNO EDUCATIVO, SOLUCIÓN A BAJO COSTO Y ORIENTADO A TAREAS DE DISEÑO/MODELADO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B61E7C" w15:done="1"/>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E83983" w14:textId="77777777" w:rsidR="00B5725D" w:rsidRDefault="00B5725D" w:rsidP="009A63C4">
      <w:pPr>
        <w:spacing w:after="0" w:line="240" w:lineRule="auto"/>
      </w:pPr>
      <w:r>
        <w:separator/>
      </w:r>
    </w:p>
  </w:endnote>
  <w:endnote w:type="continuationSeparator" w:id="0">
    <w:p w14:paraId="390F7D43" w14:textId="77777777" w:rsidR="00B5725D" w:rsidRDefault="00B5725D"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Segoe UI">
    <w:altName w:val="Courier New"/>
    <w:charset w:val="00"/>
    <w:family w:val="swiss"/>
    <w:pitch w:val="variable"/>
    <w:sig w:usb0="E4002EFF" w:usb1="C000E47F" w:usb2="00000009" w:usb3="00000000" w:csb0="000001FF"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 w:name="Segoe UI Symbol">
    <w:altName w:val="Athelas Italic"/>
    <w:charset w:val="00"/>
    <w:family w:val="swiss"/>
    <w:pitch w:val="variable"/>
    <w:sig w:usb0="800001E3" w:usb1="1200FFEF" w:usb2="0064C000" w:usb3="00000000" w:csb0="00000001" w:csb1="00000000"/>
  </w:font>
  <w:font w:name="Cambria Math">
    <w:panose1 w:val="02040503050406030204"/>
    <w:charset w:val="00"/>
    <w:family w:val="auto"/>
    <w:pitch w:val="variable"/>
    <w:sig w:usb0="E00002FF" w:usb1="420024FF"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MS Reference Sans Serif">
    <w:panose1 w:val="020B0604030504040204"/>
    <w:charset w:val="00"/>
    <w:family w:val="auto"/>
    <w:pitch w:val="variable"/>
    <w:sig w:usb0="00000287" w:usb1="00000000"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F044A2" w14:textId="77777777" w:rsidR="00B5725D" w:rsidRDefault="00B5725D" w:rsidP="009A63C4">
      <w:pPr>
        <w:spacing w:after="0" w:line="240" w:lineRule="auto"/>
      </w:pPr>
      <w:r>
        <w:separator/>
      </w:r>
    </w:p>
  </w:footnote>
  <w:footnote w:type="continuationSeparator" w:id="0">
    <w:p w14:paraId="38F3A465" w14:textId="77777777" w:rsidR="00B5725D" w:rsidRDefault="00B5725D" w:rsidP="009A63C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4599501"/>
      <w:docPartObj>
        <w:docPartGallery w:val="Page Numbers (Top of Page)"/>
        <w:docPartUnique/>
      </w:docPartObj>
    </w:sdtPr>
    <w:sdtEndPr/>
    <w:sdtContent>
      <w:p w14:paraId="4B1AFDB8" w14:textId="21A6E2F0" w:rsidR="00904DA8" w:rsidRDefault="00904DA8">
        <w:pPr>
          <w:pStyle w:val="Header"/>
          <w:jc w:val="right"/>
        </w:pPr>
        <w:r>
          <w:fldChar w:fldCharType="begin"/>
        </w:r>
        <w:r>
          <w:instrText>PAGE   \* MERGEFORMAT</w:instrText>
        </w:r>
        <w:r>
          <w:fldChar w:fldCharType="separate"/>
        </w:r>
        <w:r w:rsidRPr="000A7F3A">
          <w:rPr>
            <w:noProof/>
            <w:lang w:val="es-ES"/>
          </w:rPr>
          <w:t>ii</w:t>
        </w:r>
        <w:r>
          <w:fldChar w:fldCharType="end"/>
        </w:r>
      </w:p>
    </w:sdtContent>
  </w:sdt>
  <w:p w14:paraId="36FB9BA2" w14:textId="77777777" w:rsidR="00904DA8" w:rsidRDefault="00904DA8">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7046360"/>
      <w:docPartObj>
        <w:docPartGallery w:val="Page Numbers (Top of Page)"/>
        <w:docPartUnique/>
      </w:docPartObj>
    </w:sdtPr>
    <w:sdtEndPr/>
    <w:sdtContent>
      <w:p w14:paraId="725D941F" w14:textId="77777777" w:rsidR="00904DA8" w:rsidRDefault="00904DA8">
        <w:pPr>
          <w:pStyle w:val="Header"/>
          <w:jc w:val="right"/>
        </w:pPr>
        <w:r>
          <w:fldChar w:fldCharType="begin"/>
        </w:r>
        <w:r w:rsidRPr="005A5E37">
          <w:instrText>PAGE   \* MERGEFORMAT</w:instrText>
        </w:r>
        <w:r>
          <w:fldChar w:fldCharType="separate"/>
        </w:r>
        <w:r w:rsidR="00490A94" w:rsidRPr="00490A94">
          <w:rPr>
            <w:noProof/>
            <w:lang w:val="es-ES"/>
          </w:rPr>
          <w:t>134</w:t>
        </w:r>
        <w:r>
          <w:fldChar w:fldCharType="end"/>
        </w:r>
      </w:p>
    </w:sdtContent>
  </w:sdt>
  <w:p w14:paraId="0B085802" w14:textId="77777777" w:rsidR="00904DA8" w:rsidRDefault="00904DA8">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8514696"/>
      <w:docPartObj>
        <w:docPartGallery w:val="Page Numbers (Top of Page)"/>
        <w:docPartUnique/>
      </w:docPartObj>
    </w:sdtPr>
    <w:sdtEndPr/>
    <w:sdtContent>
      <w:p w14:paraId="1D8881CF" w14:textId="77777777" w:rsidR="00904DA8" w:rsidRDefault="00904DA8">
        <w:pPr>
          <w:pStyle w:val="Header"/>
          <w:jc w:val="right"/>
        </w:pPr>
        <w:r>
          <w:fldChar w:fldCharType="begin"/>
        </w:r>
        <w:r>
          <w:instrText>PAGE   \* MERGEFORMAT</w:instrText>
        </w:r>
        <w:r>
          <w:fldChar w:fldCharType="separate"/>
        </w:r>
        <w:r w:rsidR="00490A94" w:rsidRPr="00490A94">
          <w:rPr>
            <w:noProof/>
            <w:lang w:val="es-ES"/>
          </w:rPr>
          <w:t>135</w:t>
        </w:r>
        <w:r>
          <w:fldChar w:fldCharType="end"/>
        </w:r>
      </w:p>
    </w:sdtContent>
  </w:sdt>
  <w:p w14:paraId="18E8B479" w14:textId="77777777" w:rsidR="00904DA8" w:rsidRDefault="00904DA8">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5646282"/>
      <w:docPartObj>
        <w:docPartGallery w:val="Page Numbers (Top of Page)"/>
        <w:docPartUnique/>
      </w:docPartObj>
    </w:sdtPr>
    <w:sdtEndPr/>
    <w:sdtContent>
      <w:p w14:paraId="30227151" w14:textId="77777777" w:rsidR="00904DA8" w:rsidRDefault="00904DA8">
        <w:pPr>
          <w:pStyle w:val="Header"/>
          <w:jc w:val="right"/>
        </w:pPr>
        <w:r>
          <w:fldChar w:fldCharType="begin"/>
        </w:r>
        <w:r w:rsidRPr="00BF1E3F">
          <w:instrText>PAGE   \* MERGEFORMAT</w:instrText>
        </w:r>
        <w:r>
          <w:fldChar w:fldCharType="separate"/>
        </w:r>
        <w:r w:rsidR="00490A94" w:rsidRPr="00490A94">
          <w:rPr>
            <w:noProof/>
            <w:lang w:val="es-ES"/>
          </w:rPr>
          <w:t>146</w:t>
        </w:r>
        <w:r>
          <w:fldChar w:fldCharType="end"/>
        </w:r>
      </w:p>
    </w:sdtContent>
  </w:sdt>
  <w:p w14:paraId="34620B64" w14:textId="77777777" w:rsidR="00904DA8" w:rsidRDefault="00904DA8">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CE6EE" w14:textId="57E9D912" w:rsidR="00904DA8" w:rsidRDefault="00904DA8">
    <w:pPr>
      <w:pStyle w:val="Header"/>
      <w:jc w:val="right"/>
    </w:pPr>
  </w:p>
  <w:p w14:paraId="11440F9B" w14:textId="77777777" w:rsidR="00904DA8" w:rsidRDefault="00904DA8">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FA87F" w14:textId="168972CD" w:rsidR="00904DA8" w:rsidRDefault="00904DA8">
    <w:pPr>
      <w:pStyle w:val="Header"/>
      <w:jc w:val="right"/>
    </w:pPr>
  </w:p>
  <w:p w14:paraId="6BD594E2" w14:textId="77777777" w:rsidR="00904DA8" w:rsidRDefault="00904DA8">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26898D" w14:textId="19E626E7" w:rsidR="00904DA8" w:rsidRDefault="00904DA8">
    <w:pPr>
      <w:pStyle w:val="Header"/>
      <w:jc w:val="right"/>
    </w:pPr>
  </w:p>
  <w:p w14:paraId="6677BD83" w14:textId="77777777" w:rsidR="00904DA8" w:rsidRDefault="00904DA8">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0581B" w14:textId="03ADE324" w:rsidR="00904DA8" w:rsidRDefault="00904DA8">
    <w:pPr>
      <w:pStyle w:val="Header"/>
      <w:jc w:val="right"/>
    </w:pPr>
  </w:p>
  <w:p w14:paraId="2350C29A" w14:textId="77777777" w:rsidR="00904DA8" w:rsidRDefault="00904DA8">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CC62EE" w14:textId="1A2626D9" w:rsidR="00904DA8" w:rsidRDefault="00904DA8">
    <w:pPr>
      <w:pStyle w:val="Header"/>
      <w:jc w:val="right"/>
    </w:pPr>
  </w:p>
  <w:p w14:paraId="5CFC0C2B" w14:textId="77777777" w:rsidR="00904DA8" w:rsidRDefault="00904DA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6C863" w14:textId="084D53B4" w:rsidR="00904DA8" w:rsidRDefault="00904DA8">
    <w:pPr>
      <w:pStyle w:val="Header"/>
      <w:jc w:val="right"/>
    </w:pPr>
  </w:p>
  <w:p w14:paraId="397AB7E1" w14:textId="77777777" w:rsidR="00904DA8" w:rsidRDefault="00904DA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4104465"/>
      <w:docPartObj>
        <w:docPartGallery w:val="Page Numbers (Top of Page)"/>
        <w:docPartUnique/>
      </w:docPartObj>
    </w:sdtPr>
    <w:sdtEndPr/>
    <w:sdtContent>
      <w:p w14:paraId="1B053F3E" w14:textId="77777777" w:rsidR="00904DA8" w:rsidRDefault="00904DA8">
        <w:pPr>
          <w:pStyle w:val="Header"/>
          <w:jc w:val="right"/>
        </w:pPr>
        <w:r>
          <w:fldChar w:fldCharType="begin"/>
        </w:r>
        <w:r>
          <w:instrText>PAGE   \* MERGEFORMAT</w:instrText>
        </w:r>
        <w:r>
          <w:fldChar w:fldCharType="separate"/>
        </w:r>
        <w:r w:rsidR="00490A94" w:rsidRPr="00490A94">
          <w:rPr>
            <w:noProof/>
            <w:lang w:val="es-ES"/>
          </w:rPr>
          <w:t>xvii</w:t>
        </w:r>
        <w:r>
          <w:fldChar w:fldCharType="end"/>
        </w:r>
      </w:p>
    </w:sdtContent>
  </w:sdt>
  <w:p w14:paraId="3357ECEA" w14:textId="77777777" w:rsidR="00904DA8" w:rsidRDefault="00904DA8">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0067046"/>
      <w:docPartObj>
        <w:docPartGallery w:val="Page Numbers (Top of Page)"/>
        <w:docPartUnique/>
      </w:docPartObj>
    </w:sdtPr>
    <w:sdtEndPr/>
    <w:sdtContent>
      <w:p w14:paraId="6988B2C3" w14:textId="5387AF71" w:rsidR="00904DA8" w:rsidRDefault="00904DA8">
        <w:pPr>
          <w:pStyle w:val="Header"/>
          <w:jc w:val="right"/>
        </w:pPr>
        <w:r>
          <w:fldChar w:fldCharType="begin"/>
        </w:r>
        <w:r w:rsidRPr="00BF1E3F">
          <w:instrText>PAGE   \* MERGEFORMAT</w:instrText>
        </w:r>
        <w:r>
          <w:fldChar w:fldCharType="separate"/>
        </w:r>
        <w:r w:rsidR="00490A94" w:rsidRPr="00490A94">
          <w:rPr>
            <w:noProof/>
            <w:lang w:val="es-ES"/>
          </w:rPr>
          <w:t>138</w:t>
        </w:r>
        <w:r>
          <w:fldChar w:fldCharType="end"/>
        </w:r>
      </w:p>
    </w:sdtContent>
  </w:sdt>
  <w:p w14:paraId="1191ED80" w14:textId="77777777" w:rsidR="00904DA8" w:rsidRDefault="00904DA8">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D87F2" w14:textId="0AE9EC4D" w:rsidR="00904DA8" w:rsidRDefault="00904DA8">
    <w:pPr>
      <w:pStyle w:val="Header"/>
      <w:jc w:val="right"/>
    </w:pPr>
  </w:p>
  <w:p w14:paraId="57252767" w14:textId="77777777" w:rsidR="00904DA8" w:rsidRDefault="00904DA8">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099882"/>
      <w:docPartObj>
        <w:docPartGallery w:val="Page Numbers (Top of Page)"/>
        <w:docPartUnique/>
      </w:docPartObj>
    </w:sdtPr>
    <w:sdtEndPr/>
    <w:sdtContent>
      <w:p w14:paraId="1BF7E636" w14:textId="20C3AAC2" w:rsidR="00904DA8" w:rsidRDefault="00904DA8">
        <w:pPr>
          <w:pStyle w:val="Header"/>
          <w:jc w:val="right"/>
        </w:pPr>
        <w:r>
          <w:fldChar w:fldCharType="begin"/>
        </w:r>
        <w:r>
          <w:instrText>PAGE   \* MERGEFORMAT</w:instrText>
        </w:r>
        <w:r>
          <w:fldChar w:fldCharType="separate"/>
        </w:r>
        <w:r w:rsidR="00490A94" w:rsidRPr="00490A94">
          <w:rPr>
            <w:noProof/>
            <w:lang w:val="es-ES"/>
          </w:rPr>
          <w:t>64</w:t>
        </w:r>
        <w:r>
          <w:fldChar w:fldCharType="end"/>
        </w:r>
      </w:p>
    </w:sdtContent>
  </w:sdt>
  <w:p w14:paraId="0E7727D8" w14:textId="77777777" w:rsidR="00904DA8" w:rsidRDefault="00904DA8">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95016" w14:textId="0C4E030C" w:rsidR="00904DA8" w:rsidRDefault="00904DA8">
    <w:pPr>
      <w:pStyle w:val="Header"/>
      <w:jc w:val="right"/>
    </w:pPr>
  </w:p>
  <w:p w14:paraId="3C524F9B" w14:textId="77777777" w:rsidR="00904DA8" w:rsidRDefault="00904DA8">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FFC9E" w14:textId="186F2647" w:rsidR="00904DA8" w:rsidRDefault="00904DA8">
    <w:pPr>
      <w:pStyle w:val="Header"/>
      <w:jc w:val="right"/>
    </w:pPr>
  </w:p>
  <w:p w14:paraId="6E5B236B" w14:textId="77777777" w:rsidR="00904DA8" w:rsidRDefault="00904DA8">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2863579"/>
      <w:docPartObj>
        <w:docPartGallery w:val="Page Numbers (Top of Page)"/>
        <w:docPartUnique/>
      </w:docPartObj>
    </w:sdtPr>
    <w:sdtEndPr/>
    <w:sdtContent>
      <w:p w14:paraId="485BBBC2" w14:textId="400908C1" w:rsidR="00904DA8" w:rsidRDefault="00904DA8">
        <w:pPr>
          <w:pStyle w:val="Header"/>
          <w:jc w:val="right"/>
        </w:pPr>
        <w:r>
          <w:fldChar w:fldCharType="begin"/>
        </w:r>
        <w:r w:rsidRPr="005A5E37">
          <w:instrText>PAGE   \* MERGEFORMAT</w:instrText>
        </w:r>
        <w:r>
          <w:fldChar w:fldCharType="separate"/>
        </w:r>
        <w:r w:rsidR="00490A94" w:rsidRPr="00490A94">
          <w:rPr>
            <w:noProof/>
            <w:lang w:val="es-ES"/>
          </w:rPr>
          <w:t>118</w:t>
        </w:r>
        <w:r>
          <w:fldChar w:fldCharType="end"/>
        </w:r>
      </w:p>
    </w:sdtContent>
  </w:sdt>
  <w:p w14:paraId="521012AA" w14:textId="77777777" w:rsidR="00904DA8" w:rsidRDefault="00904DA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177F9"/>
    <w:multiLevelType w:val="multilevel"/>
    <w:tmpl w:val="B8F404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2">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3">
    <w:nsid w:val="06DC4D93"/>
    <w:multiLevelType w:val="hybridMultilevel"/>
    <w:tmpl w:val="797617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9536D6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nsid w:val="0FB258AF"/>
    <w:multiLevelType w:val="multilevel"/>
    <w:tmpl w:val="00C0FECA"/>
    <w:lvl w:ilvl="0">
      <w:start w:val="8"/>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7">
    <w:nsid w:val="13055EB1"/>
    <w:multiLevelType w:val="multilevel"/>
    <w:tmpl w:val="086ED3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9">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1B3184E"/>
    <w:multiLevelType w:val="multilevel"/>
    <w:tmpl w:val="4468CEB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nsid w:val="2342416C"/>
    <w:multiLevelType w:val="multilevel"/>
    <w:tmpl w:val="CC661FB8"/>
    <w:lvl w:ilvl="0">
      <w:start w:val="1"/>
      <w:numFmt w:val="decimal"/>
      <w:pStyle w:val="ListParagraph"/>
      <w:lvlText w:val="%1."/>
      <w:lvlJc w:val="left"/>
      <w:pPr>
        <w:ind w:left="851" w:hanging="851"/>
      </w:pPr>
      <w:rPr>
        <w:rFonts w:hint="default"/>
      </w:rPr>
    </w:lvl>
    <w:lvl w:ilvl="1">
      <w:start w:val="1"/>
      <w:numFmt w:val="decimal"/>
      <w:pStyle w:val="ListParagraphChar"/>
      <w:lvlText w:val="%1.%2."/>
      <w:lvlJc w:val="left"/>
      <w:pPr>
        <w:ind w:left="851" w:hanging="851"/>
      </w:pPr>
      <w:rPr>
        <w:rFonts w:hint="default"/>
        <w:sz w:val="28"/>
        <w:szCs w:val="28"/>
      </w:rPr>
    </w:lvl>
    <w:lvl w:ilvl="2">
      <w:start w:val="1"/>
      <w:numFmt w:val="decimal"/>
      <w:pStyle w:val="GridTable4Accent3"/>
      <w:lvlText w:val="%1.%2.%3."/>
      <w:lvlJc w:val="left"/>
      <w:pPr>
        <w:ind w:left="851" w:hanging="851"/>
      </w:pPr>
      <w:rPr>
        <w:rFonts w:hint="default"/>
        <w:b/>
      </w:rPr>
    </w:lvl>
    <w:lvl w:ilvl="3">
      <w:start w:val="1"/>
      <w:numFmt w:val="decimal"/>
      <w:pStyle w:val="Subtitulo2"/>
      <w:lvlText w:val="%1.%2.%3.%4."/>
      <w:lvlJc w:val="left"/>
      <w:pPr>
        <w:ind w:left="851" w:hanging="851"/>
      </w:pPr>
      <w:rPr>
        <w:rFonts w:hint="default"/>
      </w:rPr>
    </w:lvl>
    <w:lvl w:ilvl="4">
      <w:start w:val="1"/>
      <w:numFmt w:val="decimal"/>
      <w:pStyle w:val="Subtitulo3"/>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3ED74AA"/>
    <w:multiLevelType w:val="multilevel"/>
    <w:tmpl w:val="C23896CC"/>
    <w:lvl w:ilvl="0">
      <w:start w:val="6"/>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23F46E85"/>
    <w:multiLevelType w:val="multilevel"/>
    <w:tmpl w:val="4B7C2C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24DF35C5"/>
    <w:multiLevelType w:val="multilevel"/>
    <w:tmpl w:val="E4E0F17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B354111"/>
    <w:multiLevelType w:val="multilevel"/>
    <w:tmpl w:val="AF8627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7">
    <w:nsid w:val="30C06533"/>
    <w:multiLevelType w:val="multilevel"/>
    <w:tmpl w:val="1DD278A4"/>
    <w:lvl w:ilvl="0">
      <w:start w:val="3"/>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415A5C98"/>
    <w:multiLevelType w:val="hybridMultilevel"/>
    <w:tmpl w:val="6DA6E0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0">
    <w:nsid w:val="42BE2F7C"/>
    <w:multiLevelType w:val="hybridMultilevel"/>
    <w:tmpl w:val="3A7E843E"/>
    <w:lvl w:ilvl="0" w:tplc="300A0001">
      <w:start w:val="1"/>
      <w:numFmt w:val="bullet"/>
      <w:lvlText w:val=""/>
      <w:lvlJc w:val="left"/>
      <w:pPr>
        <w:ind w:left="2204"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22">
    <w:nsid w:val="499E6E73"/>
    <w:multiLevelType w:val="hybridMultilevel"/>
    <w:tmpl w:val="1D32764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3">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4">
    <w:nsid w:val="4CCD2941"/>
    <w:multiLevelType w:val="multilevel"/>
    <w:tmpl w:val="977039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nsid w:val="4E071BAB"/>
    <w:multiLevelType w:val="multilevel"/>
    <w:tmpl w:val="6AE09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4F037B60"/>
    <w:multiLevelType w:val="multilevel"/>
    <w:tmpl w:val="A55C3F3C"/>
    <w:lvl w:ilvl="0">
      <w:start w:val="4"/>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9">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0">
    <w:nsid w:val="528212B0"/>
    <w:multiLevelType w:val="multilevel"/>
    <w:tmpl w:val="38C684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56A36A87"/>
    <w:multiLevelType w:val="multilevel"/>
    <w:tmpl w:val="2B26BB3E"/>
    <w:lvl w:ilvl="0">
      <w:start w:val="2"/>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5930617D"/>
    <w:multiLevelType w:val="multilevel"/>
    <w:tmpl w:val="967EED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nsid w:val="5D932856"/>
    <w:multiLevelType w:val="multilevel"/>
    <w:tmpl w:val="51A6CB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5E8B3305"/>
    <w:multiLevelType w:val="multilevel"/>
    <w:tmpl w:val="0B92451A"/>
    <w:lvl w:ilvl="0">
      <w:start w:val="5"/>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604A3FDD"/>
    <w:multiLevelType w:val="hybridMultilevel"/>
    <w:tmpl w:val="66F073B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6">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37">
    <w:nsid w:val="69010D17"/>
    <w:multiLevelType w:val="hybridMultilevel"/>
    <w:tmpl w:val="E7007AE8"/>
    <w:lvl w:ilvl="0" w:tplc="8E689746">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39">
    <w:nsid w:val="71895B34"/>
    <w:multiLevelType w:val="hybridMultilevel"/>
    <w:tmpl w:val="F676CFD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0">
    <w:nsid w:val="759C2F71"/>
    <w:multiLevelType w:val="multilevel"/>
    <w:tmpl w:val="5E36BE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1">
    <w:nsid w:val="7BB233CF"/>
    <w:multiLevelType w:val="hybridMultilevel"/>
    <w:tmpl w:val="3B6C3098"/>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2">
    <w:nsid w:val="7E6B2D6B"/>
    <w:multiLevelType w:val="multilevel"/>
    <w:tmpl w:val="56649B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1"/>
  </w:num>
  <w:num w:numId="2">
    <w:abstractNumId w:val="11"/>
    <w:lvlOverride w:ilvl="0">
      <w:lvl w:ilvl="0">
        <w:start w:val="1"/>
        <w:numFmt w:val="decimal"/>
        <w:pStyle w:val="ListParagraph"/>
        <w:lvlText w:val="%1."/>
        <w:lvlJc w:val="left"/>
        <w:pPr>
          <w:ind w:left="851" w:hanging="851"/>
        </w:pPr>
        <w:rPr>
          <w:rFonts w:hint="default"/>
        </w:rPr>
      </w:lvl>
    </w:lvlOverride>
    <w:lvlOverride w:ilvl="1">
      <w:lvl w:ilvl="1">
        <w:start w:val="1"/>
        <w:numFmt w:val="decimal"/>
        <w:pStyle w:val="ListParagraphChar"/>
        <w:lvlText w:val="%1.%2."/>
        <w:lvlJc w:val="left"/>
        <w:pPr>
          <w:ind w:left="851" w:hanging="851"/>
        </w:pPr>
        <w:rPr>
          <w:rFonts w:hint="default"/>
          <w:sz w:val="28"/>
          <w:szCs w:val="28"/>
        </w:rPr>
      </w:lvl>
    </w:lvlOverride>
    <w:lvlOverride w:ilvl="2">
      <w:lvl w:ilvl="2">
        <w:start w:val="1"/>
        <w:numFmt w:val="decimal"/>
        <w:pStyle w:val="GridTable4Accent3"/>
        <w:lvlText w:val="%1.%2.%3."/>
        <w:lvlJc w:val="left"/>
        <w:pPr>
          <w:ind w:left="851" w:hanging="851"/>
        </w:pPr>
        <w:rPr>
          <w:rFonts w:hint="default"/>
          <w:b/>
        </w:rPr>
      </w:lvl>
    </w:lvlOverride>
    <w:lvlOverride w:ilvl="3">
      <w:lvl w:ilvl="3">
        <w:start w:val="1"/>
        <w:numFmt w:val="decimal"/>
        <w:pStyle w:val="Subtitulo2"/>
        <w:lvlText w:val="%1.%2.%3.%4."/>
        <w:lvlJc w:val="left"/>
        <w:pPr>
          <w:ind w:left="851" w:hanging="851"/>
        </w:pPr>
        <w:rPr>
          <w:rFonts w:hint="default"/>
        </w:rPr>
      </w:lvl>
    </w:lvlOverride>
    <w:lvlOverride w:ilvl="4">
      <w:lvl w:ilvl="4">
        <w:start w:val="1"/>
        <w:numFmt w:val="decimal"/>
        <w:pStyle w:val="Subtitulo3"/>
        <w:lvlText w:val="%1.%2.%3.%4.%5."/>
        <w:lvlJc w:val="left"/>
        <w:pPr>
          <w:ind w:left="1418" w:hanging="1418"/>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20"/>
  </w:num>
  <w:num w:numId="6">
    <w:abstractNumId w:val="28"/>
  </w:num>
  <w:num w:numId="7">
    <w:abstractNumId w:val="27"/>
  </w:num>
  <w:num w:numId="8">
    <w:abstractNumId w:val="8"/>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num>
  <w:num w:numId="13">
    <w:abstractNumId w:val="9"/>
  </w:num>
  <w:num w:numId="14">
    <w:abstractNumId w:val="16"/>
  </w:num>
  <w:num w:numId="15">
    <w:abstractNumId w:val="36"/>
  </w:num>
  <w:num w:numId="16">
    <w:abstractNumId w:val="23"/>
  </w:num>
  <w:num w:numId="17">
    <w:abstractNumId w:val="39"/>
  </w:num>
  <w:num w:numId="18">
    <w:abstractNumId w:val="6"/>
  </w:num>
  <w:num w:numId="19">
    <w:abstractNumId w:val="2"/>
  </w:num>
  <w:num w:numId="20">
    <w:abstractNumId w:val="1"/>
  </w:num>
  <w:num w:numId="21">
    <w:abstractNumId w:val="21"/>
  </w:num>
  <w:num w:numId="22">
    <w:abstractNumId w:val="22"/>
  </w:num>
  <w:num w:numId="23">
    <w:abstractNumId w:val="35"/>
  </w:num>
  <w:num w:numId="24">
    <w:abstractNumId w:val="38"/>
  </w:num>
  <w:num w:numId="25">
    <w:abstractNumId w:val="3"/>
  </w:num>
  <w:num w:numId="26">
    <w:abstractNumId w:val="14"/>
  </w:num>
  <w:num w:numId="27">
    <w:abstractNumId w:val="40"/>
  </w:num>
  <w:num w:numId="28">
    <w:abstractNumId w:val="30"/>
  </w:num>
  <w:num w:numId="29">
    <w:abstractNumId w:val="13"/>
  </w:num>
  <w:num w:numId="30">
    <w:abstractNumId w:val="31"/>
  </w:num>
  <w:num w:numId="31">
    <w:abstractNumId w:val="32"/>
  </w:num>
  <w:num w:numId="32">
    <w:abstractNumId w:val="0"/>
  </w:num>
  <w:num w:numId="33">
    <w:abstractNumId w:val="5"/>
  </w:num>
  <w:num w:numId="34">
    <w:abstractNumId w:val="7"/>
  </w:num>
  <w:num w:numId="35">
    <w:abstractNumId w:val="42"/>
  </w:num>
  <w:num w:numId="36">
    <w:abstractNumId w:val="10"/>
  </w:num>
  <w:num w:numId="37">
    <w:abstractNumId w:val="25"/>
  </w:num>
  <w:num w:numId="38">
    <w:abstractNumId w:val="12"/>
  </w:num>
  <w:num w:numId="39">
    <w:abstractNumId w:val="24"/>
  </w:num>
  <w:num w:numId="40">
    <w:abstractNumId w:val="26"/>
  </w:num>
  <w:num w:numId="41">
    <w:abstractNumId w:val="17"/>
  </w:num>
  <w:num w:numId="42">
    <w:abstractNumId w:val="33"/>
  </w:num>
  <w:num w:numId="43">
    <w:abstractNumId w:val="15"/>
  </w:num>
  <w:num w:numId="44">
    <w:abstractNumId w:val="34"/>
  </w:num>
  <w:num w:numId="45">
    <w:abstractNumId w:val="4"/>
  </w:num>
  <w:num w:numId="46">
    <w:abstractNumId w:val="41"/>
  </w:num>
  <w:num w:numId="47">
    <w:abstractNumId w:val="18"/>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ger Granda">
    <w15:presenceInfo w15:providerId="Windows Live" w15:userId="4fc026cd8925f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ACD"/>
    <w:rsid w:val="00006CA8"/>
    <w:rsid w:val="000078ED"/>
    <w:rsid w:val="00010747"/>
    <w:rsid w:val="00010EE2"/>
    <w:rsid w:val="00011257"/>
    <w:rsid w:val="00012AB2"/>
    <w:rsid w:val="00016458"/>
    <w:rsid w:val="000168D6"/>
    <w:rsid w:val="00017C31"/>
    <w:rsid w:val="00020EA1"/>
    <w:rsid w:val="00020F05"/>
    <w:rsid w:val="0002190E"/>
    <w:rsid w:val="00021A7C"/>
    <w:rsid w:val="00021DCA"/>
    <w:rsid w:val="000222B5"/>
    <w:rsid w:val="000227E0"/>
    <w:rsid w:val="000231D3"/>
    <w:rsid w:val="00023661"/>
    <w:rsid w:val="00024805"/>
    <w:rsid w:val="00026F06"/>
    <w:rsid w:val="0003496A"/>
    <w:rsid w:val="00037EF9"/>
    <w:rsid w:val="00040150"/>
    <w:rsid w:val="000421F9"/>
    <w:rsid w:val="000428D0"/>
    <w:rsid w:val="00042B9B"/>
    <w:rsid w:val="00043714"/>
    <w:rsid w:val="00044391"/>
    <w:rsid w:val="000445F3"/>
    <w:rsid w:val="00044713"/>
    <w:rsid w:val="00045B62"/>
    <w:rsid w:val="00045EEE"/>
    <w:rsid w:val="00050F4D"/>
    <w:rsid w:val="000510E9"/>
    <w:rsid w:val="00053035"/>
    <w:rsid w:val="000617A4"/>
    <w:rsid w:val="0006256F"/>
    <w:rsid w:val="000634EA"/>
    <w:rsid w:val="00064CFC"/>
    <w:rsid w:val="00065CB1"/>
    <w:rsid w:val="00066B19"/>
    <w:rsid w:val="00066CD3"/>
    <w:rsid w:val="00067A73"/>
    <w:rsid w:val="000719D2"/>
    <w:rsid w:val="00072580"/>
    <w:rsid w:val="000738D6"/>
    <w:rsid w:val="000747AA"/>
    <w:rsid w:val="00074ADE"/>
    <w:rsid w:val="00077255"/>
    <w:rsid w:val="000774CA"/>
    <w:rsid w:val="000817C3"/>
    <w:rsid w:val="0008294E"/>
    <w:rsid w:val="00084AE8"/>
    <w:rsid w:val="000877F4"/>
    <w:rsid w:val="00092774"/>
    <w:rsid w:val="00092D1B"/>
    <w:rsid w:val="00094056"/>
    <w:rsid w:val="00094848"/>
    <w:rsid w:val="0009569D"/>
    <w:rsid w:val="000958CA"/>
    <w:rsid w:val="00095B2B"/>
    <w:rsid w:val="00097996"/>
    <w:rsid w:val="000A2AD9"/>
    <w:rsid w:val="000A62DF"/>
    <w:rsid w:val="000A6C3F"/>
    <w:rsid w:val="000A74C0"/>
    <w:rsid w:val="000A79C0"/>
    <w:rsid w:val="000A7F3A"/>
    <w:rsid w:val="000B0EC4"/>
    <w:rsid w:val="000B2DAA"/>
    <w:rsid w:val="000B4D97"/>
    <w:rsid w:val="000B5539"/>
    <w:rsid w:val="000B5C38"/>
    <w:rsid w:val="000C0F17"/>
    <w:rsid w:val="000C2F08"/>
    <w:rsid w:val="000C2FB0"/>
    <w:rsid w:val="000C3DBE"/>
    <w:rsid w:val="000C40F1"/>
    <w:rsid w:val="000C4FC1"/>
    <w:rsid w:val="000C69FA"/>
    <w:rsid w:val="000C6A8C"/>
    <w:rsid w:val="000C73D7"/>
    <w:rsid w:val="000C751A"/>
    <w:rsid w:val="000D46B3"/>
    <w:rsid w:val="000E025D"/>
    <w:rsid w:val="000E0CA3"/>
    <w:rsid w:val="000E31FC"/>
    <w:rsid w:val="000E5E4A"/>
    <w:rsid w:val="000E6937"/>
    <w:rsid w:val="000E78E0"/>
    <w:rsid w:val="000F018B"/>
    <w:rsid w:val="000F0DFF"/>
    <w:rsid w:val="000F0EB7"/>
    <w:rsid w:val="000F2C19"/>
    <w:rsid w:val="000F2D8B"/>
    <w:rsid w:val="000F38C4"/>
    <w:rsid w:val="000F4022"/>
    <w:rsid w:val="000F4E04"/>
    <w:rsid w:val="000F6BEF"/>
    <w:rsid w:val="00100231"/>
    <w:rsid w:val="0010297E"/>
    <w:rsid w:val="001048AB"/>
    <w:rsid w:val="00104FFE"/>
    <w:rsid w:val="00107056"/>
    <w:rsid w:val="00107D27"/>
    <w:rsid w:val="00110027"/>
    <w:rsid w:val="00111170"/>
    <w:rsid w:val="001134D2"/>
    <w:rsid w:val="00114F99"/>
    <w:rsid w:val="00116805"/>
    <w:rsid w:val="00117417"/>
    <w:rsid w:val="001235F6"/>
    <w:rsid w:val="00124828"/>
    <w:rsid w:val="00125D60"/>
    <w:rsid w:val="00126A0A"/>
    <w:rsid w:val="00130104"/>
    <w:rsid w:val="0013078F"/>
    <w:rsid w:val="00130798"/>
    <w:rsid w:val="0013182E"/>
    <w:rsid w:val="00131BB1"/>
    <w:rsid w:val="0013548D"/>
    <w:rsid w:val="0013713F"/>
    <w:rsid w:val="00137A8A"/>
    <w:rsid w:val="00140091"/>
    <w:rsid w:val="001409C3"/>
    <w:rsid w:val="00142BC4"/>
    <w:rsid w:val="00143F18"/>
    <w:rsid w:val="00144FEC"/>
    <w:rsid w:val="0014563C"/>
    <w:rsid w:val="001479CA"/>
    <w:rsid w:val="00150683"/>
    <w:rsid w:val="001528B0"/>
    <w:rsid w:val="00153FAC"/>
    <w:rsid w:val="00154ADF"/>
    <w:rsid w:val="00156DD0"/>
    <w:rsid w:val="001574F3"/>
    <w:rsid w:val="0016195A"/>
    <w:rsid w:val="001631C9"/>
    <w:rsid w:val="00164E72"/>
    <w:rsid w:val="001704F7"/>
    <w:rsid w:val="00171B09"/>
    <w:rsid w:val="001726C4"/>
    <w:rsid w:val="00172923"/>
    <w:rsid w:val="00174397"/>
    <w:rsid w:val="00175679"/>
    <w:rsid w:val="00181584"/>
    <w:rsid w:val="00182063"/>
    <w:rsid w:val="00182B22"/>
    <w:rsid w:val="0018321E"/>
    <w:rsid w:val="00191B19"/>
    <w:rsid w:val="0019414E"/>
    <w:rsid w:val="00195342"/>
    <w:rsid w:val="0019566A"/>
    <w:rsid w:val="001A46EB"/>
    <w:rsid w:val="001A4F08"/>
    <w:rsid w:val="001A6B68"/>
    <w:rsid w:val="001A6B6A"/>
    <w:rsid w:val="001A6C29"/>
    <w:rsid w:val="001A76FE"/>
    <w:rsid w:val="001B43A5"/>
    <w:rsid w:val="001B4D93"/>
    <w:rsid w:val="001B75C3"/>
    <w:rsid w:val="001C3ADF"/>
    <w:rsid w:val="001C5421"/>
    <w:rsid w:val="001C5EC1"/>
    <w:rsid w:val="001D1DBD"/>
    <w:rsid w:val="001D3EE3"/>
    <w:rsid w:val="001D3EF5"/>
    <w:rsid w:val="001D41CF"/>
    <w:rsid w:val="001D4201"/>
    <w:rsid w:val="001D4BF3"/>
    <w:rsid w:val="001D57E7"/>
    <w:rsid w:val="001D720F"/>
    <w:rsid w:val="001D7B10"/>
    <w:rsid w:val="001D7D9F"/>
    <w:rsid w:val="001E02C2"/>
    <w:rsid w:val="001E71F4"/>
    <w:rsid w:val="001F1B99"/>
    <w:rsid w:val="001F431F"/>
    <w:rsid w:val="001F4D05"/>
    <w:rsid w:val="001F5481"/>
    <w:rsid w:val="001F5B41"/>
    <w:rsid w:val="001F6165"/>
    <w:rsid w:val="002038A4"/>
    <w:rsid w:val="00204969"/>
    <w:rsid w:val="002050AB"/>
    <w:rsid w:val="00205E98"/>
    <w:rsid w:val="00206366"/>
    <w:rsid w:val="002110DC"/>
    <w:rsid w:val="00212C4E"/>
    <w:rsid w:val="00213417"/>
    <w:rsid w:val="002145FA"/>
    <w:rsid w:val="00216B26"/>
    <w:rsid w:val="002177EF"/>
    <w:rsid w:val="00222E64"/>
    <w:rsid w:val="0022337D"/>
    <w:rsid w:val="00232AB1"/>
    <w:rsid w:val="00232D85"/>
    <w:rsid w:val="0023761D"/>
    <w:rsid w:val="00237F25"/>
    <w:rsid w:val="00241166"/>
    <w:rsid w:val="00242BB3"/>
    <w:rsid w:val="00243632"/>
    <w:rsid w:val="002444D6"/>
    <w:rsid w:val="00245653"/>
    <w:rsid w:val="002469B6"/>
    <w:rsid w:val="00246A43"/>
    <w:rsid w:val="00250D35"/>
    <w:rsid w:val="00252ABA"/>
    <w:rsid w:val="00252BA3"/>
    <w:rsid w:val="00252C3D"/>
    <w:rsid w:val="002543D2"/>
    <w:rsid w:val="00254D0A"/>
    <w:rsid w:val="00256F09"/>
    <w:rsid w:val="00257167"/>
    <w:rsid w:val="002608AB"/>
    <w:rsid w:val="002609FE"/>
    <w:rsid w:val="00260EE9"/>
    <w:rsid w:val="002641A6"/>
    <w:rsid w:val="00264210"/>
    <w:rsid w:val="00264C26"/>
    <w:rsid w:val="00266627"/>
    <w:rsid w:val="00266697"/>
    <w:rsid w:val="00266978"/>
    <w:rsid w:val="00266B90"/>
    <w:rsid w:val="00267ABA"/>
    <w:rsid w:val="0027058C"/>
    <w:rsid w:val="00274006"/>
    <w:rsid w:val="00274817"/>
    <w:rsid w:val="00275383"/>
    <w:rsid w:val="00276A84"/>
    <w:rsid w:val="00276C42"/>
    <w:rsid w:val="00276DC8"/>
    <w:rsid w:val="002802ED"/>
    <w:rsid w:val="00281D2F"/>
    <w:rsid w:val="002822CE"/>
    <w:rsid w:val="00287B6F"/>
    <w:rsid w:val="00291029"/>
    <w:rsid w:val="00291172"/>
    <w:rsid w:val="002916F4"/>
    <w:rsid w:val="00293798"/>
    <w:rsid w:val="00294701"/>
    <w:rsid w:val="002A36A5"/>
    <w:rsid w:val="002A3DA9"/>
    <w:rsid w:val="002A421C"/>
    <w:rsid w:val="002A5404"/>
    <w:rsid w:val="002A58BD"/>
    <w:rsid w:val="002A6FF8"/>
    <w:rsid w:val="002B001C"/>
    <w:rsid w:val="002B3603"/>
    <w:rsid w:val="002B76AE"/>
    <w:rsid w:val="002C017F"/>
    <w:rsid w:val="002C094B"/>
    <w:rsid w:val="002C0BA7"/>
    <w:rsid w:val="002C2D57"/>
    <w:rsid w:val="002C4CCC"/>
    <w:rsid w:val="002C4CEC"/>
    <w:rsid w:val="002C5D8B"/>
    <w:rsid w:val="002C68EC"/>
    <w:rsid w:val="002C7004"/>
    <w:rsid w:val="002C727F"/>
    <w:rsid w:val="002C73BC"/>
    <w:rsid w:val="002D2F14"/>
    <w:rsid w:val="002D38DF"/>
    <w:rsid w:val="002D3CDD"/>
    <w:rsid w:val="002D46D0"/>
    <w:rsid w:val="002D4DEF"/>
    <w:rsid w:val="002D594B"/>
    <w:rsid w:val="002D613C"/>
    <w:rsid w:val="002D6D48"/>
    <w:rsid w:val="002E2AAF"/>
    <w:rsid w:val="002E39B0"/>
    <w:rsid w:val="002E47D5"/>
    <w:rsid w:val="002E5849"/>
    <w:rsid w:val="002E6E4D"/>
    <w:rsid w:val="002F073E"/>
    <w:rsid w:val="002F307E"/>
    <w:rsid w:val="00300FDF"/>
    <w:rsid w:val="00301C3C"/>
    <w:rsid w:val="00305AB4"/>
    <w:rsid w:val="00305CFA"/>
    <w:rsid w:val="003072DC"/>
    <w:rsid w:val="00307FF0"/>
    <w:rsid w:val="00312674"/>
    <w:rsid w:val="003135DE"/>
    <w:rsid w:val="00313CB6"/>
    <w:rsid w:val="0031495D"/>
    <w:rsid w:val="00315B75"/>
    <w:rsid w:val="003206D5"/>
    <w:rsid w:val="00321129"/>
    <w:rsid w:val="0032331F"/>
    <w:rsid w:val="003256E1"/>
    <w:rsid w:val="0032609E"/>
    <w:rsid w:val="003267D7"/>
    <w:rsid w:val="00327CA7"/>
    <w:rsid w:val="00327DB8"/>
    <w:rsid w:val="003309C2"/>
    <w:rsid w:val="00334B27"/>
    <w:rsid w:val="00334D6C"/>
    <w:rsid w:val="00336D3C"/>
    <w:rsid w:val="00341083"/>
    <w:rsid w:val="00347479"/>
    <w:rsid w:val="00347AAA"/>
    <w:rsid w:val="00350F1E"/>
    <w:rsid w:val="0035219A"/>
    <w:rsid w:val="00353742"/>
    <w:rsid w:val="0035653B"/>
    <w:rsid w:val="003570C3"/>
    <w:rsid w:val="00357334"/>
    <w:rsid w:val="0035744F"/>
    <w:rsid w:val="00360520"/>
    <w:rsid w:val="003624D1"/>
    <w:rsid w:val="00363BD2"/>
    <w:rsid w:val="003648EF"/>
    <w:rsid w:val="00367225"/>
    <w:rsid w:val="003706D5"/>
    <w:rsid w:val="003712E4"/>
    <w:rsid w:val="00371DC4"/>
    <w:rsid w:val="00372275"/>
    <w:rsid w:val="00374B0C"/>
    <w:rsid w:val="0037584F"/>
    <w:rsid w:val="00375968"/>
    <w:rsid w:val="0037661E"/>
    <w:rsid w:val="00376C6D"/>
    <w:rsid w:val="00377945"/>
    <w:rsid w:val="00377B10"/>
    <w:rsid w:val="003800AD"/>
    <w:rsid w:val="00380178"/>
    <w:rsid w:val="00380B7E"/>
    <w:rsid w:val="003812C8"/>
    <w:rsid w:val="00384EC6"/>
    <w:rsid w:val="00390B93"/>
    <w:rsid w:val="00391D62"/>
    <w:rsid w:val="0039229F"/>
    <w:rsid w:val="003927A4"/>
    <w:rsid w:val="00395422"/>
    <w:rsid w:val="00395F6B"/>
    <w:rsid w:val="003A0ADA"/>
    <w:rsid w:val="003A2438"/>
    <w:rsid w:val="003A2D44"/>
    <w:rsid w:val="003A3BA8"/>
    <w:rsid w:val="003A500D"/>
    <w:rsid w:val="003A5DED"/>
    <w:rsid w:val="003A6C87"/>
    <w:rsid w:val="003A799B"/>
    <w:rsid w:val="003A79A9"/>
    <w:rsid w:val="003A7E0B"/>
    <w:rsid w:val="003B2E61"/>
    <w:rsid w:val="003B4453"/>
    <w:rsid w:val="003B52DD"/>
    <w:rsid w:val="003B630B"/>
    <w:rsid w:val="003C359E"/>
    <w:rsid w:val="003C3C5E"/>
    <w:rsid w:val="003C43C3"/>
    <w:rsid w:val="003C5732"/>
    <w:rsid w:val="003C5D3A"/>
    <w:rsid w:val="003C7862"/>
    <w:rsid w:val="003C7971"/>
    <w:rsid w:val="003C7FA0"/>
    <w:rsid w:val="003D164D"/>
    <w:rsid w:val="003D189B"/>
    <w:rsid w:val="003D2170"/>
    <w:rsid w:val="003D246C"/>
    <w:rsid w:val="003D4955"/>
    <w:rsid w:val="003D5A44"/>
    <w:rsid w:val="003D5DBE"/>
    <w:rsid w:val="003D78ED"/>
    <w:rsid w:val="003E039D"/>
    <w:rsid w:val="003E1A73"/>
    <w:rsid w:val="003E3260"/>
    <w:rsid w:val="003E3AE3"/>
    <w:rsid w:val="003E572C"/>
    <w:rsid w:val="003E5FDD"/>
    <w:rsid w:val="003E7539"/>
    <w:rsid w:val="003F2455"/>
    <w:rsid w:val="003F3A60"/>
    <w:rsid w:val="003F52B2"/>
    <w:rsid w:val="0040016F"/>
    <w:rsid w:val="00401387"/>
    <w:rsid w:val="00401F52"/>
    <w:rsid w:val="004031EB"/>
    <w:rsid w:val="00405704"/>
    <w:rsid w:val="00407F22"/>
    <w:rsid w:val="004103C2"/>
    <w:rsid w:val="004127E9"/>
    <w:rsid w:val="004142E9"/>
    <w:rsid w:val="00414E81"/>
    <w:rsid w:val="00415534"/>
    <w:rsid w:val="00416F34"/>
    <w:rsid w:val="00417637"/>
    <w:rsid w:val="00417E94"/>
    <w:rsid w:val="00422CB4"/>
    <w:rsid w:val="00423C64"/>
    <w:rsid w:val="004240A8"/>
    <w:rsid w:val="004250A9"/>
    <w:rsid w:val="00425A37"/>
    <w:rsid w:val="00426D95"/>
    <w:rsid w:val="00430455"/>
    <w:rsid w:val="00430B52"/>
    <w:rsid w:val="00432D40"/>
    <w:rsid w:val="00434321"/>
    <w:rsid w:val="0043460A"/>
    <w:rsid w:val="00436696"/>
    <w:rsid w:val="00437C75"/>
    <w:rsid w:val="00441C6F"/>
    <w:rsid w:val="00441F32"/>
    <w:rsid w:val="004429BE"/>
    <w:rsid w:val="00447849"/>
    <w:rsid w:val="004479FC"/>
    <w:rsid w:val="00452986"/>
    <w:rsid w:val="00453D43"/>
    <w:rsid w:val="0045430B"/>
    <w:rsid w:val="00454582"/>
    <w:rsid w:val="00454EB1"/>
    <w:rsid w:val="004564D1"/>
    <w:rsid w:val="00456BE1"/>
    <w:rsid w:val="004579D6"/>
    <w:rsid w:val="00460233"/>
    <w:rsid w:val="004604FD"/>
    <w:rsid w:val="00460A76"/>
    <w:rsid w:val="0046108F"/>
    <w:rsid w:val="0046202E"/>
    <w:rsid w:val="00462856"/>
    <w:rsid w:val="0046414C"/>
    <w:rsid w:val="00464EBC"/>
    <w:rsid w:val="00473B5B"/>
    <w:rsid w:val="0047550C"/>
    <w:rsid w:val="00475C6E"/>
    <w:rsid w:val="00476A40"/>
    <w:rsid w:val="00477163"/>
    <w:rsid w:val="004778E0"/>
    <w:rsid w:val="00483445"/>
    <w:rsid w:val="00483F3F"/>
    <w:rsid w:val="0048708A"/>
    <w:rsid w:val="004908B9"/>
    <w:rsid w:val="00490A94"/>
    <w:rsid w:val="00492AA8"/>
    <w:rsid w:val="0049318C"/>
    <w:rsid w:val="00493960"/>
    <w:rsid w:val="00494D04"/>
    <w:rsid w:val="004957D5"/>
    <w:rsid w:val="00496B6F"/>
    <w:rsid w:val="004A4E58"/>
    <w:rsid w:val="004A54A2"/>
    <w:rsid w:val="004A5B2D"/>
    <w:rsid w:val="004B0F10"/>
    <w:rsid w:val="004B1F98"/>
    <w:rsid w:val="004B65AD"/>
    <w:rsid w:val="004B6ADF"/>
    <w:rsid w:val="004C4743"/>
    <w:rsid w:val="004C4F48"/>
    <w:rsid w:val="004C61D4"/>
    <w:rsid w:val="004C7D29"/>
    <w:rsid w:val="004D2204"/>
    <w:rsid w:val="004D667D"/>
    <w:rsid w:val="004D6DD6"/>
    <w:rsid w:val="004E0232"/>
    <w:rsid w:val="004E0FEC"/>
    <w:rsid w:val="004E14EE"/>
    <w:rsid w:val="004E17A3"/>
    <w:rsid w:val="004E1E55"/>
    <w:rsid w:val="004E3E38"/>
    <w:rsid w:val="004E491A"/>
    <w:rsid w:val="004E57D1"/>
    <w:rsid w:val="004E7102"/>
    <w:rsid w:val="004F2E70"/>
    <w:rsid w:val="004F3992"/>
    <w:rsid w:val="004F3BB4"/>
    <w:rsid w:val="004F52A9"/>
    <w:rsid w:val="004F775B"/>
    <w:rsid w:val="0050039C"/>
    <w:rsid w:val="0050614A"/>
    <w:rsid w:val="00507077"/>
    <w:rsid w:val="005101EB"/>
    <w:rsid w:val="00510D9C"/>
    <w:rsid w:val="0051164B"/>
    <w:rsid w:val="005123EC"/>
    <w:rsid w:val="00513EE1"/>
    <w:rsid w:val="005175CA"/>
    <w:rsid w:val="0052043E"/>
    <w:rsid w:val="00520F02"/>
    <w:rsid w:val="0052453E"/>
    <w:rsid w:val="00525F5D"/>
    <w:rsid w:val="0053052C"/>
    <w:rsid w:val="005313F2"/>
    <w:rsid w:val="0053250A"/>
    <w:rsid w:val="00537947"/>
    <w:rsid w:val="00540A38"/>
    <w:rsid w:val="00543C22"/>
    <w:rsid w:val="00545DF9"/>
    <w:rsid w:val="005517B8"/>
    <w:rsid w:val="00551BFB"/>
    <w:rsid w:val="00551D59"/>
    <w:rsid w:val="00551E21"/>
    <w:rsid w:val="005540F4"/>
    <w:rsid w:val="00560E93"/>
    <w:rsid w:val="00561D33"/>
    <w:rsid w:val="0057531C"/>
    <w:rsid w:val="005801AA"/>
    <w:rsid w:val="00580FD4"/>
    <w:rsid w:val="005825E6"/>
    <w:rsid w:val="00582971"/>
    <w:rsid w:val="00583614"/>
    <w:rsid w:val="00584C8E"/>
    <w:rsid w:val="00587149"/>
    <w:rsid w:val="00591A0D"/>
    <w:rsid w:val="00594742"/>
    <w:rsid w:val="005950ED"/>
    <w:rsid w:val="005A01EB"/>
    <w:rsid w:val="005A0D3A"/>
    <w:rsid w:val="005A5E37"/>
    <w:rsid w:val="005A712C"/>
    <w:rsid w:val="005A7EB4"/>
    <w:rsid w:val="005B0D32"/>
    <w:rsid w:val="005B1D51"/>
    <w:rsid w:val="005B4461"/>
    <w:rsid w:val="005B7C0A"/>
    <w:rsid w:val="005C1C3A"/>
    <w:rsid w:val="005C5069"/>
    <w:rsid w:val="005C5183"/>
    <w:rsid w:val="005D1088"/>
    <w:rsid w:val="005D1551"/>
    <w:rsid w:val="005D2C5C"/>
    <w:rsid w:val="005E5EA9"/>
    <w:rsid w:val="005F1A9B"/>
    <w:rsid w:val="005F39DF"/>
    <w:rsid w:val="005F48CD"/>
    <w:rsid w:val="005F55DA"/>
    <w:rsid w:val="005F5F2C"/>
    <w:rsid w:val="005F650C"/>
    <w:rsid w:val="005F7364"/>
    <w:rsid w:val="005F7AF7"/>
    <w:rsid w:val="006024A1"/>
    <w:rsid w:val="00602B9D"/>
    <w:rsid w:val="00603923"/>
    <w:rsid w:val="00603E59"/>
    <w:rsid w:val="00605522"/>
    <w:rsid w:val="00605C72"/>
    <w:rsid w:val="00606CBF"/>
    <w:rsid w:val="00610549"/>
    <w:rsid w:val="006122BC"/>
    <w:rsid w:val="0061426F"/>
    <w:rsid w:val="00616D00"/>
    <w:rsid w:val="006208C1"/>
    <w:rsid w:val="00620976"/>
    <w:rsid w:val="00620DCD"/>
    <w:rsid w:val="0062293B"/>
    <w:rsid w:val="00622ACD"/>
    <w:rsid w:val="00622CC8"/>
    <w:rsid w:val="00624BCF"/>
    <w:rsid w:val="00626CB6"/>
    <w:rsid w:val="00633030"/>
    <w:rsid w:val="00636C3D"/>
    <w:rsid w:val="006373B1"/>
    <w:rsid w:val="00637E99"/>
    <w:rsid w:val="00641529"/>
    <w:rsid w:val="006435D8"/>
    <w:rsid w:val="00643F3D"/>
    <w:rsid w:val="0064448F"/>
    <w:rsid w:val="00647293"/>
    <w:rsid w:val="00647FFA"/>
    <w:rsid w:val="00653804"/>
    <w:rsid w:val="0065430B"/>
    <w:rsid w:val="00661A8E"/>
    <w:rsid w:val="00662874"/>
    <w:rsid w:val="00667201"/>
    <w:rsid w:val="00667DB6"/>
    <w:rsid w:val="00670A74"/>
    <w:rsid w:val="00670B2E"/>
    <w:rsid w:val="00675709"/>
    <w:rsid w:val="00676124"/>
    <w:rsid w:val="00676203"/>
    <w:rsid w:val="00677F23"/>
    <w:rsid w:val="006819E7"/>
    <w:rsid w:val="006828D3"/>
    <w:rsid w:val="00682BD0"/>
    <w:rsid w:val="00683DF5"/>
    <w:rsid w:val="00685882"/>
    <w:rsid w:val="00687020"/>
    <w:rsid w:val="006879FB"/>
    <w:rsid w:val="00691DA8"/>
    <w:rsid w:val="00693242"/>
    <w:rsid w:val="00696565"/>
    <w:rsid w:val="006965A9"/>
    <w:rsid w:val="00696F62"/>
    <w:rsid w:val="0069725C"/>
    <w:rsid w:val="006A2F10"/>
    <w:rsid w:val="006A443B"/>
    <w:rsid w:val="006A48A3"/>
    <w:rsid w:val="006A6B6E"/>
    <w:rsid w:val="006B1089"/>
    <w:rsid w:val="006B29C6"/>
    <w:rsid w:val="006B5717"/>
    <w:rsid w:val="006B5A81"/>
    <w:rsid w:val="006B5B4C"/>
    <w:rsid w:val="006B6CC5"/>
    <w:rsid w:val="006B6EF3"/>
    <w:rsid w:val="006C119A"/>
    <w:rsid w:val="006C1BFD"/>
    <w:rsid w:val="006C21ED"/>
    <w:rsid w:val="006C383C"/>
    <w:rsid w:val="006C5817"/>
    <w:rsid w:val="006C681D"/>
    <w:rsid w:val="006D0076"/>
    <w:rsid w:val="006D2367"/>
    <w:rsid w:val="006D4CE4"/>
    <w:rsid w:val="006D6526"/>
    <w:rsid w:val="006D6611"/>
    <w:rsid w:val="006E0202"/>
    <w:rsid w:val="006E350C"/>
    <w:rsid w:val="006E3F6C"/>
    <w:rsid w:val="006E4058"/>
    <w:rsid w:val="006E4613"/>
    <w:rsid w:val="006E5C8F"/>
    <w:rsid w:val="006E6802"/>
    <w:rsid w:val="006E6A9F"/>
    <w:rsid w:val="006E7522"/>
    <w:rsid w:val="006F1626"/>
    <w:rsid w:val="006F1BFB"/>
    <w:rsid w:val="006F2FF5"/>
    <w:rsid w:val="006F386E"/>
    <w:rsid w:val="006F40C8"/>
    <w:rsid w:val="006F4D4D"/>
    <w:rsid w:val="006F54A0"/>
    <w:rsid w:val="006F5863"/>
    <w:rsid w:val="006F70AC"/>
    <w:rsid w:val="006F7EFE"/>
    <w:rsid w:val="00700603"/>
    <w:rsid w:val="00700FFD"/>
    <w:rsid w:val="00701AA8"/>
    <w:rsid w:val="00701E08"/>
    <w:rsid w:val="007059FE"/>
    <w:rsid w:val="00707DED"/>
    <w:rsid w:val="0071041D"/>
    <w:rsid w:val="007117D7"/>
    <w:rsid w:val="0071269C"/>
    <w:rsid w:val="00712DBC"/>
    <w:rsid w:val="007135C4"/>
    <w:rsid w:val="0071365B"/>
    <w:rsid w:val="00714901"/>
    <w:rsid w:val="007157C1"/>
    <w:rsid w:val="00716707"/>
    <w:rsid w:val="007169FC"/>
    <w:rsid w:val="00717470"/>
    <w:rsid w:val="00722E59"/>
    <w:rsid w:val="007238A8"/>
    <w:rsid w:val="00725795"/>
    <w:rsid w:val="0073361D"/>
    <w:rsid w:val="00733AA9"/>
    <w:rsid w:val="007343FC"/>
    <w:rsid w:val="00734FD9"/>
    <w:rsid w:val="00737992"/>
    <w:rsid w:val="00743A22"/>
    <w:rsid w:val="00745744"/>
    <w:rsid w:val="00746F13"/>
    <w:rsid w:val="00752912"/>
    <w:rsid w:val="0075299C"/>
    <w:rsid w:val="0075426E"/>
    <w:rsid w:val="00755BAB"/>
    <w:rsid w:val="00755D1C"/>
    <w:rsid w:val="00762997"/>
    <w:rsid w:val="00764FD8"/>
    <w:rsid w:val="00765E50"/>
    <w:rsid w:val="00765FA2"/>
    <w:rsid w:val="00766243"/>
    <w:rsid w:val="00766864"/>
    <w:rsid w:val="00766D64"/>
    <w:rsid w:val="00767A49"/>
    <w:rsid w:val="00767BB7"/>
    <w:rsid w:val="00771960"/>
    <w:rsid w:val="00771C5E"/>
    <w:rsid w:val="007748F1"/>
    <w:rsid w:val="00776262"/>
    <w:rsid w:val="00777F62"/>
    <w:rsid w:val="0078042B"/>
    <w:rsid w:val="0078088F"/>
    <w:rsid w:val="00781DA8"/>
    <w:rsid w:val="007853DC"/>
    <w:rsid w:val="00785546"/>
    <w:rsid w:val="007903A0"/>
    <w:rsid w:val="007904D2"/>
    <w:rsid w:val="00794DD6"/>
    <w:rsid w:val="0079544C"/>
    <w:rsid w:val="007969BC"/>
    <w:rsid w:val="0079786B"/>
    <w:rsid w:val="00797D62"/>
    <w:rsid w:val="007A13F1"/>
    <w:rsid w:val="007A6187"/>
    <w:rsid w:val="007A61ED"/>
    <w:rsid w:val="007A6816"/>
    <w:rsid w:val="007A7792"/>
    <w:rsid w:val="007B09C2"/>
    <w:rsid w:val="007B54F1"/>
    <w:rsid w:val="007B5EB6"/>
    <w:rsid w:val="007B5F3D"/>
    <w:rsid w:val="007B5F6A"/>
    <w:rsid w:val="007B71F6"/>
    <w:rsid w:val="007C0108"/>
    <w:rsid w:val="007C2D72"/>
    <w:rsid w:val="007C3882"/>
    <w:rsid w:val="007C4CF6"/>
    <w:rsid w:val="007C6339"/>
    <w:rsid w:val="007C65E9"/>
    <w:rsid w:val="007C7815"/>
    <w:rsid w:val="007D14B4"/>
    <w:rsid w:val="007D61AC"/>
    <w:rsid w:val="007D7977"/>
    <w:rsid w:val="007E1896"/>
    <w:rsid w:val="007E23FF"/>
    <w:rsid w:val="007E3207"/>
    <w:rsid w:val="007E59E1"/>
    <w:rsid w:val="007F0154"/>
    <w:rsid w:val="007F52AC"/>
    <w:rsid w:val="00801CAF"/>
    <w:rsid w:val="00802B10"/>
    <w:rsid w:val="00802BB8"/>
    <w:rsid w:val="00803B2F"/>
    <w:rsid w:val="00806DF8"/>
    <w:rsid w:val="00807019"/>
    <w:rsid w:val="00807818"/>
    <w:rsid w:val="0081054F"/>
    <w:rsid w:val="008116D2"/>
    <w:rsid w:val="00811EA1"/>
    <w:rsid w:val="00813971"/>
    <w:rsid w:val="00813C92"/>
    <w:rsid w:val="0081422D"/>
    <w:rsid w:val="00817204"/>
    <w:rsid w:val="008216C7"/>
    <w:rsid w:val="00821FCD"/>
    <w:rsid w:val="00824C7C"/>
    <w:rsid w:val="00824EB0"/>
    <w:rsid w:val="008252E4"/>
    <w:rsid w:val="008267E5"/>
    <w:rsid w:val="00827646"/>
    <w:rsid w:val="00827C62"/>
    <w:rsid w:val="008336A8"/>
    <w:rsid w:val="008337F4"/>
    <w:rsid w:val="00836B86"/>
    <w:rsid w:val="00837A99"/>
    <w:rsid w:val="008409B9"/>
    <w:rsid w:val="00841608"/>
    <w:rsid w:val="0084549B"/>
    <w:rsid w:val="0084726E"/>
    <w:rsid w:val="00847F77"/>
    <w:rsid w:val="00852285"/>
    <w:rsid w:val="008558BB"/>
    <w:rsid w:val="00856103"/>
    <w:rsid w:val="008562A1"/>
    <w:rsid w:val="00860353"/>
    <w:rsid w:val="00860FE9"/>
    <w:rsid w:val="00863153"/>
    <w:rsid w:val="008640A0"/>
    <w:rsid w:val="0086468E"/>
    <w:rsid w:val="00865D5B"/>
    <w:rsid w:val="00866494"/>
    <w:rsid w:val="00872A11"/>
    <w:rsid w:val="00873BA0"/>
    <w:rsid w:val="00873DF0"/>
    <w:rsid w:val="00876A9F"/>
    <w:rsid w:val="00876FA3"/>
    <w:rsid w:val="00877AA4"/>
    <w:rsid w:val="00880DBE"/>
    <w:rsid w:val="00882217"/>
    <w:rsid w:val="008830FF"/>
    <w:rsid w:val="00883DAF"/>
    <w:rsid w:val="00883E19"/>
    <w:rsid w:val="0088633E"/>
    <w:rsid w:val="00887A8F"/>
    <w:rsid w:val="00887DEE"/>
    <w:rsid w:val="00890E44"/>
    <w:rsid w:val="008921CF"/>
    <w:rsid w:val="008923B4"/>
    <w:rsid w:val="008927B1"/>
    <w:rsid w:val="0089360E"/>
    <w:rsid w:val="008A04C9"/>
    <w:rsid w:val="008A1631"/>
    <w:rsid w:val="008A2178"/>
    <w:rsid w:val="008A4000"/>
    <w:rsid w:val="008A54DC"/>
    <w:rsid w:val="008A5EAC"/>
    <w:rsid w:val="008A6E9C"/>
    <w:rsid w:val="008B1E36"/>
    <w:rsid w:val="008B1F35"/>
    <w:rsid w:val="008B3BE2"/>
    <w:rsid w:val="008B41B4"/>
    <w:rsid w:val="008B433D"/>
    <w:rsid w:val="008B7515"/>
    <w:rsid w:val="008B7EE6"/>
    <w:rsid w:val="008C2C39"/>
    <w:rsid w:val="008C3D52"/>
    <w:rsid w:val="008C6A54"/>
    <w:rsid w:val="008C6B6A"/>
    <w:rsid w:val="008C7838"/>
    <w:rsid w:val="008D02CD"/>
    <w:rsid w:val="008D0360"/>
    <w:rsid w:val="008D36B4"/>
    <w:rsid w:val="008D4491"/>
    <w:rsid w:val="008D4BD1"/>
    <w:rsid w:val="008D569A"/>
    <w:rsid w:val="008D6AEB"/>
    <w:rsid w:val="008D7FE7"/>
    <w:rsid w:val="008E0F9A"/>
    <w:rsid w:val="008E1B27"/>
    <w:rsid w:val="008E203E"/>
    <w:rsid w:val="008F02B3"/>
    <w:rsid w:val="008F0FA8"/>
    <w:rsid w:val="008F5414"/>
    <w:rsid w:val="008F6B75"/>
    <w:rsid w:val="008F7300"/>
    <w:rsid w:val="00904DA8"/>
    <w:rsid w:val="0091183E"/>
    <w:rsid w:val="009134F3"/>
    <w:rsid w:val="009154D2"/>
    <w:rsid w:val="00916B0C"/>
    <w:rsid w:val="00917C34"/>
    <w:rsid w:val="00920C4E"/>
    <w:rsid w:val="00924C3B"/>
    <w:rsid w:val="00925354"/>
    <w:rsid w:val="00925B53"/>
    <w:rsid w:val="0092624F"/>
    <w:rsid w:val="00927727"/>
    <w:rsid w:val="009306C5"/>
    <w:rsid w:val="0093076C"/>
    <w:rsid w:val="00930BA2"/>
    <w:rsid w:val="00931500"/>
    <w:rsid w:val="00931A5B"/>
    <w:rsid w:val="00934F89"/>
    <w:rsid w:val="0093665A"/>
    <w:rsid w:val="00936801"/>
    <w:rsid w:val="009376C9"/>
    <w:rsid w:val="009376CF"/>
    <w:rsid w:val="00940469"/>
    <w:rsid w:val="00940EB2"/>
    <w:rsid w:val="009423C9"/>
    <w:rsid w:val="00943E4B"/>
    <w:rsid w:val="00945DCD"/>
    <w:rsid w:val="009472AB"/>
    <w:rsid w:val="00947705"/>
    <w:rsid w:val="0095027E"/>
    <w:rsid w:val="009503F6"/>
    <w:rsid w:val="00953048"/>
    <w:rsid w:val="00953410"/>
    <w:rsid w:val="00953F8D"/>
    <w:rsid w:val="00954261"/>
    <w:rsid w:val="0095480E"/>
    <w:rsid w:val="0096061C"/>
    <w:rsid w:val="00961AE4"/>
    <w:rsid w:val="00964D29"/>
    <w:rsid w:val="00965C5A"/>
    <w:rsid w:val="009661A8"/>
    <w:rsid w:val="009668BB"/>
    <w:rsid w:val="009674C7"/>
    <w:rsid w:val="00967651"/>
    <w:rsid w:val="00970050"/>
    <w:rsid w:val="00971204"/>
    <w:rsid w:val="0097147A"/>
    <w:rsid w:val="0097160C"/>
    <w:rsid w:val="00971DBB"/>
    <w:rsid w:val="00971E58"/>
    <w:rsid w:val="00972F87"/>
    <w:rsid w:val="00973012"/>
    <w:rsid w:val="00974B55"/>
    <w:rsid w:val="00974C32"/>
    <w:rsid w:val="009755DF"/>
    <w:rsid w:val="00977E4C"/>
    <w:rsid w:val="00980AEC"/>
    <w:rsid w:val="0098228A"/>
    <w:rsid w:val="009833C9"/>
    <w:rsid w:val="0098430A"/>
    <w:rsid w:val="00984D42"/>
    <w:rsid w:val="00985908"/>
    <w:rsid w:val="00986658"/>
    <w:rsid w:val="00986DBD"/>
    <w:rsid w:val="009870AF"/>
    <w:rsid w:val="00994039"/>
    <w:rsid w:val="009945C0"/>
    <w:rsid w:val="00996078"/>
    <w:rsid w:val="0099765A"/>
    <w:rsid w:val="009A5C95"/>
    <w:rsid w:val="009A63C4"/>
    <w:rsid w:val="009A6908"/>
    <w:rsid w:val="009A739A"/>
    <w:rsid w:val="009A7770"/>
    <w:rsid w:val="009B1077"/>
    <w:rsid w:val="009C088D"/>
    <w:rsid w:val="009C1E19"/>
    <w:rsid w:val="009C380D"/>
    <w:rsid w:val="009C44AA"/>
    <w:rsid w:val="009C5647"/>
    <w:rsid w:val="009C5E8E"/>
    <w:rsid w:val="009C61F4"/>
    <w:rsid w:val="009D2BFA"/>
    <w:rsid w:val="009D70C6"/>
    <w:rsid w:val="009D7679"/>
    <w:rsid w:val="009E0877"/>
    <w:rsid w:val="009E1BE6"/>
    <w:rsid w:val="009E245A"/>
    <w:rsid w:val="009E37DF"/>
    <w:rsid w:val="009E4AC8"/>
    <w:rsid w:val="009E6684"/>
    <w:rsid w:val="009E6A5F"/>
    <w:rsid w:val="009E7152"/>
    <w:rsid w:val="009F1095"/>
    <w:rsid w:val="009F1655"/>
    <w:rsid w:val="009F16F8"/>
    <w:rsid w:val="009F241F"/>
    <w:rsid w:val="009F28B3"/>
    <w:rsid w:val="009F72AB"/>
    <w:rsid w:val="00A00119"/>
    <w:rsid w:val="00A00DEB"/>
    <w:rsid w:val="00A0220C"/>
    <w:rsid w:val="00A02BAB"/>
    <w:rsid w:val="00A0322A"/>
    <w:rsid w:val="00A03B01"/>
    <w:rsid w:val="00A077CE"/>
    <w:rsid w:val="00A11DAE"/>
    <w:rsid w:val="00A122AC"/>
    <w:rsid w:val="00A12FEA"/>
    <w:rsid w:val="00A1701F"/>
    <w:rsid w:val="00A177BD"/>
    <w:rsid w:val="00A21215"/>
    <w:rsid w:val="00A2207C"/>
    <w:rsid w:val="00A23372"/>
    <w:rsid w:val="00A239B0"/>
    <w:rsid w:val="00A24858"/>
    <w:rsid w:val="00A2733B"/>
    <w:rsid w:val="00A30987"/>
    <w:rsid w:val="00A3258A"/>
    <w:rsid w:val="00A32FB1"/>
    <w:rsid w:val="00A33543"/>
    <w:rsid w:val="00A33954"/>
    <w:rsid w:val="00A34EBF"/>
    <w:rsid w:val="00A35708"/>
    <w:rsid w:val="00A40198"/>
    <w:rsid w:val="00A45368"/>
    <w:rsid w:val="00A45EDD"/>
    <w:rsid w:val="00A4726A"/>
    <w:rsid w:val="00A50273"/>
    <w:rsid w:val="00A5039D"/>
    <w:rsid w:val="00A5130E"/>
    <w:rsid w:val="00A5142E"/>
    <w:rsid w:val="00A5328A"/>
    <w:rsid w:val="00A537BA"/>
    <w:rsid w:val="00A53BA2"/>
    <w:rsid w:val="00A548D8"/>
    <w:rsid w:val="00A558DE"/>
    <w:rsid w:val="00A55C54"/>
    <w:rsid w:val="00A56E31"/>
    <w:rsid w:val="00A56F9A"/>
    <w:rsid w:val="00A5767C"/>
    <w:rsid w:val="00A57915"/>
    <w:rsid w:val="00A57C35"/>
    <w:rsid w:val="00A57C72"/>
    <w:rsid w:val="00A60EA8"/>
    <w:rsid w:val="00A613B5"/>
    <w:rsid w:val="00A6579C"/>
    <w:rsid w:val="00A66BA2"/>
    <w:rsid w:val="00A67613"/>
    <w:rsid w:val="00A70B4A"/>
    <w:rsid w:val="00A71C73"/>
    <w:rsid w:val="00A73361"/>
    <w:rsid w:val="00A7440F"/>
    <w:rsid w:val="00A77983"/>
    <w:rsid w:val="00A77DA7"/>
    <w:rsid w:val="00A83ED9"/>
    <w:rsid w:val="00A841F7"/>
    <w:rsid w:val="00A859C9"/>
    <w:rsid w:val="00A85B4F"/>
    <w:rsid w:val="00A87277"/>
    <w:rsid w:val="00A90C1E"/>
    <w:rsid w:val="00A95182"/>
    <w:rsid w:val="00A957D4"/>
    <w:rsid w:val="00AA0432"/>
    <w:rsid w:val="00AA230B"/>
    <w:rsid w:val="00AA23FF"/>
    <w:rsid w:val="00AA3EDB"/>
    <w:rsid w:val="00AA5C1B"/>
    <w:rsid w:val="00AA74B0"/>
    <w:rsid w:val="00AA7DB7"/>
    <w:rsid w:val="00AB2687"/>
    <w:rsid w:val="00AB2BA9"/>
    <w:rsid w:val="00AB4AEB"/>
    <w:rsid w:val="00AB6D08"/>
    <w:rsid w:val="00AB70B7"/>
    <w:rsid w:val="00AB7AE4"/>
    <w:rsid w:val="00AC0383"/>
    <w:rsid w:val="00AC0AFA"/>
    <w:rsid w:val="00AC1FDE"/>
    <w:rsid w:val="00AC4B2D"/>
    <w:rsid w:val="00AC4BD7"/>
    <w:rsid w:val="00AC4C17"/>
    <w:rsid w:val="00AC6014"/>
    <w:rsid w:val="00AC6258"/>
    <w:rsid w:val="00AC6F68"/>
    <w:rsid w:val="00AC7473"/>
    <w:rsid w:val="00AD46B6"/>
    <w:rsid w:val="00AD4F2B"/>
    <w:rsid w:val="00AD6CB6"/>
    <w:rsid w:val="00AE0518"/>
    <w:rsid w:val="00AE0E1F"/>
    <w:rsid w:val="00AE3BC0"/>
    <w:rsid w:val="00AE4033"/>
    <w:rsid w:val="00AE5C8E"/>
    <w:rsid w:val="00AE5FB2"/>
    <w:rsid w:val="00AF050E"/>
    <w:rsid w:val="00AF1BDD"/>
    <w:rsid w:val="00AF24DA"/>
    <w:rsid w:val="00AF5A17"/>
    <w:rsid w:val="00AF5FDB"/>
    <w:rsid w:val="00AF6467"/>
    <w:rsid w:val="00AF65C0"/>
    <w:rsid w:val="00B0138C"/>
    <w:rsid w:val="00B01E0C"/>
    <w:rsid w:val="00B02238"/>
    <w:rsid w:val="00B1443F"/>
    <w:rsid w:val="00B14C03"/>
    <w:rsid w:val="00B17B78"/>
    <w:rsid w:val="00B21994"/>
    <w:rsid w:val="00B23072"/>
    <w:rsid w:val="00B24F6A"/>
    <w:rsid w:val="00B25B8C"/>
    <w:rsid w:val="00B25D34"/>
    <w:rsid w:val="00B27B57"/>
    <w:rsid w:val="00B3031B"/>
    <w:rsid w:val="00B334F1"/>
    <w:rsid w:val="00B34565"/>
    <w:rsid w:val="00B3548F"/>
    <w:rsid w:val="00B35AA6"/>
    <w:rsid w:val="00B368EC"/>
    <w:rsid w:val="00B4033C"/>
    <w:rsid w:val="00B404A7"/>
    <w:rsid w:val="00B42941"/>
    <w:rsid w:val="00B43A84"/>
    <w:rsid w:val="00B445A7"/>
    <w:rsid w:val="00B44AAC"/>
    <w:rsid w:val="00B47E2A"/>
    <w:rsid w:val="00B47ECB"/>
    <w:rsid w:val="00B501CE"/>
    <w:rsid w:val="00B50434"/>
    <w:rsid w:val="00B52937"/>
    <w:rsid w:val="00B52AAE"/>
    <w:rsid w:val="00B52AB8"/>
    <w:rsid w:val="00B52E95"/>
    <w:rsid w:val="00B53C28"/>
    <w:rsid w:val="00B5725D"/>
    <w:rsid w:val="00B60A19"/>
    <w:rsid w:val="00B6190F"/>
    <w:rsid w:val="00B621FD"/>
    <w:rsid w:val="00B6382F"/>
    <w:rsid w:val="00B63A59"/>
    <w:rsid w:val="00B64D49"/>
    <w:rsid w:val="00B7081B"/>
    <w:rsid w:val="00B7087D"/>
    <w:rsid w:val="00B72108"/>
    <w:rsid w:val="00B72647"/>
    <w:rsid w:val="00B73770"/>
    <w:rsid w:val="00B73980"/>
    <w:rsid w:val="00B73B35"/>
    <w:rsid w:val="00B750F7"/>
    <w:rsid w:val="00B779E8"/>
    <w:rsid w:val="00B77A10"/>
    <w:rsid w:val="00B821F0"/>
    <w:rsid w:val="00B85BA8"/>
    <w:rsid w:val="00B8607B"/>
    <w:rsid w:val="00B8625E"/>
    <w:rsid w:val="00B87A03"/>
    <w:rsid w:val="00B90A4F"/>
    <w:rsid w:val="00B92521"/>
    <w:rsid w:val="00B92CE0"/>
    <w:rsid w:val="00B93648"/>
    <w:rsid w:val="00BA04F0"/>
    <w:rsid w:val="00BA06A8"/>
    <w:rsid w:val="00BA07B8"/>
    <w:rsid w:val="00BA3C13"/>
    <w:rsid w:val="00BA46DE"/>
    <w:rsid w:val="00BA58B1"/>
    <w:rsid w:val="00BA6354"/>
    <w:rsid w:val="00BA78AE"/>
    <w:rsid w:val="00BB148F"/>
    <w:rsid w:val="00BB15E7"/>
    <w:rsid w:val="00BB19AB"/>
    <w:rsid w:val="00BB1FA4"/>
    <w:rsid w:val="00BB43C0"/>
    <w:rsid w:val="00BB48C4"/>
    <w:rsid w:val="00BB5C61"/>
    <w:rsid w:val="00BB6BF7"/>
    <w:rsid w:val="00BB6C61"/>
    <w:rsid w:val="00BC32BA"/>
    <w:rsid w:val="00BC37C4"/>
    <w:rsid w:val="00BC42FC"/>
    <w:rsid w:val="00BC4ABF"/>
    <w:rsid w:val="00BC7933"/>
    <w:rsid w:val="00BD20AE"/>
    <w:rsid w:val="00BD2885"/>
    <w:rsid w:val="00BD2AAD"/>
    <w:rsid w:val="00BD3467"/>
    <w:rsid w:val="00BD4C24"/>
    <w:rsid w:val="00BD62B3"/>
    <w:rsid w:val="00BD7A2E"/>
    <w:rsid w:val="00BE0505"/>
    <w:rsid w:val="00BE1F62"/>
    <w:rsid w:val="00BE3474"/>
    <w:rsid w:val="00BF0330"/>
    <w:rsid w:val="00BF1E3F"/>
    <w:rsid w:val="00BF1F18"/>
    <w:rsid w:val="00BF5607"/>
    <w:rsid w:val="00C02D7B"/>
    <w:rsid w:val="00C05538"/>
    <w:rsid w:val="00C061B0"/>
    <w:rsid w:val="00C074A6"/>
    <w:rsid w:val="00C10DFA"/>
    <w:rsid w:val="00C14105"/>
    <w:rsid w:val="00C157C1"/>
    <w:rsid w:val="00C17BFB"/>
    <w:rsid w:val="00C2105C"/>
    <w:rsid w:val="00C23619"/>
    <w:rsid w:val="00C2646C"/>
    <w:rsid w:val="00C34B8A"/>
    <w:rsid w:val="00C3600F"/>
    <w:rsid w:val="00C40EE6"/>
    <w:rsid w:val="00C40FBD"/>
    <w:rsid w:val="00C41DF2"/>
    <w:rsid w:val="00C42FE0"/>
    <w:rsid w:val="00C44391"/>
    <w:rsid w:val="00C46C8E"/>
    <w:rsid w:val="00C50379"/>
    <w:rsid w:val="00C50638"/>
    <w:rsid w:val="00C50BEB"/>
    <w:rsid w:val="00C5135A"/>
    <w:rsid w:val="00C51AEB"/>
    <w:rsid w:val="00C54EFC"/>
    <w:rsid w:val="00C610EC"/>
    <w:rsid w:val="00C616A2"/>
    <w:rsid w:val="00C63F58"/>
    <w:rsid w:val="00C649A1"/>
    <w:rsid w:val="00C66B4A"/>
    <w:rsid w:val="00C67E7C"/>
    <w:rsid w:val="00C71752"/>
    <w:rsid w:val="00C73C91"/>
    <w:rsid w:val="00C7447E"/>
    <w:rsid w:val="00C75F78"/>
    <w:rsid w:val="00C8134A"/>
    <w:rsid w:val="00C83000"/>
    <w:rsid w:val="00C855C6"/>
    <w:rsid w:val="00C85986"/>
    <w:rsid w:val="00C86D1D"/>
    <w:rsid w:val="00C90143"/>
    <w:rsid w:val="00C9235D"/>
    <w:rsid w:val="00C93236"/>
    <w:rsid w:val="00C948EC"/>
    <w:rsid w:val="00C9564F"/>
    <w:rsid w:val="00C9701F"/>
    <w:rsid w:val="00C9734D"/>
    <w:rsid w:val="00CA72E8"/>
    <w:rsid w:val="00CA73EE"/>
    <w:rsid w:val="00CA7B0E"/>
    <w:rsid w:val="00CB2382"/>
    <w:rsid w:val="00CB2B24"/>
    <w:rsid w:val="00CB2F3F"/>
    <w:rsid w:val="00CB38C4"/>
    <w:rsid w:val="00CC0FBB"/>
    <w:rsid w:val="00CC1ECD"/>
    <w:rsid w:val="00CC4CD1"/>
    <w:rsid w:val="00CD045D"/>
    <w:rsid w:val="00CD0773"/>
    <w:rsid w:val="00CD0972"/>
    <w:rsid w:val="00CD1E17"/>
    <w:rsid w:val="00CD3662"/>
    <w:rsid w:val="00CD3B17"/>
    <w:rsid w:val="00CD4C29"/>
    <w:rsid w:val="00CD57CD"/>
    <w:rsid w:val="00CD5FCD"/>
    <w:rsid w:val="00CD788A"/>
    <w:rsid w:val="00CE0AC6"/>
    <w:rsid w:val="00CE0BB1"/>
    <w:rsid w:val="00CE1006"/>
    <w:rsid w:val="00CE3250"/>
    <w:rsid w:val="00CE3589"/>
    <w:rsid w:val="00CE373C"/>
    <w:rsid w:val="00CE4A28"/>
    <w:rsid w:val="00CE4B80"/>
    <w:rsid w:val="00CE5F1B"/>
    <w:rsid w:val="00CE67B1"/>
    <w:rsid w:val="00CF027C"/>
    <w:rsid w:val="00CF061A"/>
    <w:rsid w:val="00CF1F5B"/>
    <w:rsid w:val="00CF26E7"/>
    <w:rsid w:val="00CF2EEB"/>
    <w:rsid w:val="00CF4D6B"/>
    <w:rsid w:val="00D00224"/>
    <w:rsid w:val="00D0274D"/>
    <w:rsid w:val="00D03BC0"/>
    <w:rsid w:val="00D040EF"/>
    <w:rsid w:val="00D06AA5"/>
    <w:rsid w:val="00D06CCF"/>
    <w:rsid w:val="00D07A3A"/>
    <w:rsid w:val="00D112D9"/>
    <w:rsid w:val="00D133B5"/>
    <w:rsid w:val="00D134E8"/>
    <w:rsid w:val="00D16E1A"/>
    <w:rsid w:val="00D17384"/>
    <w:rsid w:val="00D17832"/>
    <w:rsid w:val="00D20DF6"/>
    <w:rsid w:val="00D218F7"/>
    <w:rsid w:val="00D229F7"/>
    <w:rsid w:val="00D23021"/>
    <w:rsid w:val="00D23C81"/>
    <w:rsid w:val="00D25799"/>
    <w:rsid w:val="00D30B2C"/>
    <w:rsid w:val="00D34637"/>
    <w:rsid w:val="00D350F7"/>
    <w:rsid w:val="00D371E5"/>
    <w:rsid w:val="00D37BE1"/>
    <w:rsid w:val="00D4042A"/>
    <w:rsid w:val="00D40C7D"/>
    <w:rsid w:val="00D40F86"/>
    <w:rsid w:val="00D42B15"/>
    <w:rsid w:val="00D44937"/>
    <w:rsid w:val="00D44A92"/>
    <w:rsid w:val="00D4751F"/>
    <w:rsid w:val="00D51994"/>
    <w:rsid w:val="00D51B0A"/>
    <w:rsid w:val="00D51B75"/>
    <w:rsid w:val="00D52645"/>
    <w:rsid w:val="00D5270A"/>
    <w:rsid w:val="00D528D5"/>
    <w:rsid w:val="00D53C22"/>
    <w:rsid w:val="00D5497B"/>
    <w:rsid w:val="00D5515C"/>
    <w:rsid w:val="00D55C64"/>
    <w:rsid w:val="00D55F05"/>
    <w:rsid w:val="00D576D8"/>
    <w:rsid w:val="00D647E2"/>
    <w:rsid w:val="00D70E15"/>
    <w:rsid w:val="00D71D48"/>
    <w:rsid w:val="00D72568"/>
    <w:rsid w:val="00D7270E"/>
    <w:rsid w:val="00D764E1"/>
    <w:rsid w:val="00D81575"/>
    <w:rsid w:val="00D838A4"/>
    <w:rsid w:val="00D842FB"/>
    <w:rsid w:val="00D90DC6"/>
    <w:rsid w:val="00D9379B"/>
    <w:rsid w:val="00D971C8"/>
    <w:rsid w:val="00DA18C9"/>
    <w:rsid w:val="00DA5408"/>
    <w:rsid w:val="00DA696F"/>
    <w:rsid w:val="00DA6ADF"/>
    <w:rsid w:val="00DB29A0"/>
    <w:rsid w:val="00DB43CC"/>
    <w:rsid w:val="00DB5FF3"/>
    <w:rsid w:val="00DB674F"/>
    <w:rsid w:val="00DC0763"/>
    <w:rsid w:val="00DC2411"/>
    <w:rsid w:val="00DC2BB1"/>
    <w:rsid w:val="00DC616C"/>
    <w:rsid w:val="00DD1296"/>
    <w:rsid w:val="00DD1CCA"/>
    <w:rsid w:val="00DD5DF2"/>
    <w:rsid w:val="00DD6E86"/>
    <w:rsid w:val="00DE0C90"/>
    <w:rsid w:val="00DE3B07"/>
    <w:rsid w:val="00DE438A"/>
    <w:rsid w:val="00DE6964"/>
    <w:rsid w:val="00DF0ED7"/>
    <w:rsid w:val="00DF15C8"/>
    <w:rsid w:val="00DF2C27"/>
    <w:rsid w:val="00DF2F08"/>
    <w:rsid w:val="00DF5DE1"/>
    <w:rsid w:val="00DF5E88"/>
    <w:rsid w:val="00DF699D"/>
    <w:rsid w:val="00DF6EB9"/>
    <w:rsid w:val="00E01F21"/>
    <w:rsid w:val="00E06B67"/>
    <w:rsid w:val="00E0795D"/>
    <w:rsid w:val="00E114CF"/>
    <w:rsid w:val="00E1240E"/>
    <w:rsid w:val="00E13767"/>
    <w:rsid w:val="00E13F22"/>
    <w:rsid w:val="00E16B73"/>
    <w:rsid w:val="00E1741A"/>
    <w:rsid w:val="00E1764B"/>
    <w:rsid w:val="00E20783"/>
    <w:rsid w:val="00E20D68"/>
    <w:rsid w:val="00E22415"/>
    <w:rsid w:val="00E235E5"/>
    <w:rsid w:val="00E23799"/>
    <w:rsid w:val="00E25D58"/>
    <w:rsid w:val="00E26578"/>
    <w:rsid w:val="00E269C0"/>
    <w:rsid w:val="00E26D6F"/>
    <w:rsid w:val="00E27B0D"/>
    <w:rsid w:val="00E3299A"/>
    <w:rsid w:val="00E36903"/>
    <w:rsid w:val="00E42CC6"/>
    <w:rsid w:val="00E4348F"/>
    <w:rsid w:val="00E44A53"/>
    <w:rsid w:val="00E45A36"/>
    <w:rsid w:val="00E45E9E"/>
    <w:rsid w:val="00E46E5B"/>
    <w:rsid w:val="00E5039D"/>
    <w:rsid w:val="00E50457"/>
    <w:rsid w:val="00E505DA"/>
    <w:rsid w:val="00E5086D"/>
    <w:rsid w:val="00E50C5B"/>
    <w:rsid w:val="00E523B5"/>
    <w:rsid w:val="00E56504"/>
    <w:rsid w:val="00E60734"/>
    <w:rsid w:val="00E61E0E"/>
    <w:rsid w:val="00E64633"/>
    <w:rsid w:val="00E65CB1"/>
    <w:rsid w:val="00E67432"/>
    <w:rsid w:val="00E67865"/>
    <w:rsid w:val="00E67EF8"/>
    <w:rsid w:val="00E70475"/>
    <w:rsid w:val="00E7074E"/>
    <w:rsid w:val="00E71344"/>
    <w:rsid w:val="00E74780"/>
    <w:rsid w:val="00E74CC5"/>
    <w:rsid w:val="00E81217"/>
    <w:rsid w:val="00E843CE"/>
    <w:rsid w:val="00E8458E"/>
    <w:rsid w:val="00E8576E"/>
    <w:rsid w:val="00E904AA"/>
    <w:rsid w:val="00E90759"/>
    <w:rsid w:val="00E90AAE"/>
    <w:rsid w:val="00E93F3A"/>
    <w:rsid w:val="00E96575"/>
    <w:rsid w:val="00EA10A5"/>
    <w:rsid w:val="00EA20B1"/>
    <w:rsid w:val="00EA5432"/>
    <w:rsid w:val="00EB1CF0"/>
    <w:rsid w:val="00EB1E08"/>
    <w:rsid w:val="00EB322E"/>
    <w:rsid w:val="00EB4187"/>
    <w:rsid w:val="00EB6257"/>
    <w:rsid w:val="00EC0992"/>
    <w:rsid w:val="00EC2021"/>
    <w:rsid w:val="00EC22D1"/>
    <w:rsid w:val="00EC5AD3"/>
    <w:rsid w:val="00ED29F4"/>
    <w:rsid w:val="00EE1E32"/>
    <w:rsid w:val="00EE365D"/>
    <w:rsid w:val="00EE38F0"/>
    <w:rsid w:val="00EE790F"/>
    <w:rsid w:val="00EF3867"/>
    <w:rsid w:val="00EF7198"/>
    <w:rsid w:val="00F00875"/>
    <w:rsid w:val="00F00DCD"/>
    <w:rsid w:val="00F01F87"/>
    <w:rsid w:val="00F04776"/>
    <w:rsid w:val="00F06321"/>
    <w:rsid w:val="00F0716B"/>
    <w:rsid w:val="00F07D31"/>
    <w:rsid w:val="00F12067"/>
    <w:rsid w:val="00F12C43"/>
    <w:rsid w:val="00F20552"/>
    <w:rsid w:val="00F2096F"/>
    <w:rsid w:val="00F21AFA"/>
    <w:rsid w:val="00F22D82"/>
    <w:rsid w:val="00F26574"/>
    <w:rsid w:val="00F27E26"/>
    <w:rsid w:val="00F337C0"/>
    <w:rsid w:val="00F34A9F"/>
    <w:rsid w:val="00F36664"/>
    <w:rsid w:val="00F3668F"/>
    <w:rsid w:val="00F36B2F"/>
    <w:rsid w:val="00F37A95"/>
    <w:rsid w:val="00F41895"/>
    <w:rsid w:val="00F43AA9"/>
    <w:rsid w:val="00F46A81"/>
    <w:rsid w:val="00F47772"/>
    <w:rsid w:val="00F5124A"/>
    <w:rsid w:val="00F5406E"/>
    <w:rsid w:val="00F563D3"/>
    <w:rsid w:val="00F56A2B"/>
    <w:rsid w:val="00F61CA7"/>
    <w:rsid w:val="00F636E0"/>
    <w:rsid w:val="00F640A1"/>
    <w:rsid w:val="00F64277"/>
    <w:rsid w:val="00F6605B"/>
    <w:rsid w:val="00F66230"/>
    <w:rsid w:val="00F66242"/>
    <w:rsid w:val="00F71A23"/>
    <w:rsid w:val="00F71D4A"/>
    <w:rsid w:val="00F73EAF"/>
    <w:rsid w:val="00F767E9"/>
    <w:rsid w:val="00F8132A"/>
    <w:rsid w:val="00F84F3C"/>
    <w:rsid w:val="00F874F1"/>
    <w:rsid w:val="00F877E3"/>
    <w:rsid w:val="00F9085F"/>
    <w:rsid w:val="00F9243A"/>
    <w:rsid w:val="00F92782"/>
    <w:rsid w:val="00F94ABB"/>
    <w:rsid w:val="00F94BC0"/>
    <w:rsid w:val="00F9529C"/>
    <w:rsid w:val="00F967D2"/>
    <w:rsid w:val="00F97D89"/>
    <w:rsid w:val="00FA5B69"/>
    <w:rsid w:val="00FA6390"/>
    <w:rsid w:val="00FB20B8"/>
    <w:rsid w:val="00FB2587"/>
    <w:rsid w:val="00FB569C"/>
    <w:rsid w:val="00FB60FD"/>
    <w:rsid w:val="00FB62DC"/>
    <w:rsid w:val="00FB701E"/>
    <w:rsid w:val="00FB74B9"/>
    <w:rsid w:val="00FB7BDA"/>
    <w:rsid w:val="00FC3AA8"/>
    <w:rsid w:val="00FC553F"/>
    <w:rsid w:val="00FC5B76"/>
    <w:rsid w:val="00FC5F75"/>
    <w:rsid w:val="00FC6815"/>
    <w:rsid w:val="00FC77F6"/>
    <w:rsid w:val="00FD0426"/>
    <w:rsid w:val="00FD1289"/>
    <w:rsid w:val="00FD1FEE"/>
    <w:rsid w:val="00FD4496"/>
    <w:rsid w:val="00FD4E3D"/>
    <w:rsid w:val="00FD5BF1"/>
    <w:rsid w:val="00FD71BE"/>
    <w:rsid w:val="00FD72A2"/>
    <w:rsid w:val="00FD792A"/>
    <w:rsid w:val="00FD7C6B"/>
    <w:rsid w:val="00FE004E"/>
    <w:rsid w:val="00FE01FA"/>
    <w:rsid w:val="00FE07C1"/>
    <w:rsid w:val="00FE2716"/>
    <w:rsid w:val="00FE2A1C"/>
    <w:rsid w:val="00FE3FA9"/>
    <w:rsid w:val="00FE46EC"/>
    <w:rsid w:val="00FE4879"/>
    <w:rsid w:val="00FE6284"/>
    <w:rsid w:val="00FF0F39"/>
    <w:rsid w:val="00FF19F1"/>
    <w:rsid w:val="00FF3A78"/>
    <w:rsid w:val="00FF3F91"/>
    <w:rsid w:val="00FF40D5"/>
    <w:rsid w:val="00FF410D"/>
    <w:rsid w:val="00FF762A"/>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6BF6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32A"/>
    <w:rPr>
      <w:rFonts w:ascii="Arial" w:hAnsi="Arial"/>
      <w:sz w:val="24"/>
    </w:rPr>
  </w:style>
  <w:style w:type="paragraph" w:styleId="Heading1">
    <w:name w:val="heading 1"/>
    <w:basedOn w:val="Normal"/>
    <w:link w:val="Heading1Ch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Heading2">
    <w:name w:val="heading 2"/>
    <w:basedOn w:val="Normal"/>
    <w:next w:val="Normal"/>
    <w:link w:val="Heading2Ch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937"/>
    <w:rPr>
      <w:rFonts w:ascii="Times New Roman" w:eastAsia="Times New Roman" w:hAnsi="Times New Roman" w:cs="Times New Roman"/>
      <w:b/>
      <w:bCs/>
      <w:kern w:val="36"/>
      <w:sz w:val="48"/>
      <w:szCs w:val="48"/>
      <w:lang w:eastAsia="es-EC"/>
    </w:rPr>
  </w:style>
  <w:style w:type="character" w:customStyle="1" w:styleId="Heading2Char">
    <w:name w:val="Heading 2 Char"/>
    <w:basedOn w:val="DefaultParagraphFont"/>
    <w:link w:val="Heading2"/>
    <w:uiPriority w:val="9"/>
    <w:semiHidden/>
    <w:rsid w:val="005061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Cs w:val="24"/>
      <w:lang w:eastAsia="es-EC"/>
    </w:rPr>
  </w:style>
  <w:style w:type="character" w:customStyle="1" w:styleId="apple-tab-span">
    <w:name w:val="apple-tab-span"/>
    <w:basedOn w:val="DefaultParagraphFont"/>
    <w:rsid w:val="00D44937"/>
  </w:style>
  <w:style w:type="character" w:styleId="Hyperlink">
    <w:name w:val="Hyperlink"/>
    <w:basedOn w:val="DefaultParagraphFont"/>
    <w:uiPriority w:val="99"/>
    <w:unhideWhenUsed/>
    <w:rsid w:val="00D44937"/>
    <w:rPr>
      <w:color w:val="0000FF"/>
      <w:u w:val="single"/>
    </w:rPr>
  </w:style>
  <w:style w:type="paragraph" w:customStyle="1" w:styleId="NumeroCapitulo">
    <w:name w:val="Numero Capitulo"/>
    <w:basedOn w:val="Normal"/>
    <w:link w:val="NumeroCapituloCar"/>
    <w:autoRedefine/>
    <w:qFormat/>
    <w:rsid w:val="007D61AC"/>
    <w:pPr>
      <w:spacing w:after="0" w:line="480" w:lineRule="auto"/>
      <w:jc w:val="center"/>
    </w:pPr>
    <w:rPr>
      <w:rFonts w:eastAsia="Times New Roman" w:cs="Arial"/>
      <w:b/>
      <w:bCs/>
      <w:color w:val="000000"/>
      <w:sz w:val="32"/>
      <w:szCs w:val="32"/>
      <w:lang w:eastAsia="es-EC"/>
    </w:rPr>
  </w:style>
  <w:style w:type="character" w:customStyle="1" w:styleId="NumeroCapituloCar">
    <w:name w:val="Numero Capitulo Car"/>
    <w:basedOn w:val="DefaultParagraphFont"/>
    <w:link w:val="NumeroCapitulo"/>
    <w:rsid w:val="007D61AC"/>
    <w:rPr>
      <w:rFonts w:ascii="Arial" w:eastAsia="Times New Roman" w:hAnsi="Arial" w:cs="Arial"/>
      <w:b/>
      <w:bCs/>
      <w:color w:val="000000"/>
      <w:sz w:val="32"/>
      <w:szCs w:val="32"/>
      <w:lang w:eastAsia="es-EC"/>
    </w:rPr>
  </w:style>
  <w:style w:type="paragraph" w:styleId="ListParagraph">
    <w:name w:val="List Paragraph"/>
    <w:basedOn w:val="Normal"/>
    <w:link w:val="ListParagraphChar"/>
    <w:uiPriority w:val="34"/>
    <w:qFormat/>
    <w:rsid w:val="00124828"/>
    <w:pPr>
      <w:ind w:left="720"/>
      <w:contextualSpacing/>
    </w:pPr>
  </w:style>
  <w:style w:type="character" w:customStyle="1" w:styleId="ListParagraphChar">
    <w:name w:val="List Paragraph Char"/>
    <w:basedOn w:val="DefaultParagraphFont"/>
    <w:link w:val="ListParagraph"/>
    <w:uiPriority w:val="34"/>
    <w:rsid w:val="00973012"/>
  </w:style>
  <w:style w:type="paragraph" w:customStyle="1" w:styleId="NombreCapitulo">
    <w:name w:val="Nombre Capitulo"/>
    <w:basedOn w:val="NumeroCapitulo"/>
    <w:link w:val="NombreCapituloCar"/>
    <w:qFormat/>
    <w:rsid w:val="00771C5E"/>
    <w:pPr>
      <w:numPr>
        <w:numId w:val="1"/>
      </w:numPr>
      <w:jc w:val="left"/>
    </w:pPr>
  </w:style>
  <w:style w:type="character" w:customStyle="1" w:styleId="NombreCapituloCar">
    <w:name w:val="Nombre Capitulo Car"/>
    <w:basedOn w:val="NumeroCapituloCar"/>
    <w:link w:val="NombreCapitulo"/>
    <w:rsid w:val="00771C5E"/>
    <w:rPr>
      <w:rFonts w:ascii="Arial" w:eastAsia="Times New Roman" w:hAnsi="Arial" w:cs="Arial"/>
      <w:b/>
      <w:bCs/>
      <w:color w:val="000000"/>
      <w:sz w:val="32"/>
      <w:szCs w:val="32"/>
      <w:lang w:eastAsia="es-EC"/>
    </w:rPr>
  </w:style>
  <w:style w:type="paragraph" w:customStyle="1" w:styleId="Subtitulocapitulo">
    <w:name w:val="Subtitulo capitulo"/>
    <w:basedOn w:val="NombreCapitulo"/>
    <w:link w:val="SubtitulocapituloCar"/>
    <w:qFormat/>
    <w:rsid w:val="00B52937"/>
    <w:pPr>
      <w:numPr>
        <w:ilvl w:val="1"/>
      </w:numPr>
    </w:pPr>
    <w:rPr>
      <w:sz w:val="28"/>
      <w:szCs w:val="28"/>
    </w:rPr>
  </w:style>
  <w:style w:type="character" w:customStyle="1" w:styleId="SubtitulocapituloCar">
    <w:name w:val="Subtitulo capitulo Car"/>
    <w:basedOn w:val="NombreCapituloCar"/>
    <w:link w:val="Subtitulocapitulo"/>
    <w:rsid w:val="00B52937"/>
    <w:rPr>
      <w:rFonts w:ascii="Arial" w:eastAsia="Times New Roman" w:hAnsi="Arial" w:cs="Arial"/>
      <w:b/>
      <w:bCs/>
      <w:color w:val="000000"/>
      <w:sz w:val="28"/>
      <w:szCs w:val="28"/>
      <w:lang w:eastAsia="es-EC"/>
    </w:rPr>
  </w:style>
  <w:style w:type="paragraph" w:customStyle="1" w:styleId="Texto">
    <w:name w:val="Texto"/>
    <w:basedOn w:val="Normal"/>
    <w:link w:val="TextoCar"/>
    <w:qFormat/>
    <w:rsid w:val="00771C5E"/>
    <w:pPr>
      <w:spacing w:after="0" w:line="480" w:lineRule="auto"/>
      <w:ind w:left="851"/>
      <w:jc w:val="both"/>
    </w:pPr>
    <w:rPr>
      <w:rFonts w:eastAsia="Times New Roman" w:cs="Arial"/>
      <w:szCs w:val="24"/>
      <w:lang w:eastAsia="es-EC"/>
    </w:rPr>
  </w:style>
  <w:style w:type="character" w:customStyle="1" w:styleId="TextoCar">
    <w:name w:val="Texto Car"/>
    <w:basedOn w:val="DefaultParagraphFont"/>
    <w:link w:val="Texto"/>
    <w:rsid w:val="00771C5E"/>
    <w:rPr>
      <w:rFonts w:ascii="Arial" w:eastAsia="Times New Roman" w:hAnsi="Arial" w:cs="Arial"/>
      <w:sz w:val="24"/>
      <w:szCs w:val="24"/>
      <w:lang w:eastAsia="es-EC"/>
    </w:rPr>
  </w:style>
  <w:style w:type="paragraph" w:styleId="TOC3">
    <w:name w:val="toc 3"/>
    <w:basedOn w:val="Normal"/>
    <w:next w:val="Normal"/>
    <w:autoRedefine/>
    <w:uiPriority w:val="39"/>
    <w:unhideWhenUsed/>
    <w:rsid w:val="00416F34"/>
    <w:pPr>
      <w:spacing w:after="100"/>
      <w:ind w:left="440"/>
    </w:pPr>
  </w:style>
  <w:style w:type="paragraph" w:styleId="TOC1">
    <w:name w:val="toc 1"/>
    <w:basedOn w:val="Normal"/>
    <w:next w:val="Normal"/>
    <w:autoRedefine/>
    <w:uiPriority w:val="39"/>
    <w:unhideWhenUsed/>
    <w:rsid w:val="00416F34"/>
    <w:pPr>
      <w:spacing w:after="100"/>
    </w:pPr>
  </w:style>
  <w:style w:type="paragraph" w:styleId="TOC2">
    <w:name w:val="toc 2"/>
    <w:basedOn w:val="Normal"/>
    <w:next w:val="Normal"/>
    <w:autoRedefine/>
    <w:uiPriority w:val="39"/>
    <w:unhideWhenUsed/>
    <w:rsid w:val="0050614A"/>
    <w:pPr>
      <w:spacing w:after="100"/>
      <w:ind w:left="220"/>
    </w:pPr>
  </w:style>
  <w:style w:type="paragraph" w:styleId="EndnoteText">
    <w:name w:val="endnote text"/>
    <w:basedOn w:val="Normal"/>
    <w:link w:val="EndnoteTextChar"/>
    <w:uiPriority w:val="99"/>
    <w:semiHidden/>
    <w:unhideWhenUsed/>
    <w:rsid w:val="009A63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A63C4"/>
    <w:rPr>
      <w:sz w:val="20"/>
      <w:szCs w:val="20"/>
    </w:rPr>
  </w:style>
  <w:style w:type="character" w:styleId="EndnoteReference">
    <w:name w:val="endnote reference"/>
    <w:basedOn w:val="DefaultParagraphFont"/>
    <w:uiPriority w:val="99"/>
    <w:semiHidden/>
    <w:unhideWhenUsed/>
    <w:rsid w:val="009A63C4"/>
    <w:rPr>
      <w:vertAlign w:val="superscript"/>
    </w:rPr>
  </w:style>
  <w:style w:type="paragraph" w:styleId="Bibliography">
    <w:name w:val="Bibliography"/>
    <w:basedOn w:val="Normal"/>
    <w:next w:val="Normal"/>
    <w:uiPriority w:val="37"/>
    <w:unhideWhenUsed/>
    <w:rsid w:val="00483F3F"/>
  </w:style>
  <w:style w:type="paragraph" w:styleId="Header">
    <w:name w:val="header"/>
    <w:basedOn w:val="Normal"/>
    <w:link w:val="HeaderChar"/>
    <w:uiPriority w:val="99"/>
    <w:unhideWhenUsed/>
    <w:rsid w:val="002444D6"/>
    <w:pPr>
      <w:tabs>
        <w:tab w:val="center" w:pos="4252"/>
        <w:tab w:val="right" w:pos="8504"/>
      </w:tabs>
      <w:spacing w:after="0" w:line="240" w:lineRule="auto"/>
    </w:pPr>
  </w:style>
  <w:style w:type="character" w:customStyle="1" w:styleId="HeaderChar">
    <w:name w:val="Header Char"/>
    <w:basedOn w:val="DefaultParagraphFont"/>
    <w:link w:val="Header"/>
    <w:uiPriority w:val="99"/>
    <w:rsid w:val="002444D6"/>
  </w:style>
  <w:style w:type="paragraph" w:styleId="Footer">
    <w:name w:val="footer"/>
    <w:basedOn w:val="Normal"/>
    <w:link w:val="FooterChar"/>
    <w:uiPriority w:val="99"/>
    <w:unhideWhenUsed/>
    <w:rsid w:val="002444D6"/>
    <w:pPr>
      <w:tabs>
        <w:tab w:val="center" w:pos="4252"/>
        <w:tab w:val="right" w:pos="8504"/>
      </w:tabs>
      <w:spacing w:after="0" w:line="240" w:lineRule="auto"/>
    </w:pPr>
  </w:style>
  <w:style w:type="character" w:customStyle="1" w:styleId="FooterChar">
    <w:name w:val="Footer Char"/>
    <w:basedOn w:val="DefaultParagraphFont"/>
    <w:link w:val="Footer"/>
    <w:uiPriority w:val="99"/>
    <w:rsid w:val="002444D6"/>
  </w:style>
  <w:style w:type="character" w:styleId="CommentReference">
    <w:name w:val="annotation reference"/>
    <w:basedOn w:val="DefaultParagraphFont"/>
    <w:uiPriority w:val="99"/>
    <w:semiHidden/>
    <w:unhideWhenUsed/>
    <w:rsid w:val="00374B0C"/>
    <w:rPr>
      <w:sz w:val="16"/>
      <w:szCs w:val="16"/>
    </w:rPr>
  </w:style>
  <w:style w:type="paragraph" w:styleId="CommentText">
    <w:name w:val="annotation text"/>
    <w:basedOn w:val="Normal"/>
    <w:link w:val="CommentTextChar"/>
    <w:uiPriority w:val="99"/>
    <w:semiHidden/>
    <w:unhideWhenUsed/>
    <w:rsid w:val="00374B0C"/>
    <w:pPr>
      <w:spacing w:line="240" w:lineRule="auto"/>
    </w:pPr>
    <w:rPr>
      <w:sz w:val="20"/>
      <w:szCs w:val="20"/>
    </w:rPr>
  </w:style>
  <w:style w:type="character" w:customStyle="1" w:styleId="CommentTextChar">
    <w:name w:val="Comment Text Char"/>
    <w:basedOn w:val="DefaultParagraphFont"/>
    <w:link w:val="CommentText"/>
    <w:uiPriority w:val="99"/>
    <w:semiHidden/>
    <w:rsid w:val="00374B0C"/>
    <w:rPr>
      <w:sz w:val="20"/>
      <w:szCs w:val="20"/>
    </w:rPr>
  </w:style>
  <w:style w:type="paragraph" w:styleId="CommentSubject">
    <w:name w:val="annotation subject"/>
    <w:basedOn w:val="CommentText"/>
    <w:next w:val="CommentText"/>
    <w:link w:val="CommentSubjectChar"/>
    <w:uiPriority w:val="99"/>
    <w:semiHidden/>
    <w:unhideWhenUsed/>
    <w:rsid w:val="00374B0C"/>
    <w:rPr>
      <w:b/>
      <w:bCs/>
    </w:rPr>
  </w:style>
  <w:style w:type="character" w:customStyle="1" w:styleId="CommentSubjectChar">
    <w:name w:val="Comment Subject Char"/>
    <w:basedOn w:val="CommentTextChar"/>
    <w:link w:val="CommentSubject"/>
    <w:uiPriority w:val="99"/>
    <w:semiHidden/>
    <w:rsid w:val="00374B0C"/>
    <w:rPr>
      <w:b/>
      <w:bCs/>
      <w:sz w:val="20"/>
      <w:szCs w:val="20"/>
    </w:rPr>
  </w:style>
  <w:style w:type="paragraph" w:styleId="BalloonText">
    <w:name w:val="Balloon Text"/>
    <w:basedOn w:val="Normal"/>
    <w:link w:val="BalloonTextChar"/>
    <w:uiPriority w:val="99"/>
    <w:semiHidden/>
    <w:unhideWhenUsed/>
    <w:rsid w:val="00374B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B0C"/>
    <w:rPr>
      <w:rFonts w:ascii="Segoe UI" w:hAnsi="Segoe UI" w:cs="Segoe UI"/>
      <w:sz w:val="18"/>
      <w:szCs w:val="18"/>
    </w:rPr>
  </w:style>
  <w:style w:type="paragraph" w:styleId="Captio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eGrid">
    <w:name w:val="Table Grid"/>
    <w:basedOn w:val="TableNormal"/>
    <w:uiPriority w:val="39"/>
    <w:rsid w:val="001F43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BA07B8"/>
    <w:pPr>
      <w:spacing w:after="0" w:line="240" w:lineRule="auto"/>
    </w:pPr>
  </w:style>
  <w:style w:type="table" w:customStyle="1" w:styleId="PlainTable1">
    <w:name w:val="Plain Table 1"/>
    <w:basedOn w:val="TableNormal"/>
    <w:uiPriority w:val="41"/>
    <w:rsid w:val="0076624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8F730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
    <w:name w:val="Plain Table 4"/>
    <w:basedOn w:val="TableNormal"/>
    <w:uiPriority w:val="44"/>
    <w:rsid w:val="008F02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8F02B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32609E"/>
  </w:style>
  <w:style w:type="character" w:styleId="PlaceholderText">
    <w:name w:val="Placeholder Text"/>
    <w:basedOn w:val="DefaultParagraphFont"/>
    <w:uiPriority w:val="99"/>
    <w:semiHidden/>
    <w:rsid w:val="000F018B"/>
    <w:rPr>
      <w:color w:val="808080"/>
    </w:rPr>
  </w:style>
  <w:style w:type="table" w:customStyle="1" w:styleId="GridTable4Accent3">
    <w:name w:val="Grid Table 4 Accent 3"/>
    <w:basedOn w:val="TableNormal"/>
    <w:uiPriority w:val="49"/>
    <w:rsid w:val="00882217"/>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ubtitulo2">
    <w:name w:val="Subtitulo2"/>
    <w:basedOn w:val="Subtitulocapitulo"/>
    <w:link w:val="Subtitulo2Car"/>
    <w:qFormat/>
    <w:rsid w:val="007D61AC"/>
    <w:pPr>
      <w:numPr>
        <w:ilvl w:val="2"/>
      </w:numPr>
    </w:pPr>
  </w:style>
  <w:style w:type="character" w:customStyle="1" w:styleId="Subtitulo2Car">
    <w:name w:val="Subtitulo2 Car"/>
    <w:basedOn w:val="SubtitulocapituloCar"/>
    <w:link w:val="Subtitulo2"/>
    <w:rsid w:val="007D61AC"/>
    <w:rPr>
      <w:rFonts w:ascii="Arial" w:eastAsia="Times New Roman" w:hAnsi="Arial" w:cs="Arial"/>
      <w:b/>
      <w:bCs/>
      <w:color w:val="000000"/>
      <w:sz w:val="28"/>
      <w:szCs w:val="28"/>
      <w:lang w:eastAsia="es-EC"/>
    </w:rPr>
  </w:style>
  <w:style w:type="paragraph" w:customStyle="1" w:styleId="Subtitulo3">
    <w:name w:val="Subtitulo3"/>
    <w:basedOn w:val="ListParagraph"/>
    <w:link w:val="Subtitulo3Car"/>
    <w:qFormat/>
    <w:rsid w:val="006C21ED"/>
    <w:pPr>
      <w:numPr>
        <w:ilvl w:val="3"/>
        <w:numId w:val="2"/>
      </w:numPr>
      <w:spacing w:line="240" w:lineRule="auto"/>
      <w:jc w:val="both"/>
    </w:pPr>
    <w:rPr>
      <w:rFonts w:eastAsia="Times New Roman" w:cs="Arial"/>
      <w:b/>
      <w:sz w:val="28"/>
      <w:szCs w:val="28"/>
      <w:lang w:eastAsia="es-EC"/>
    </w:rPr>
  </w:style>
  <w:style w:type="character" w:customStyle="1" w:styleId="Subtitulo3Car">
    <w:name w:val="Subtitulo3 Car"/>
    <w:basedOn w:val="ListParagraphChar"/>
    <w:link w:val="Subtitulo3"/>
    <w:rsid w:val="006C21ED"/>
    <w:rPr>
      <w:rFonts w:ascii="Arial" w:eastAsia="Times New Roman" w:hAnsi="Arial" w:cs="Arial"/>
      <w:b/>
      <w:sz w:val="28"/>
      <w:szCs w:val="28"/>
      <w:lang w:eastAsia="es-EC"/>
    </w:rPr>
  </w:style>
  <w:style w:type="paragraph" w:customStyle="1" w:styleId="Subtitulo4">
    <w:name w:val="Subtitulo4"/>
    <w:basedOn w:val="Subtitulo3"/>
    <w:link w:val="Subtitulo4Car"/>
    <w:qFormat/>
    <w:rsid w:val="006C21ED"/>
    <w:pPr>
      <w:numPr>
        <w:ilvl w:val="4"/>
      </w:numPr>
    </w:pPr>
  </w:style>
  <w:style w:type="character" w:customStyle="1" w:styleId="Subtitulo4Car">
    <w:name w:val="Subtitulo4 Car"/>
    <w:basedOn w:val="Subtitulo3Car"/>
    <w:link w:val="Subtitulo4"/>
    <w:rsid w:val="006C21ED"/>
    <w:rPr>
      <w:rFonts w:ascii="Arial" w:eastAsia="Times New Roman" w:hAnsi="Arial" w:cs="Arial"/>
      <w:b/>
      <w:sz w:val="28"/>
      <w:szCs w:val="28"/>
      <w:lang w:eastAsia="es-EC"/>
    </w:rPr>
  </w:style>
  <w:style w:type="character" w:styleId="Strong">
    <w:name w:val="Strong"/>
    <w:basedOn w:val="DefaultParagraphFont"/>
    <w:uiPriority w:val="22"/>
    <w:qFormat/>
    <w:rsid w:val="00685882"/>
    <w:rPr>
      <w:b/>
      <w:bCs/>
    </w:rPr>
  </w:style>
  <w:style w:type="table" w:customStyle="1" w:styleId="Tablanormal11">
    <w:name w:val="Tabla normal 11"/>
    <w:basedOn w:val="TableNormal"/>
    <w:uiPriority w:val="41"/>
    <w:rsid w:val="0069324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ulosPrimerasPaginas">
    <w:name w:val="Titulos Primeras Paginas"/>
    <w:basedOn w:val="NumeroCapitulo"/>
    <w:link w:val="TitulosPrimerasPaginasCar"/>
    <w:qFormat/>
    <w:rsid w:val="00E1764B"/>
  </w:style>
  <w:style w:type="character" w:customStyle="1" w:styleId="TitulosPrimerasPaginasCar">
    <w:name w:val="Titulos Primeras Paginas Car"/>
    <w:basedOn w:val="NumeroCapituloCar"/>
    <w:link w:val="TitulosPrimerasPaginas"/>
    <w:rsid w:val="00E1764B"/>
    <w:rPr>
      <w:rFonts w:ascii="Arial" w:eastAsia="Times New Roman" w:hAnsi="Arial" w:cs="Arial"/>
      <w:b/>
      <w:bCs/>
      <w:color w:val="000000"/>
      <w:sz w:val="32"/>
      <w:szCs w:val="32"/>
      <w:lang w:eastAsia="es-EC"/>
    </w:rPr>
  </w:style>
  <w:style w:type="paragraph" w:styleId="TOCHeading">
    <w:name w:val="TOC Heading"/>
    <w:basedOn w:val="Heading1"/>
    <w:next w:val="Normal"/>
    <w:uiPriority w:val="39"/>
    <w:unhideWhenUsed/>
    <w:qFormat/>
    <w:rsid w:val="00E1764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nexos">
    <w:name w:val="anexos"/>
    <w:basedOn w:val="Subtitulocapitulo"/>
    <w:link w:val="anexosCar"/>
    <w:qFormat/>
    <w:rsid w:val="00010EE2"/>
    <w:pPr>
      <w:numPr>
        <w:ilvl w:val="0"/>
        <w:numId w:val="0"/>
      </w:numPr>
    </w:pPr>
  </w:style>
  <w:style w:type="paragraph" w:styleId="TOC4">
    <w:name w:val="toc 4"/>
    <w:basedOn w:val="Normal"/>
    <w:next w:val="Normal"/>
    <w:autoRedefine/>
    <w:uiPriority w:val="39"/>
    <w:unhideWhenUsed/>
    <w:rsid w:val="00B44AAC"/>
    <w:pPr>
      <w:spacing w:after="100"/>
      <w:ind w:left="720"/>
    </w:pPr>
  </w:style>
  <w:style w:type="character" w:customStyle="1" w:styleId="anexosCar">
    <w:name w:val="anexos Car"/>
    <w:basedOn w:val="SubtitulocapituloCar"/>
    <w:link w:val="anexos"/>
    <w:rsid w:val="00010EE2"/>
    <w:rPr>
      <w:rFonts w:ascii="Arial" w:eastAsia="Times New Roman" w:hAnsi="Arial" w:cs="Arial"/>
      <w:b/>
      <w:bCs/>
      <w:color w:val="000000"/>
      <w:sz w:val="28"/>
      <w:szCs w:val="28"/>
      <w:lang w:eastAsia="es-EC"/>
    </w:rPr>
  </w:style>
  <w:style w:type="paragraph" w:styleId="TOC5">
    <w:name w:val="toc 5"/>
    <w:basedOn w:val="Normal"/>
    <w:next w:val="Normal"/>
    <w:autoRedefine/>
    <w:uiPriority w:val="39"/>
    <w:unhideWhenUsed/>
    <w:rsid w:val="00B44AAC"/>
    <w:pPr>
      <w:spacing w:after="100"/>
      <w:ind w:left="960"/>
    </w:pPr>
  </w:style>
  <w:style w:type="paragraph" w:customStyle="1" w:styleId="Tabla">
    <w:name w:val="Tabla"/>
    <w:basedOn w:val="NoSpacing"/>
    <w:link w:val="TablaCar"/>
    <w:qFormat/>
    <w:rsid w:val="00904DA8"/>
    <w:rPr>
      <w:rFonts w:ascii="Arial" w:hAnsi="Arial" w:cs="Arial"/>
      <w:b/>
    </w:rPr>
  </w:style>
  <w:style w:type="paragraph" w:customStyle="1" w:styleId="Figuras">
    <w:name w:val="Figuras"/>
    <w:basedOn w:val="Texto"/>
    <w:link w:val="FigurasCar"/>
    <w:qFormat/>
    <w:rsid w:val="00606CBF"/>
    <w:rPr>
      <w:sz w:val="20"/>
      <w:szCs w:val="20"/>
    </w:rPr>
  </w:style>
  <w:style w:type="character" w:customStyle="1" w:styleId="NoSpacingChar">
    <w:name w:val="No Spacing Char"/>
    <w:basedOn w:val="DefaultParagraphFont"/>
    <w:link w:val="NoSpacing"/>
    <w:uiPriority w:val="1"/>
    <w:rsid w:val="00904DA8"/>
  </w:style>
  <w:style w:type="character" w:customStyle="1" w:styleId="TablaCar">
    <w:name w:val="Tabla Car"/>
    <w:basedOn w:val="NoSpacingChar"/>
    <w:link w:val="Tabla"/>
    <w:rsid w:val="00904DA8"/>
    <w:rPr>
      <w:rFonts w:ascii="Arial" w:hAnsi="Arial" w:cs="Arial"/>
      <w:b/>
    </w:rPr>
  </w:style>
  <w:style w:type="paragraph" w:styleId="TableofFigures">
    <w:name w:val="table of figures"/>
    <w:basedOn w:val="Normal"/>
    <w:next w:val="Normal"/>
    <w:uiPriority w:val="99"/>
    <w:unhideWhenUsed/>
    <w:rsid w:val="000428D0"/>
    <w:pPr>
      <w:spacing w:after="0"/>
    </w:pPr>
  </w:style>
  <w:style w:type="character" w:customStyle="1" w:styleId="FigurasCar">
    <w:name w:val="Figuras Car"/>
    <w:basedOn w:val="TextoCar"/>
    <w:link w:val="Figuras"/>
    <w:rsid w:val="00606CBF"/>
    <w:rPr>
      <w:rFonts w:ascii="Arial" w:eastAsia="Times New Roman" w:hAnsi="Arial" w:cs="Arial"/>
      <w:sz w:val="20"/>
      <w:szCs w:val="20"/>
      <w:lang w:eastAsia="es-EC"/>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32A"/>
    <w:rPr>
      <w:rFonts w:ascii="Arial" w:hAnsi="Arial"/>
      <w:sz w:val="24"/>
    </w:rPr>
  </w:style>
  <w:style w:type="paragraph" w:styleId="Heading1">
    <w:name w:val="heading 1"/>
    <w:basedOn w:val="Normal"/>
    <w:link w:val="Heading1Ch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Heading2">
    <w:name w:val="heading 2"/>
    <w:basedOn w:val="Normal"/>
    <w:next w:val="Normal"/>
    <w:link w:val="Heading2Ch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937"/>
    <w:rPr>
      <w:rFonts w:ascii="Times New Roman" w:eastAsia="Times New Roman" w:hAnsi="Times New Roman" w:cs="Times New Roman"/>
      <w:b/>
      <w:bCs/>
      <w:kern w:val="36"/>
      <w:sz w:val="48"/>
      <w:szCs w:val="48"/>
      <w:lang w:eastAsia="es-EC"/>
    </w:rPr>
  </w:style>
  <w:style w:type="character" w:customStyle="1" w:styleId="Heading2Char">
    <w:name w:val="Heading 2 Char"/>
    <w:basedOn w:val="DefaultParagraphFont"/>
    <w:link w:val="Heading2"/>
    <w:uiPriority w:val="9"/>
    <w:semiHidden/>
    <w:rsid w:val="005061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Cs w:val="24"/>
      <w:lang w:eastAsia="es-EC"/>
    </w:rPr>
  </w:style>
  <w:style w:type="character" w:customStyle="1" w:styleId="apple-tab-span">
    <w:name w:val="apple-tab-span"/>
    <w:basedOn w:val="DefaultParagraphFont"/>
    <w:rsid w:val="00D44937"/>
  </w:style>
  <w:style w:type="character" w:styleId="Hyperlink">
    <w:name w:val="Hyperlink"/>
    <w:basedOn w:val="DefaultParagraphFont"/>
    <w:uiPriority w:val="99"/>
    <w:unhideWhenUsed/>
    <w:rsid w:val="00D44937"/>
    <w:rPr>
      <w:color w:val="0000FF"/>
      <w:u w:val="single"/>
    </w:rPr>
  </w:style>
  <w:style w:type="paragraph" w:customStyle="1" w:styleId="NumeroCapitulo">
    <w:name w:val="Numero Capitulo"/>
    <w:basedOn w:val="Normal"/>
    <w:link w:val="NumeroCapituloCar"/>
    <w:autoRedefine/>
    <w:qFormat/>
    <w:rsid w:val="007D61AC"/>
    <w:pPr>
      <w:spacing w:after="0" w:line="480" w:lineRule="auto"/>
      <w:jc w:val="center"/>
    </w:pPr>
    <w:rPr>
      <w:rFonts w:eastAsia="Times New Roman" w:cs="Arial"/>
      <w:b/>
      <w:bCs/>
      <w:color w:val="000000"/>
      <w:sz w:val="32"/>
      <w:szCs w:val="32"/>
      <w:lang w:eastAsia="es-EC"/>
    </w:rPr>
  </w:style>
  <w:style w:type="character" w:customStyle="1" w:styleId="NumeroCapituloCar">
    <w:name w:val="Numero Capitulo Car"/>
    <w:basedOn w:val="DefaultParagraphFont"/>
    <w:link w:val="NumeroCapitulo"/>
    <w:rsid w:val="007D61AC"/>
    <w:rPr>
      <w:rFonts w:ascii="Arial" w:eastAsia="Times New Roman" w:hAnsi="Arial" w:cs="Arial"/>
      <w:b/>
      <w:bCs/>
      <w:color w:val="000000"/>
      <w:sz w:val="32"/>
      <w:szCs w:val="32"/>
      <w:lang w:eastAsia="es-EC"/>
    </w:rPr>
  </w:style>
  <w:style w:type="paragraph" w:styleId="ListParagraph">
    <w:name w:val="List Paragraph"/>
    <w:basedOn w:val="Normal"/>
    <w:link w:val="ListParagraphChar"/>
    <w:uiPriority w:val="34"/>
    <w:qFormat/>
    <w:rsid w:val="00124828"/>
    <w:pPr>
      <w:ind w:left="720"/>
      <w:contextualSpacing/>
    </w:pPr>
  </w:style>
  <w:style w:type="character" w:customStyle="1" w:styleId="ListParagraphChar">
    <w:name w:val="List Paragraph Char"/>
    <w:basedOn w:val="DefaultParagraphFont"/>
    <w:link w:val="ListParagraph"/>
    <w:uiPriority w:val="34"/>
    <w:rsid w:val="00973012"/>
  </w:style>
  <w:style w:type="paragraph" w:customStyle="1" w:styleId="NombreCapitulo">
    <w:name w:val="Nombre Capitulo"/>
    <w:basedOn w:val="NumeroCapitulo"/>
    <w:link w:val="NombreCapituloCar"/>
    <w:qFormat/>
    <w:rsid w:val="00771C5E"/>
    <w:pPr>
      <w:numPr>
        <w:numId w:val="1"/>
      </w:numPr>
      <w:jc w:val="left"/>
    </w:pPr>
  </w:style>
  <w:style w:type="character" w:customStyle="1" w:styleId="NombreCapituloCar">
    <w:name w:val="Nombre Capitulo Car"/>
    <w:basedOn w:val="NumeroCapituloCar"/>
    <w:link w:val="NombreCapitulo"/>
    <w:rsid w:val="00771C5E"/>
    <w:rPr>
      <w:rFonts w:ascii="Arial" w:eastAsia="Times New Roman" w:hAnsi="Arial" w:cs="Arial"/>
      <w:b/>
      <w:bCs/>
      <w:color w:val="000000"/>
      <w:sz w:val="32"/>
      <w:szCs w:val="32"/>
      <w:lang w:eastAsia="es-EC"/>
    </w:rPr>
  </w:style>
  <w:style w:type="paragraph" w:customStyle="1" w:styleId="Subtitulocapitulo">
    <w:name w:val="Subtitulo capitulo"/>
    <w:basedOn w:val="NombreCapitulo"/>
    <w:link w:val="SubtitulocapituloCar"/>
    <w:qFormat/>
    <w:rsid w:val="00B52937"/>
    <w:pPr>
      <w:numPr>
        <w:ilvl w:val="1"/>
      </w:numPr>
    </w:pPr>
    <w:rPr>
      <w:sz w:val="28"/>
      <w:szCs w:val="28"/>
    </w:rPr>
  </w:style>
  <w:style w:type="character" w:customStyle="1" w:styleId="SubtitulocapituloCar">
    <w:name w:val="Subtitulo capitulo Car"/>
    <w:basedOn w:val="NombreCapituloCar"/>
    <w:link w:val="Subtitulocapitulo"/>
    <w:rsid w:val="00B52937"/>
    <w:rPr>
      <w:rFonts w:ascii="Arial" w:eastAsia="Times New Roman" w:hAnsi="Arial" w:cs="Arial"/>
      <w:b/>
      <w:bCs/>
      <w:color w:val="000000"/>
      <w:sz w:val="28"/>
      <w:szCs w:val="28"/>
      <w:lang w:eastAsia="es-EC"/>
    </w:rPr>
  </w:style>
  <w:style w:type="paragraph" w:customStyle="1" w:styleId="Texto">
    <w:name w:val="Texto"/>
    <w:basedOn w:val="Normal"/>
    <w:link w:val="TextoCar"/>
    <w:qFormat/>
    <w:rsid w:val="00771C5E"/>
    <w:pPr>
      <w:spacing w:after="0" w:line="480" w:lineRule="auto"/>
      <w:ind w:left="851"/>
      <w:jc w:val="both"/>
    </w:pPr>
    <w:rPr>
      <w:rFonts w:eastAsia="Times New Roman" w:cs="Arial"/>
      <w:szCs w:val="24"/>
      <w:lang w:eastAsia="es-EC"/>
    </w:rPr>
  </w:style>
  <w:style w:type="character" w:customStyle="1" w:styleId="TextoCar">
    <w:name w:val="Texto Car"/>
    <w:basedOn w:val="DefaultParagraphFont"/>
    <w:link w:val="Texto"/>
    <w:rsid w:val="00771C5E"/>
    <w:rPr>
      <w:rFonts w:ascii="Arial" w:eastAsia="Times New Roman" w:hAnsi="Arial" w:cs="Arial"/>
      <w:sz w:val="24"/>
      <w:szCs w:val="24"/>
      <w:lang w:eastAsia="es-EC"/>
    </w:rPr>
  </w:style>
  <w:style w:type="paragraph" w:styleId="TOC3">
    <w:name w:val="toc 3"/>
    <w:basedOn w:val="Normal"/>
    <w:next w:val="Normal"/>
    <w:autoRedefine/>
    <w:uiPriority w:val="39"/>
    <w:unhideWhenUsed/>
    <w:rsid w:val="00416F34"/>
    <w:pPr>
      <w:spacing w:after="100"/>
      <w:ind w:left="440"/>
    </w:pPr>
  </w:style>
  <w:style w:type="paragraph" w:styleId="TOC1">
    <w:name w:val="toc 1"/>
    <w:basedOn w:val="Normal"/>
    <w:next w:val="Normal"/>
    <w:autoRedefine/>
    <w:uiPriority w:val="39"/>
    <w:unhideWhenUsed/>
    <w:rsid w:val="00416F34"/>
    <w:pPr>
      <w:spacing w:after="100"/>
    </w:pPr>
  </w:style>
  <w:style w:type="paragraph" w:styleId="TOC2">
    <w:name w:val="toc 2"/>
    <w:basedOn w:val="Normal"/>
    <w:next w:val="Normal"/>
    <w:autoRedefine/>
    <w:uiPriority w:val="39"/>
    <w:unhideWhenUsed/>
    <w:rsid w:val="0050614A"/>
    <w:pPr>
      <w:spacing w:after="100"/>
      <w:ind w:left="220"/>
    </w:pPr>
  </w:style>
  <w:style w:type="paragraph" w:styleId="EndnoteText">
    <w:name w:val="endnote text"/>
    <w:basedOn w:val="Normal"/>
    <w:link w:val="EndnoteTextChar"/>
    <w:uiPriority w:val="99"/>
    <w:semiHidden/>
    <w:unhideWhenUsed/>
    <w:rsid w:val="009A63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A63C4"/>
    <w:rPr>
      <w:sz w:val="20"/>
      <w:szCs w:val="20"/>
    </w:rPr>
  </w:style>
  <w:style w:type="character" w:styleId="EndnoteReference">
    <w:name w:val="endnote reference"/>
    <w:basedOn w:val="DefaultParagraphFont"/>
    <w:uiPriority w:val="99"/>
    <w:semiHidden/>
    <w:unhideWhenUsed/>
    <w:rsid w:val="009A63C4"/>
    <w:rPr>
      <w:vertAlign w:val="superscript"/>
    </w:rPr>
  </w:style>
  <w:style w:type="paragraph" w:styleId="Bibliography">
    <w:name w:val="Bibliography"/>
    <w:basedOn w:val="Normal"/>
    <w:next w:val="Normal"/>
    <w:uiPriority w:val="37"/>
    <w:unhideWhenUsed/>
    <w:rsid w:val="00483F3F"/>
  </w:style>
  <w:style w:type="paragraph" w:styleId="Header">
    <w:name w:val="header"/>
    <w:basedOn w:val="Normal"/>
    <w:link w:val="HeaderChar"/>
    <w:uiPriority w:val="99"/>
    <w:unhideWhenUsed/>
    <w:rsid w:val="002444D6"/>
    <w:pPr>
      <w:tabs>
        <w:tab w:val="center" w:pos="4252"/>
        <w:tab w:val="right" w:pos="8504"/>
      </w:tabs>
      <w:spacing w:after="0" w:line="240" w:lineRule="auto"/>
    </w:pPr>
  </w:style>
  <w:style w:type="character" w:customStyle="1" w:styleId="HeaderChar">
    <w:name w:val="Header Char"/>
    <w:basedOn w:val="DefaultParagraphFont"/>
    <w:link w:val="Header"/>
    <w:uiPriority w:val="99"/>
    <w:rsid w:val="002444D6"/>
  </w:style>
  <w:style w:type="paragraph" w:styleId="Footer">
    <w:name w:val="footer"/>
    <w:basedOn w:val="Normal"/>
    <w:link w:val="FooterChar"/>
    <w:uiPriority w:val="99"/>
    <w:unhideWhenUsed/>
    <w:rsid w:val="002444D6"/>
    <w:pPr>
      <w:tabs>
        <w:tab w:val="center" w:pos="4252"/>
        <w:tab w:val="right" w:pos="8504"/>
      </w:tabs>
      <w:spacing w:after="0" w:line="240" w:lineRule="auto"/>
    </w:pPr>
  </w:style>
  <w:style w:type="character" w:customStyle="1" w:styleId="FooterChar">
    <w:name w:val="Footer Char"/>
    <w:basedOn w:val="DefaultParagraphFont"/>
    <w:link w:val="Footer"/>
    <w:uiPriority w:val="99"/>
    <w:rsid w:val="002444D6"/>
  </w:style>
  <w:style w:type="character" w:styleId="CommentReference">
    <w:name w:val="annotation reference"/>
    <w:basedOn w:val="DefaultParagraphFont"/>
    <w:uiPriority w:val="99"/>
    <w:semiHidden/>
    <w:unhideWhenUsed/>
    <w:rsid w:val="00374B0C"/>
    <w:rPr>
      <w:sz w:val="16"/>
      <w:szCs w:val="16"/>
    </w:rPr>
  </w:style>
  <w:style w:type="paragraph" w:styleId="CommentText">
    <w:name w:val="annotation text"/>
    <w:basedOn w:val="Normal"/>
    <w:link w:val="CommentTextChar"/>
    <w:uiPriority w:val="99"/>
    <w:semiHidden/>
    <w:unhideWhenUsed/>
    <w:rsid w:val="00374B0C"/>
    <w:pPr>
      <w:spacing w:line="240" w:lineRule="auto"/>
    </w:pPr>
    <w:rPr>
      <w:sz w:val="20"/>
      <w:szCs w:val="20"/>
    </w:rPr>
  </w:style>
  <w:style w:type="character" w:customStyle="1" w:styleId="CommentTextChar">
    <w:name w:val="Comment Text Char"/>
    <w:basedOn w:val="DefaultParagraphFont"/>
    <w:link w:val="CommentText"/>
    <w:uiPriority w:val="99"/>
    <w:semiHidden/>
    <w:rsid w:val="00374B0C"/>
    <w:rPr>
      <w:sz w:val="20"/>
      <w:szCs w:val="20"/>
    </w:rPr>
  </w:style>
  <w:style w:type="paragraph" w:styleId="CommentSubject">
    <w:name w:val="annotation subject"/>
    <w:basedOn w:val="CommentText"/>
    <w:next w:val="CommentText"/>
    <w:link w:val="CommentSubjectChar"/>
    <w:uiPriority w:val="99"/>
    <w:semiHidden/>
    <w:unhideWhenUsed/>
    <w:rsid w:val="00374B0C"/>
    <w:rPr>
      <w:b/>
      <w:bCs/>
    </w:rPr>
  </w:style>
  <w:style w:type="character" w:customStyle="1" w:styleId="CommentSubjectChar">
    <w:name w:val="Comment Subject Char"/>
    <w:basedOn w:val="CommentTextChar"/>
    <w:link w:val="CommentSubject"/>
    <w:uiPriority w:val="99"/>
    <w:semiHidden/>
    <w:rsid w:val="00374B0C"/>
    <w:rPr>
      <w:b/>
      <w:bCs/>
      <w:sz w:val="20"/>
      <w:szCs w:val="20"/>
    </w:rPr>
  </w:style>
  <w:style w:type="paragraph" w:styleId="BalloonText">
    <w:name w:val="Balloon Text"/>
    <w:basedOn w:val="Normal"/>
    <w:link w:val="BalloonTextChar"/>
    <w:uiPriority w:val="99"/>
    <w:semiHidden/>
    <w:unhideWhenUsed/>
    <w:rsid w:val="00374B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B0C"/>
    <w:rPr>
      <w:rFonts w:ascii="Segoe UI" w:hAnsi="Segoe UI" w:cs="Segoe UI"/>
      <w:sz w:val="18"/>
      <w:szCs w:val="18"/>
    </w:rPr>
  </w:style>
  <w:style w:type="paragraph" w:styleId="Captio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eGrid">
    <w:name w:val="Table Grid"/>
    <w:basedOn w:val="TableNormal"/>
    <w:uiPriority w:val="39"/>
    <w:rsid w:val="001F43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BA07B8"/>
    <w:pPr>
      <w:spacing w:after="0" w:line="240" w:lineRule="auto"/>
    </w:pPr>
  </w:style>
  <w:style w:type="table" w:customStyle="1" w:styleId="PlainTable1">
    <w:name w:val="Plain Table 1"/>
    <w:basedOn w:val="TableNormal"/>
    <w:uiPriority w:val="41"/>
    <w:rsid w:val="0076624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8F730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
    <w:name w:val="Plain Table 4"/>
    <w:basedOn w:val="TableNormal"/>
    <w:uiPriority w:val="44"/>
    <w:rsid w:val="008F02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8F02B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32609E"/>
  </w:style>
  <w:style w:type="character" w:styleId="PlaceholderText">
    <w:name w:val="Placeholder Text"/>
    <w:basedOn w:val="DefaultParagraphFont"/>
    <w:uiPriority w:val="99"/>
    <w:semiHidden/>
    <w:rsid w:val="000F018B"/>
    <w:rPr>
      <w:color w:val="808080"/>
    </w:rPr>
  </w:style>
  <w:style w:type="table" w:customStyle="1" w:styleId="GridTable4Accent3">
    <w:name w:val="Grid Table 4 Accent 3"/>
    <w:basedOn w:val="TableNormal"/>
    <w:uiPriority w:val="49"/>
    <w:rsid w:val="00882217"/>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ubtitulo2">
    <w:name w:val="Subtitulo2"/>
    <w:basedOn w:val="Subtitulocapitulo"/>
    <w:link w:val="Subtitulo2Car"/>
    <w:qFormat/>
    <w:rsid w:val="007D61AC"/>
    <w:pPr>
      <w:numPr>
        <w:ilvl w:val="2"/>
      </w:numPr>
    </w:pPr>
  </w:style>
  <w:style w:type="character" w:customStyle="1" w:styleId="Subtitulo2Car">
    <w:name w:val="Subtitulo2 Car"/>
    <w:basedOn w:val="SubtitulocapituloCar"/>
    <w:link w:val="Subtitulo2"/>
    <w:rsid w:val="007D61AC"/>
    <w:rPr>
      <w:rFonts w:ascii="Arial" w:eastAsia="Times New Roman" w:hAnsi="Arial" w:cs="Arial"/>
      <w:b/>
      <w:bCs/>
      <w:color w:val="000000"/>
      <w:sz w:val="28"/>
      <w:szCs w:val="28"/>
      <w:lang w:eastAsia="es-EC"/>
    </w:rPr>
  </w:style>
  <w:style w:type="paragraph" w:customStyle="1" w:styleId="Subtitulo3">
    <w:name w:val="Subtitulo3"/>
    <w:basedOn w:val="ListParagraph"/>
    <w:link w:val="Subtitulo3Car"/>
    <w:qFormat/>
    <w:rsid w:val="006C21ED"/>
    <w:pPr>
      <w:numPr>
        <w:ilvl w:val="3"/>
        <w:numId w:val="2"/>
      </w:numPr>
      <w:spacing w:line="240" w:lineRule="auto"/>
      <w:jc w:val="both"/>
    </w:pPr>
    <w:rPr>
      <w:rFonts w:eastAsia="Times New Roman" w:cs="Arial"/>
      <w:b/>
      <w:sz w:val="28"/>
      <w:szCs w:val="28"/>
      <w:lang w:eastAsia="es-EC"/>
    </w:rPr>
  </w:style>
  <w:style w:type="character" w:customStyle="1" w:styleId="Subtitulo3Car">
    <w:name w:val="Subtitulo3 Car"/>
    <w:basedOn w:val="ListParagraphChar"/>
    <w:link w:val="Subtitulo3"/>
    <w:rsid w:val="006C21ED"/>
    <w:rPr>
      <w:rFonts w:ascii="Arial" w:eastAsia="Times New Roman" w:hAnsi="Arial" w:cs="Arial"/>
      <w:b/>
      <w:sz w:val="28"/>
      <w:szCs w:val="28"/>
      <w:lang w:eastAsia="es-EC"/>
    </w:rPr>
  </w:style>
  <w:style w:type="paragraph" w:customStyle="1" w:styleId="Subtitulo4">
    <w:name w:val="Subtitulo4"/>
    <w:basedOn w:val="Subtitulo3"/>
    <w:link w:val="Subtitulo4Car"/>
    <w:qFormat/>
    <w:rsid w:val="006C21ED"/>
    <w:pPr>
      <w:numPr>
        <w:ilvl w:val="4"/>
      </w:numPr>
    </w:pPr>
  </w:style>
  <w:style w:type="character" w:customStyle="1" w:styleId="Subtitulo4Car">
    <w:name w:val="Subtitulo4 Car"/>
    <w:basedOn w:val="Subtitulo3Car"/>
    <w:link w:val="Subtitulo4"/>
    <w:rsid w:val="006C21ED"/>
    <w:rPr>
      <w:rFonts w:ascii="Arial" w:eastAsia="Times New Roman" w:hAnsi="Arial" w:cs="Arial"/>
      <w:b/>
      <w:sz w:val="28"/>
      <w:szCs w:val="28"/>
      <w:lang w:eastAsia="es-EC"/>
    </w:rPr>
  </w:style>
  <w:style w:type="character" w:styleId="Strong">
    <w:name w:val="Strong"/>
    <w:basedOn w:val="DefaultParagraphFont"/>
    <w:uiPriority w:val="22"/>
    <w:qFormat/>
    <w:rsid w:val="00685882"/>
    <w:rPr>
      <w:b/>
      <w:bCs/>
    </w:rPr>
  </w:style>
  <w:style w:type="table" w:customStyle="1" w:styleId="Tablanormal11">
    <w:name w:val="Tabla normal 11"/>
    <w:basedOn w:val="TableNormal"/>
    <w:uiPriority w:val="41"/>
    <w:rsid w:val="0069324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ulosPrimerasPaginas">
    <w:name w:val="Titulos Primeras Paginas"/>
    <w:basedOn w:val="NumeroCapitulo"/>
    <w:link w:val="TitulosPrimerasPaginasCar"/>
    <w:qFormat/>
    <w:rsid w:val="00E1764B"/>
  </w:style>
  <w:style w:type="character" w:customStyle="1" w:styleId="TitulosPrimerasPaginasCar">
    <w:name w:val="Titulos Primeras Paginas Car"/>
    <w:basedOn w:val="NumeroCapituloCar"/>
    <w:link w:val="TitulosPrimerasPaginas"/>
    <w:rsid w:val="00E1764B"/>
    <w:rPr>
      <w:rFonts w:ascii="Arial" w:eastAsia="Times New Roman" w:hAnsi="Arial" w:cs="Arial"/>
      <w:b/>
      <w:bCs/>
      <w:color w:val="000000"/>
      <w:sz w:val="32"/>
      <w:szCs w:val="32"/>
      <w:lang w:eastAsia="es-EC"/>
    </w:rPr>
  </w:style>
  <w:style w:type="paragraph" w:styleId="TOCHeading">
    <w:name w:val="TOC Heading"/>
    <w:basedOn w:val="Heading1"/>
    <w:next w:val="Normal"/>
    <w:uiPriority w:val="39"/>
    <w:unhideWhenUsed/>
    <w:qFormat/>
    <w:rsid w:val="00E1764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nexos">
    <w:name w:val="anexos"/>
    <w:basedOn w:val="Subtitulocapitulo"/>
    <w:link w:val="anexosCar"/>
    <w:qFormat/>
    <w:rsid w:val="00010EE2"/>
    <w:pPr>
      <w:numPr>
        <w:ilvl w:val="0"/>
        <w:numId w:val="0"/>
      </w:numPr>
    </w:pPr>
  </w:style>
  <w:style w:type="paragraph" w:styleId="TOC4">
    <w:name w:val="toc 4"/>
    <w:basedOn w:val="Normal"/>
    <w:next w:val="Normal"/>
    <w:autoRedefine/>
    <w:uiPriority w:val="39"/>
    <w:unhideWhenUsed/>
    <w:rsid w:val="00B44AAC"/>
    <w:pPr>
      <w:spacing w:after="100"/>
      <w:ind w:left="720"/>
    </w:pPr>
  </w:style>
  <w:style w:type="character" w:customStyle="1" w:styleId="anexosCar">
    <w:name w:val="anexos Car"/>
    <w:basedOn w:val="SubtitulocapituloCar"/>
    <w:link w:val="anexos"/>
    <w:rsid w:val="00010EE2"/>
    <w:rPr>
      <w:rFonts w:ascii="Arial" w:eastAsia="Times New Roman" w:hAnsi="Arial" w:cs="Arial"/>
      <w:b/>
      <w:bCs/>
      <w:color w:val="000000"/>
      <w:sz w:val="28"/>
      <w:szCs w:val="28"/>
      <w:lang w:eastAsia="es-EC"/>
    </w:rPr>
  </w:style>
  <w:style w:type="paragraph" w:styleId="TOC5">
    <w:name w:val="toc 5"/>
    <w:basedOn w:val="Normal"/>
    <w:next w:val="Normal"/>
    <w:autoRedefine/>
    <w:uiPriority w:val="39"/>
    <w:unhideWhenUsed/>
    <w:rsid w:val="00B44AAC"/>
    <w:pPr>
      <w:spacing w:after="100"/>
      <w:ind w:left="960"/>
    </w:pPr>
  </w:style>
  <w:style w:type="paragraph" w:customStyle="1" w:styleId="Tabla">
    <w:name w:val="Tabla"/>
    <w:basedOn w:val="NoSpacing"/>
    <w:link w:val="TablaCar"/>
    <w:qFormat/>
    <w:rsid w:val="00904DA8"/>
    <w:rPr>
      <w:rFonts w:ascii="Arial" w:hAnsi="Arial" w:cs="Arial"/>
      <w:b/>
    </w:rPr>
  </w:style>
  <w:style w:type="paragraph" w:customStyle="1" w:styleId="Figuras">
    <w:name w:val="Figuras"/>
    <w:basedOn w:val="Texto"/>
    <w:link w:val="FigurasCar"/>
    <w:qFormat/>
    <w:rsid w:val="00606CBF"/>
    <w:rPr>
      <w:sz w:val="20"/>
      <w:szCs w:val="20"/>
    </w:rPr>
  </w:style>
  <w:style w:type="character" w:customStyle="1" w:styleId="NoSpacingChar">
    <w:name w:val="No Spacing Char"/>
    <w:basedOn w:val="DefaultParagraphFont"/>
    <w:link w:val="NoSpacing"/>
    <w:uiPriority w:val="1"/>
    <w:rsid w:val="00904DA8"/>
  </w:style>
  <w:style w:type="character" w:customStyle="1" w:styleId="TablaCar">
    <w:name w:val="Tabla Car"/>
    <w:basedOn w:val="NoSpacingChar"/>
    <w:link w:val="Tabla"/>
    <w:rsid w:val="00904DA8"/>
    <w:rPr>
      <w:rFonts w:ascii="Arial" w:hAnsi="Arial" w:cs="Arial"/>
      <w:b/>
    </w:rPr>
  </w:style>
  <w:style w:type="paragraph" w:styleId="TableofFigures">
    <w:name w:val="table of figures"/>
    <w:basedOn w:val="Normal"/>
    <w:next w:val="Normal"/>
    <w:uiPriority w:val="99"/>
    <w:unhideWhenUsed/>
    <w:rsid w:val="000428D0"/>
    <w:pPr>
      <w:spacing w:after="0"/>
    </w:pPr>
  </w:style>
  <w:style w:type="character" w:customStyle="1" w:styleId="FigurasCar">
    <w:name w:val="Figuras Car"/>
    <w:basedOn w:val="TextoCar"/>
    <w:link w:val="Figuras"/>
    <w:rsid w:val="00606CBF"/>
    <w:rPr>
      <w:rFonts w:ascii="Arial" w:eastAsia="Times New Roman" w:hAnsi="Arial" w:cs="Arial"/>
      <w:sz w:val="20"/>
      <w:szCs w:val="20"/>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64840">
      <w:bodyDiv w:val="1"/>
      <w:marLeft w:val="0"/>
      <w:marRight w:val="0"/>
      <w:marTop w:val="0"/>
      <w:marBottom w:val="0"/>
      <w:divBdr>
        <w:top w:val="none" w:sz="0" w:space="0" w:color="auto"/>
        <w:left w:val="none" w:sz="0" w:space="0" w:color="auto"/>
        <w:bottom w:val="none" w:sz="0" w:space="0" w:color="auto"/>
        <w:right w:val="none" w:sz="0" w:space="0" w:color="auto"/>
      </w:divBdr>
    </w:div>
    <w:div w:id="27486846">
      <w:bodyDiv w:val="1"/>
      <w:marLeft w:val="0"/>
      <w:marRight w:val="0"/>
      <w:marTop w:val="0"/>
      <w:marBottom w:val="0"/>
      <w:divBdr>
        <w:top w:val="none" w:sz="0" w:space="0" w:color="auto"/>
        <w:left w:val="none" w:sz="0" w:space="0" w:color="auto"/>
        <w:bottom w:val="none" w:sz="0" w:space="0" w:color="auto"/>
        <w:right w:val="none" w:sz="0" w:space="0" w:color="auto"/>
      </w:divBdr>
    </w:div>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403798117">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45995288">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13248529">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sChild>
                                                                                                                                                                                                                                                                                                                                                                    <w:div w:id="643046328">
                                                                                                                                                                                                                                                                                                                                                                      <w:marLeft w:val="0"/>
                                                                                                                                                                                                                                                                                                                                                                      <w:marRight w:val="0"/>
                                                                                                                                                                                                                                                                                                                                                                      <w:marTop w:val="0"/>
                                                                                                                                                                                                                                                                                                                                                                      <w:marBottom w:val="0"/>
                                                                                                                                                                                                                                                                                                                                                                      <w:divBdr>
                                                                                                                                                                                                                                                                                                                                                                        <w:top w:val="none" w:sz="0" w:space="0" w:color="auto"/>
                                                                                                                                                                                                                                                                                                                                                                        <w:left w:val="none" w:sz="0" w:space="0" w:color="auto"/>
                                                                                                                                                                                                                                                                                                                                                                        <w:bottom w:val="none" w:sz="0" w:space="0" w:color="auto"/>
                                                                                                                                                                                                                                                                                                                                                                        <w:right w:val="none" w:sz="0" w:space="0" w:color="auto"/>
                                                                                                                                                                                                                                                                                                                                                                      </w:divBdr>
                                                                                                                                                                                                                                                                                                                                                                      <w:divsChild>
                                                                                                                                                                                                                                                                                                                                                                        <w:div w:id="1709528539">
                                                                                                                                                                                                                                                                                                                                                                          <w:marLeft w:val="0"/>
                                                                                                                                                                                                                                                                                                                                                                          <w:marRight w:val="0"/>
                                                                                                                                                                                                                                                                                                                                                                          <w:marTop w:val="0"/>
                                                                                                                                                                                                                                                                                                                                                                          <w:marBottom w:val="0"/>
                                                                                                                                                                                                                                                                                                                                                                          <w:divBdr>
                                                                                                                                                                                                                                                                                                                                                                            <w:top w:val="none" w:sz="0" w:space="0" w:color="auto"/>
                                                                                                                                                                                                                                                                                                                                                                            <w:left w:val="none" w:sz="0" w:space="0" w:color="auto"/>
                                                                                                                                                                                                                                                                                                                                                                            <w:bottom w:val="none" w:sz="0" w:space="0" w:color="auto"/>
                                                                                                                                                                                                                                                                                                                                                                            <w:right w:val="none" w:sz="0" w:space="0" w:color="auto"/>
                                                                                                                                                                                                                                                                                                                                                                          </w:divBdr>
                                                                                                                                                                                                                                                                                                                                                                          <w:divsChild>
                                                                                                                                                                                                                                                                                                                                                                            <w:div w:id="1000542844">
                                                                                                                                                                                                                                                                                                                                                                              <w:marLeft w:val="0"/>
                                                                                                                                                                                                                                                                                                                                                                              <w:marRight w:val="0"/>
                                                                                                                                                                                                                                                                                                                                                                              <w:marTop w:val="0"/>
                                                                                                                                                                                                                                                                                                                                                                              <w:marBottom w:val="0"/>
                                                                                                                                                                                                                                                                                                                                                                              <w:divBdr>
                                                                                                                                                                                                                                                                                                                                                                                <w:top w:val="none" w:sz="0" w:space="0" w:color="auto"/>
                                                                                                                                                                                                                                                                                                                                                                                <w:left w:val="none" w:sz="0" w:space="0" w:color="auto"/>
                                                                                                                                                                                                                                                                                                                                                                                <w:bottom w:val="none" w:sz="0" w:space="0" w:color="auto"/>
                                                                                                                                                                                                                                                                                                                                                                                <w:right w:val="none" w:sz="0" w:space="0" w:color="auto"/>
                                                                                                                                                                                                                                                                                                                                                                              </w:divBdr>
                                                                                                                                                                                                                                                                                                                                                                              <w:divsChild>
                                                                                                                                                                                                                                                                                                                                                                                <w:div w:id="79913733">
                                                                                                                                                                                                                                                                                                                                                                                  <w:marLeft w:val="0"/>
                                                                                                                                                                                                                                                                                                                                                                                  <w:marRight w:val="0"/>
                                                                                                                                                                                                                                                                                                                                                                                  <w:marTop w:val="0"/>
                                                                                                                                                                                                                                                                                                                                                                                  <w:marBottom w:val="0"/>
                                                                                                                                                                                                                                                                                                                                                                                  <w:divBdr>
                                                                                                                                                                                                                                                                                                                                                                                    <w:top w:val="none" w:sz="0" w:space="0" w:color="auto"/>
                                                                                                                                                                                                                                                                                                                                                                                    <w:left w:val="none" w:sz="0" w:space="0" w:color="auto"/>
                                                                                                                                                                                                                                                                                                                                                                                    <w:bottom w:val="none" w:sz="0" w:space="0" w:color="auto"/>
                                                                                                                                                                                                                                                                                                                                                                                    <w:right w:val="none" w:sz="0" w:space="0" w:color="auto"/>
                                                                                                                                                                                                                                                                                                                                                                                  </w:divBdr>
                                                                                                                                                                                                                                                                                                                                                                                  <w:divsChild>
                                                                                                                                                                                                                                                                                                                                                                                    <w:div w:id="17922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25557719">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09272613">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84549213">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435636212">
      <w:bodyDiv w:val="1"/>
      <w:marLeft w:val="0"/>
      <w:marRight w:val="0"/>
      <w:marTop w:val="0"/>
      <w:marBottom w:val="0"/>
      <w:divBdr>
        <w:top w:val="none" w:sz="0" w:space="0" w:color="auto"/>
        <w:left w:val="none" w:sz="0" w:space="0" w:color="auto"/>
        <w:bottom w:val="none" w:sz="0" w:space="0" w:color="auto"/>
        <w:right w:val="none" w:sz="0" w:space="0" w:color="auto"/>
      </w:divBdr>
    </w:div>
    <w:div w:id="1496720799">
      <w:bodyDiv w:val="1"/>
      <w:marLeft w:val="0"/>
      <w:marRight w:val="0"/>
      <w:marTop w:val="0"/>
      <w:marBottom w:val="0"/>
      <w:divBdr>
        <w:top w:val="none" w:sz="0" w:space="0" w:color="auto"/>
        <w:left w:val="none" w:sz="0" w:space="0" w:color="auto"/>
        <w:bottom w:val="none" w:sz="0" w:space="0" w:color="auto"/>
        <w:right w:val="none" w:sz="0" w:space="0" w:color="auto"/>
      </w:divBdr>
    </w:div>
    <w:div w:id="1526093145">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588925757">
      <w:bodyDiv w:val="1"/>
      <w:marLeft w:val="0"/>
      <w:marRight w:val="0"/>
      <w:marTop w:val="0"/>
      <w:marBottom w:val="0"/>
      <w:divBdr>
        <w:top w:val="none" w:sz="0" w:space="0" w:color="auto"/>
        <w:left w:val="none" w:sz="0" w:space="0" w:color="auto"/>
        <w:bottom w:val="none" w:sz="0" w:space="0" w:color="auto"/>
        <w:right w:val="none" w:sz="0" w:space="0" w:color="auto"/>
      </w:divBdr>
    </w:div>
    <w:div w:id="1610236646">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1956211930">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18842397">
      <w:bodyDiv w:val="1"/>
      <w:marLeft w:val="0"/>
      <w:marRight w:val="0"/>
      <w:marTop w:val="0"/>
      <w:marBottom w:val="0"/>
      <w:divBdr>
        <w:top w:val="none" w:sz="0" w:space="0" w:color="auto"/>
        <w:left w:val="none" w:sz="0" w:space="0" w:color="auto"/>
        <w:bottom w:val="none" w:sz="0" w:space="0" w:color="auto"/>
        <w:right w:val="none" w:sz="0" w:space="0" w:color="auto"/>
      </w:divBdr>
      <w:divsChild>
        <w:div w:id="1361472042">
          <w:marLeft w:val="0"/>
          <w:marRight w:val="0"/>
          <w:marTop w:val="0"/>
          <w:marBottom w:val="0"/>
          <w:divBdr>
            <w:top w:val="none" w:sz="0" w:space="0" w:color="auto"/>
            <w:left w:val="none" w:sz="0" w:space="0" w:color="auto"/>
            <w:bottom w:val="none" w:sz="0" w:space="0" w:color="auto"/>
            <w:right w:val="none" w:sz="0" w:space="0" w:color="auto"/>
          </w:divBdr>
          <w:divsChild>
            <w:div w:id="1142894257">
              <w:marLeft w:val="0"/>
              <w:marRight w:val="0"/>
              <w:marTop w:val="0"/>
              <w:marBottom w:val="0"/>
              <w:divBdr>
                <w:top w:val="none" w:sz="0" w:space="0" w:color="auto"/>
                <w:left w:val="none" w:sz="0" w:space="0" w:color="auto"/>
                <w:bottom w:val="none" w:sz="0" w:space="0" w:color="auto"/>
                <w:right w:val="none" w:sz="0" w:space="0" w:color="auto"/>
              </w:divBdr>
              <w:divsChild>
                <w:div w:id="440683040">
                  <w:marLeft w:val="0"/>
                  <w:marRight w:val="0"/>
                  <w:marTop w:val="0"/>
                  <w:marBottom w:val="0"/>
                  <w:divBdr>
                    <w:top w:val="none" w:sz="0" w:space="0" w:color="auto"/>
                    <w:left w:val="none" w:sz="0" w:space="0" w:color="auto"/>
                    <w:bottom w:val="none" w:sz="0" w:space="0" w:color="auto"/>
                    <w:right w:val="none" w:sz="0" w:space="0" w:color="auto"/>
                  </w:divBdr>
                  <w:divsChild>
                    <w:div w:id="2071804053">
                      <w:marLeft w:val="0"/>
                      <w:marRight w:val="0"/>
                      <w:marTop w:val="0"/>
                      <w:marBottom w:val="0"/>
                      <w:divBdr>
                        <w:top w:val="none" w:sz="0" w:space="0" w:color="auto"/>
                        <w:left w:val="none" w:sz="0" w:space="0" w:color="auto"/>
                        <w:bottom w:val="none" w:sz="0" w:space="0" w:color="auto"/>
                        <w:right w:val="none" w:sz="0" w:space="0" w:color="auto"/>
                      </w:divBdr>
                      <w:divsChild>
                        <w:div w:id="907226222">
                          <w:marLeft w:val="0"/>
                          <w:marRight w:val="0"/>
                          <w:marTop w:val="0"/>
                          <w:marBottom w:val="0"/>
                          <w:divBdr>
                            <w:top w:val="none" w:sz="0" w:space="0" w:color="auto"/>
                            <w:left w:val="none" w:sz="0" w:space="0" w:color="auto"/>
                            <w:bottom w:val="none" w:sz="0" w:space="0" w:color="auto"/>
                            <w:right w:val="none" w:sz="0" w:space="0" w:color="auto"/>
                          </w:divBdr>
                        </w:div>
                        <w:div w:id="194775509">
                          <w:marLeft w:val="0"/>
                          <w:marRight w:val="0"/>
                          <w:marTop w:val="0"/>
                          <w:marBottom w:val="0"/>
                          <w:divBdr>
                            <w:top w:val="none" w:sz="0" w:space="0" w:color="auto"/>
                            <w:left w:val="none" w:sz="0" w:space="0" w:color="auto"/>
                            <w:bottom w:val="none" w:sz="0" w:space="0" w:color="auto"/>
                            <w:right w:val="none" w:sz="0" w:space="0" w:color="auto"/>
                          </w:divBdr>
                          <w:divsChild>
                            <w:div w:id="2072389854">
                              <w:marLeft w:val="0"/>
                              <w:marRight w:val="0"/>
                              <w:marTop w:val="0"/>
                              <w:marBottom w:val="0"/>
                              <w:divBdr>
                                <w:top w:val="none" w:sz="0" w:space="0" w:color="auto"/>
                                <w:left w:val="none" w:sz="0" w:space="0" w:color="auto"/>
                                <w:bottom w:val="none" w:sz="0" w:space="0" w:color="auto"/>
                                <w:right w:val="none" w:sz="0" w:space="0" w:color="auto"/>
                              </w:divBdr>
                              <w:divsChild>
                                <w:div w:id="639304139">
                                  <w:marLeft w:val="0"/>
                                  <w:marRight w:val="0"/>
                                  <w:marTop w:val="0"/>
                                  <w:marBottom w:val="0"/>
                                  <w:divBdr>
                                    <w:top w:val="none" w:sz="0" w:space="0" w:color="auto"/>
                                    <w:left w:val="none" w:sz="0" w:space="0" w:color="auto"/>
                                    <w:bottom w:val="none" w:sz="0" w:space="0" w:color="auto"/>
                                    <w:right w:val="none" w:sz="0" w:space="0" w:color="auto"/>
                                  </w:divBdr>
                                  <w:divsChild>
                                    <w:div w:id="547493897">
                                      <w:marLeft w:val="0"/>
                                      <w:marRight w:val="0"/>
                                      <w:marTop w:val="0"/>
                                      <w:marBottom w:val="0"/>
                                      <w:divBdr>
                                        <w:top w:val="none" w:sz="0" w:space="0" w:color="auto"/>
                                        <w:left w:val="none" w:sz="0" w:space="0" w:color="auto"/>
                                        <w:bottom w:val="none" w:sz="0" w:space="0" w:color="auto"/>
                                        <w:right w:val="none" w:sz="0" w:space="0" w:color="auto"/>
                                      </w:divBdr>
                                      <w:divsChild>
                                        <w:div w:id="1519732678">
                                          <w:marLeft w:val="0"/>
                                          <w:marRight w:val="0"/>
                                          <w:marTop w:val="0"/>
                                          <w:marBottom w:val="0"/>
                                          <w:divBdr>
                                            <w:top w:val="none" w:sz="0" w:space="0" w:color="auto"/>
                                            <w:left w:val="none" w:sz="0" w:space="0" w:color="auto"/>
                                            <w:bottom w:val="none" w:sz="0" w:space="0" w:color="auto"/>
                                            <w:right w:val="none" w:sz="0" w:space="0" w:color="auto"/>
                                          </w:divBdr>
                                          <w:divsChild>
                                            <w:div w:id="376200813">
                                              <w:marLeft w:val="0"/>
                                              <w:marRight w:val="0"/>
                                              <w:marTop w:val="0"/>
                                              <w:marBottom w:val="0"/>
                                              <w:divBdr>
                                                <w:top w:val="none" w:sz="0" w:space="0" w:color="auto"/>
                                                <w:left w:val="none" w:sz="0" w:space="0" w:color="auto"/>
                                                <w:bottom w:val="none" w:sz="0" w:space="0" w:color="auto"/>
                                                <w:right w:val="none" w:sz="0" w:space="0" w:color="auto"/>
                                              </w:divBdr>
                                              <w:divsChild>
                                                <w:div w:id="140774456">
                                                  <w:marLeft w:val="0"/>
                                                  <w:marRight w:val="0"/>
                                                  <w:marTop w:val="0"/>
                                                  <w:marBottom w:val="0"/>
                                                  <w:divBdr>
                                                    <w:top w:val="none" w:sz="0" w:space="0" w:color="auto"/>
                                                    <w:left w:val="none" w:sz="0" w:space="0" w:color="auto"/>
                                                    <w:bottom w:val="none" w:sz="0" w:space="0" w:color="auto"/>
                                                    <w:right w:val="none" w:sz="0" w:space="0" w:color="auto"/>
                                                  </w:divBdr>
                                                  <w:divsChild>
                                                    <w:div w:id="2119132399">
                                                      <w:marLeft w:val="0"/>
                                                      <w:marRight w:val="0"/>
                                                      <w:marTop w:val="0"/>
                                                      <w:marBottom w:val="0"/>
                                                      <w:divBdr>
                                                        <w:top w:val="none" w:sz="0" w:space="0" w:color="auto"/>
                                                        <w:left w:val="none" w:sz="0" w:space="0" w:color="auto"/>
                                                        <w:bottom w:val="none" w:sz="0" w:space="0" w:color="auto"/>
                                                        <w:right w:val="none" w:sz="0" w:space="0" w:color="auto"/>
                                                      </w:divBdr>
                                                    </w:div>
                                                    <w:div w:id="1432240540">
                                                      <w:marLeft w:val="0"/>
                                                      <w:marRight w:val="0"/>
                                                      <w:marTop w:val="0"/>
                                                      <w:marBottom w:val="0"/>
                                                      <w:divBdr>
                                                        <w:top w:val="none" w:sz="0" w:space="0" w:color="auto"/>
                                                        <w:left w:val="none" w:sz="0" w:space="0" w:color="auto"/>
                                                        <w:bottom w:val="none" w:sz="0" w:space="0" w:color="auto"/>
                                                        <w:right w:val="none" w:sz="0" w:space="0" w:color="auto"/>
                                                      </w:divBdr>
                                                      <w:divsChild>
                                                        <w:div w:id="404762272">
                                                          <w:marLeft w:val="0"/>
                                                          <w:marRight w:val="0"/>
                                                          <w:marTop w:val="0"/>
                                                          <w:marBottom w:val="0"/>
                                                          <w:divBdr>
                                                            <w:top w:val="none" w:sz="0" w:space="0" w:color="auto"/>
                                                            <w:left w:val="none" w:sz="0" w:space="0" w:color="auto"/>
                                                            <w:bottom w:val="none" w:sz="0" w:space="0" w:color="auto"/>
                                                            <w:right w:val="none" w:sz="0" w:space="0" w:color="auto"/>
                                                          </w:divBdr>
                                                          <w:divsChild>
                                                            <w:div w:id="1838887515">
                                                              <w:marLeft w:val="0"/>
                                                              <w:marRight w:val="0"/>
                                                              <w:marTop w:val="0"/>
                                                              <w:marBottom w:val="0"/>
                                                              <w:divBdr>
                                                                <w:top w:val="none" w:sz="0" w:space="0" w:color="auto"/>
                                                                <w:left w:val="none" w:sz="0" w:space="0" w:color="auto"/>
                                                                <w:bottom w:val="none" w:sz="0" w:space="0" w:color="auto"/>
                                                                <w:right w:val="none" w:sz="0" w:space="0" w:color="auto"/>
                                                              </w:divBdr>
                                                              <w:divsChild>
                                                                <w:div w:id="1444425659">
                                                                  <w:marLeft w:val="0"/>
                                                                  <w:marRight w:val="0"/>
                                                                  <w:marTop w:val="0"/>
                                                                  <w:marBottom w:val="0"/>
                                                                  <w:divBdr>
                                                                    <w:top w:val="none" w:sz="0" w:space="0" w:color="auto"/>
                                                                    <w:left w:val="none" w:sz="0" w:space="0" w:color="auto"/>
                                                                    <w:bottom w:val="none" w:sz="0" w:space="0" w:color="auto"/>
                                                                    <w:right w:val="none" w:sz="0" w:space="0" w:color="auto"/>
                                                                  </w:divBdr>
                                                                  <w:divsChild>
                                                                    <w:div w:id="1613709107">
                                                                      <w:marLeft w:val="0"/>
                                                                      <w:marRight w:val="0"/>
                                                                      <w:marTop w:val="0"/>
                                                                      <w:marBottom w:val="0"/>
                                                                      <w:divBdr>
                                                                        <w:top w:val="none" w:sz="0" w:space="0" w:color="auto"/>
                                                                        <w:left w:val="none" w:sz="0" w:space="0" w:color="auto"/>
                                                                        <w:bottom w:val="none" w:sz="0" w:space="0" w:color="auto"/>
                                                                        <w:right w:val="none" w:sz="0" w:space="0" w:color="auto"/>
                                                                      </w:divBdr>
                                                                      <w:divsChild>
                                                                        <w:div w:id="1831871921">
                                                                          <w:marLeft w:val="0"/>
                                                                          <w:marRight w:val="0"/>
                                                                          <w:marTop w:val="0"/>
                                                                          <w:marBottom w:val="0"/>
                                                                          <w:divBdr>
                                                                            <w:top w:val="none" w:sz="0" w:space="0" w:color="auto"/>
                                                                            <w:left w:val="none" w:sz="0" w:space="0" w:color="auto"/>
                                                                            <w:bottom w:val="none" w:sz="0" w:space="0" w:color="auto"/>
                                                                            <w:right w:val="none" w:sz="0" w:space="0" w:color="auto"/>
                                                                          </w:divBdr>
                                                                          <w:divsChild>
                                                                            <w:div w:id="1795170583">
                                                                              <w:marLeft w:val="0"/>
                                                                              <w:marRight w:val="0"/>
                                                                              <w:marTop w:val="0"/>
                                                                              <w:marBottom w:val="0"/>
                                                                              <w:divBdr>
                                                                                <w:top w:val="none" w:sz="0" w:space="0" w:color="auto"/>
                                                                                <w:left w:val="none" w:sz="0" w:space="0" w:color="auto"/>
                                                                                <w:bottom w:val="none" w:sz="0" w:space="0" w:color="auto"/>
                                                                                <w:right w:val="none" w:sz="0" w:space="0" w:color="auto"/>
                                                                              </w:divBdr>
                                                                              <w:divsChild>
                                                                                <w:div w:id="1493716741">
                                                                                  <w:marLeft w:val="0"/>
                                                                                  <w:marRight w:val="0"/>
                                                                                  <w:marTop w:val="0"/>
                                                                                  <w:marBottom w:val="0"/>
                                                                                  <w:divBdr>
                                                                                    <w:top w:val="none" w:sz="0" w:space="0" w:color="auto"/>
                                                                                    <w:left w:val="none" w:sz="0" w:space="0" w:color="auto"/>
                                                                                    <w:bottom w:val="none" w:sz="0" w:space="0" w:color="auto"/>
                                                                                    <w:right w:val="none" w:sz="0" w:space="0" w:color="auto"/>
                                                                                  </w:divBdr>
                                                                                  <w:divsChild>
                                                                                    <w:div w:id="974723684">
                                                                                      <w:marLeft w:val="0"/>
                                                                                      <w:marRight w:val="0"/>
                                                                                      <w:marTop w:val="0"/>
                                                                                      <w:marBottom w:val="0"/>
                                                                                      <w:divBdr>
                                                                                        <w:top w:val="none" w:sz="0" w:space="0" w:color="auto"/>
                                                                                        <w:left w:val="none" w:sz="0" w:space="0" w:color="auto"/>
                                                                                        <w:bottom w:val="none" w:sz="0" w:space="0" w:color="auto"/>
                                                                                        <w:right w:val="none" w:sz="0" w:space="0" w:color="auto"/>
                                                                                      </w:divBdr>
                                                                                      <w:divsChild>
                                                                                        <w:div w:id="2098477820">
                                                                                          <w:marLeft w:val="0"/>
                                                                                          <w:marRight w:val="0"/>
                                                                                          <w:marTop w:val="0"/>
                                                                                          <w:marBottom w:val="0"/>
                                                                                          <w:divBdr>
                                                                                            <w:top w:val="none" w:sz="0" w:space="0" w:color="auto"/>
                                                                                            <w:left w:val="none" w:sz="0" w:space="0" w:color="auto"/>
                                                                                            <w:bottom w:val="none" w:sz="0" w:space="0" w:color="auto"/>
                                                                                            <w:right w:val="none" w:sz="0" w:space="0" w:color="auto"/>
                                                                                          </w:divBdr>
                                                                                          <w:divsChild>
                                                                                            <w:div w:id="1083991866">
                                                                                              <w:marLeft w:val="0"/>
                                                                                              <w:marRight w:val="0"/>
                                                                                              <w:marTop w:val="0"/>
                                                                                              <w:marBottom w:val="0"/>
                                                                                              <w:divBdr>
                                                                                                <w:top w:val="none" w:sz="0" w:space="0" w:color="auto"/>
                                                                                                <w:left w:val="none" w:sz="0" w:space="0" w:color="auto"/>
                                                                                                <w:bottom w:val="none" w:sz="0" w:space="0" w:color="auto"/>
                                                                                                <w:right w:val="none" w:sz="0" w:space="0" w:color="auto"/>
                                                                                              </w:divBdr>
                                                                                              <w:divsChild>
                                                                                                <w:div w:id="1991278451">
                                                                                                  <w:marLeft w:val="0"/>
                                                                                                  <w:marRight w:val="0"/>
                                                                                                  <w:marTop w:val="0"/>
                                                                                                  <w:marBottom w:val="0"/>
                                                                                                  <w:divBdr>
                                                                                                    <w:top w:val="none" w:sz="0" w:space="0" w:color="auto"/>
                                                                                                    <w:left w:val="none" w:sz="0" w:space="0" w:color="auto"/>
                                                                                                    <w:bottom w:val="none" w:sz="0" w:space="0" w:color="auto"/>
                                                                                                    <w:right w:val="none" w:sz="0" w:space="0" w:color="auto"/>
                                                                                                  </w:divBdr>
                                                                                                  <w:divsChild>
                                                                                                    <w:div w:id="63124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comments" Target="comments.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png"/><Relationship Id="rId63" Type="http://schemas.openxmlformats.org/officeDocument/2006/relationships/fontTable" Target="fontTable.xml"/><Relationship Id="rId64" Type="http://schemas.openxmlformats.org/officeDocument/2006/relationships/theme" Target="theme/theme1.xml"/><Relationship Id="rId65" Type="http://schemas.microsoft.com/office/2011/relationships/commentsExtended" Target="commentsExtended.xml"/><Relationship Id="rId66" Type="http://schemas.microsoft.com/office/2011/relationships/people" Target="people.xml"/><Relationship Id="rId50" Type="http://schemas.openxmlformats.org/officeDocument/2006/relationships/image" Target="media/image32.png"/><Relationship Id="rId51" Type="http://schemas.openxmlformats.org/officeDocument/2006/relationships/header" Target="header9.xml"/><Relationship Id="rId52" Type="http://schemas.openxmlformats.org/officeDocument/2006/relationships/header" Target="header10.xml"/><Relationship Id="rId53" Type="http://schemas.openxmlformats.org/officeDocument/2006/relationships/chart" Target="charts/chart1.xml"/><Relationship Id="rId54" Type="http://schemas.openxmlformats.org/officeDocument/2006/relationships/chart" Target="charts/chart2.xml"/><Relationship Id="rId55" Type="http://schemas.openxmlformats.org/officeDocument/2006/relationships/chart" Target="charts/chart3.xml"/><Relationship Id="rId56" Type="http://schemas.openxmlformats.org/officeDocument/2006/relationships/header" Target="header11.xml"/><Relationship Id="rId57" Type="http://schemas.openxmlformats.org/officeDocument/2006/relationships/header" Target="header12.xml"/><Relationship Id="rId58" Type="http://schemas.openxmlformats.org/officeDocument/2006/relationships/header" Target="header13.xml"/><Relationship Id="rId59" Type="http://schemas.openxmlformats.org/officeDocument/2006/relationships/header" Target="header14.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header" Target="header8.xml"/><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gif"/><Relationship Id="rId30" Type="http://schemas.openxmlformats.org/officeDocument/2006/relationships/image" Target="media/image15.png"/><Relationship Id="rId31" Type="http://schemas.openxmlformats.org/officeDocument/2006/relationships/header" Target="header7.xml"/><Relationship Id="rId32" Type="http://schemas.openxmlformats.org/officeDocument/2006/relationships/image" Target="media/image16.png"/><Relationship Id="rId33" Type="http://schemas.openxmlformats.org/officeDocument/2006/relationships/image" Target="media/image17.png"/><Relationship Id="rId34" Type="http://schemas.microsoft.com/office/2007/relationships/hdphoto" Target="media/hdphoto1.wdp"/><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header" Target="header6.xm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header" Target="header15.xml"/><Relationship Id="rId61" Type="http://schemas.openxmlformats.org/officeDocument/2006/relationships/header" Target="header16.xml"/><Relationship Id="rId62" Type="http://schemas.openxmlformats.org/officeDocument/2006/relationships/header" Target="header17.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Roger\Downloads\Resultados%20Surface%20Diciembre%20(6).xlsx" TargetMode="External"/><Relationship Id="rId2" Type="http://schemas.microsoft.com/office/2011/relationships/chartStyle" Target="style1.xml"/><Relationship Id="rId3" Type="http://schemas.microsoft.com/office/2011/relationships/chartColorStyle" Target="colors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Roger\Downloads\Resultados%20Surface%20Diciembre%20(6).xlsx" TargetMode="External"/><Relationship Id="rId2" Type="http://schemas.microsoft.com/office/2011/relationships/chartStyle" Target="style2.xml"/><Relationship Id="rId3" Type="http://schemas.microsoft.com/office/2011/relationships/chartColorStyle" Target="colors2.xml"/></Relationships>
</file>

<file path=word/charts/_rels/chart3.xml.rels><?xml version="1.0" encoding="UTF-8" standalone="yes"?>
<Relationships xmlns="http://schemas.openxmlformats.org/package/2006/relationships"><Relationship Id="rId1" Type="http://schemas.openxmlformats.org/officeDocument/2006/relationships/oleObject" Target="Libro1" TargetMode="External"/><Relationship Id="rId2" Type="http://schemas.microsoft.com/office/2011/relationships/chartStyle" Target="style3.xml"/><Relationship Id="rId3" Type="http://schemas.microsoft.com/office/2011/relationships/chartColorStyle" Target="colors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'[Resultados Surface Diciembre (6).xlsx]Hoja2'!$D$30</c:f>
              <c:strCache>
                <c:ptCount val="1"/>
                <c:pt idx="0">
                  <c:v>Facilidad de Uso</c:v>
                </c:pt>
              </c:strCache>
            </c:strRef>
          </c:tx>
          <c:spPr>
            <a:solidFill>
              <a:schemeClr val="bg1">
                <a:lumMod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(6).xlsx]Hoja2'!$C$31:$C$35</c:f>
              <c:strCache>
                <c:ptCount val="5"/>
                <c:pt idx="0">
                  <c:v>Muy Difícil</c:v>
                </c:pt>
                <c:pt idx="1">
                  <c:v>Difícil</c:v>
                </c:pt>
                <c:pt idx="2">
                  <c:v>Posición Intermedia</c:v>
                </c:pt>
                <c:pt idx="3">
                  <c:v>Fácil</c:v>
                </c:pt>
                <c:pt idx="4">
                  <c:v>Muy Fácil</c:v>
                </c:pt>
              </c:strCache>
            </c:strRef>
          </c:cat>
          <c:val>
            <c:numRef>
              <c:f>'[Resultados Surface Diciembre (6).xlsx]Hoja2'!$D$31:$D$35</c:f>
              <c:numCache>
                <c:formatCode>0%</c:formatCode>
                <c:ptCount val="5"/>
                <c:pt idx="0">
                  <c:v>0.0</c:v>
                </c:pt>
                <c:pt idx="1">
                  <c:v>0.0</c:v>
                </c:pt>
                <c:pt idx="2">
                  <c:v>0.0852272727272727</c:v>
                </c:pt>
                <c:pt idx="3">
                  <c:v>0.232954545454545</c:v>
                </c:pt>
                <c:pt idx="4">
                  <c:v>0.681818181818182</c:v>
                </c:pt>
              </c:numCache>
            </c:numRef>
          </c:val>
        </c:ser>
        <c:dLbls>
          <c:showLegendKey val="0"/>
          <c:showVal val="0"/>
          <c:showCatName val="0"/>
          <c:showSerName val="0"/>
          <c:showPercent val="0"/>
          <c:showBubbleSize val="0"/>
        </c:dLbls>
        <c:gapWidth val="75"/>
        <c:overlap val="40"/>
        <c:axId val="-2137996904"/>
        <c:axId val="-2138013400"/>
      </c:barChart>
      <c:catAx>
        <c:axId val="-2137996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013400"/>
        <c:crosses val="autoZero"/>
        <c:auto val="1"/>
        <c:lblAlgn val="ctr"/>
        <c:lblOffset val="100"/>
        <c:noMultiLvlLbl val="0"/>
      </c:catAx>
      <c:valAx>
        <c:axId val="-2138013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96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'[Resultados Surface Diciembre (6).xlsx]Hoja1'!$D$25</c:f>
              <c:strCache>
                <c:ptCount val="1"/>
                <c:pt idx="0">
                  <c:v>Satisfacción de uso de la herramienta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'[Resultados Surface Diciembre (6).xlsx]Hoja1'!$C$26:$C$30</c:f>
              <c:strCache>
                <c:ptCount val="5"/>
                <c:pt idx="0">
                  <c:v>Nada Satisfactorio</c:v>
                </c:pt>
                <c:pt idx="1">
                  <c:v>Poco Satisfactoria</c:v>
                </c:pt>
                <c:pt idx="2">
                  <c:v>Posición Intermedia</c:v>
                </c:pt>
                <c:pt idx="3">
                  <c:v>Satisfactorio</c:v>
                </c:pt>
                <c:pt idx="4">
                  <c:v>Muy Satisfactorio</c:v>
                </c:pt>
              </c:strCache>
            </c:strRef>
          </c:cat>
          <c:val>
            <c:numRef>
              <c:f>'[Resultados Surface Diciembre (6).xlsx]Hoja1'!$D$26:$D$30</c:f>
              <c:numCache>
                <c:formatCode>0%</c:formatCode>
                <c:ptCount val="5"/>
                <c:pt idx="0">
                  <c:v>0.0</c:v>
                </c:pt>
                <c:pt idx="1">
                  <c:v>0.0</c:v>
                </c:pt>
                <c:pt idx="2">
                  <c:v>0.0</c:v>
                </c:pt>
                <c:pt idx="3">
                  <c:v>0.7</c:v>
                </c:pt>
                <c:pt idx="4">
                  <c:v>0.3</c:v>
                </c:pt>
              </c:numCache>
            </c:numRef>
          </c:val>
        </c:ser>
        <c:dLbls>
          <c:showLegendKey val="0"/>
          <c:showVal val="0"/>
          <c:showCatName val="0"/>
          <c:showSerName val="0"/>
          <c:showPercent val="0"/>
          <c:showBubbleSize val="0"/>
        </c:dLbls>
        <c:gapWidth val="75"/>
        <c:overlap val="40"/>
        <c:axId val="-2137525400"/>
        <c:axId val="-2137521992"/>
      </c:barChart>
      <c:catAx>
        <c:axId val="-2137525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521992"/>
        <c:crosses val="autoZero"/>
        <c:auto val="1"/>
        <c:lblAlgn val="ctr"/>
        <c:lblOffset val="100"/>
        <c:noMultiLvlLbl val="0"/>
      </c:catAx>
      <c:valAx>
        <c:axId val="-21375219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525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Nivel de utilidad</a:t>
            </a:r>
          </a:p>
        </c:rich>
      </c:tx>
      <c:layout/>
      <c:overlay val="0"/>
      <c:spPr>
        <a:noFill/>
        <a:ln>
          <a:noFill/>
        </a:ln>
        <a:effectLst/>
      </c:spPr>
    </c:title>
    <c:autoTitleDeleted val="0"/>
    <c:plotArea>
      <c:layout/>
      <c:barChart>
        <c:barDir val="col"/>
        <c:grouping val="clustered"/>
        <c:varyColors val="0"/>
        <c:ser>
          <c:idx val="0"/>
          <c:order val="0"/>
          <c:tx>
            <c:strRef>
              <c:f>Hoja1!$E$3</c:f>
              <c:strCache>
                <c:ptCount val="1"/>
                <c:pt idx="0">
                  <c:v>Nivel de conformidad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Hoja1!$D$4:$D$8</c:f>
              <c:strCache>
                <c:ptCount val="5"/>
                <c:pt idx="0">
                  <c:v>Nada útil</c:v>
                </c:pt>
                <c:pt idx="1">
                  <c:v>Poco útil</c:v>
                </c:pt>
                <c:pt idx="2">
                  <c:v>Posición Intermedia</c:v>
                </c:pt>
                <c:pt idx="3">
                  <c:v>Útil</c:v>
                </c:pt>
                <c:pt idx="4">
                  <c:v>Muy útil</c:v>
                </c:pt>
              </c:strCache>
            </c:strRef>
          </c:cat>
          <c:val>
            <c:numRef>
              <c:f>Hoja1!$E$4:$E$8</c:f>
              <c:numCache>
                <c:formatCode>0%</c:formatCode>
                <c:ptCount val="5"/>
                <c:pt idx="0">
                  <c:v>0.0</c:v>
                </c:pt>
                <c:pt idx="1">
                  <c:v>0.0</c:v>
                </c:pt>
                <c:pt idx="2">
                  <c:v>0.1</c:v>
                </c:pt>
                <c:pt idx="3">
                  <c:v>0.5</c:v>
                </c:pt>
                <c:pt idx="4">
                  <c:v>0.4</c:v>
                </c:pt>
              </c:numCache>
            </c:numRef>
          </c:val>
        </c:ser>
        <c:dLbls>
          <c:showLegendKey val="0"/>
          <c:showVal val="0"/>
          <c:showCatName val="0"/>
          <c:showSerName val="0"/>
          <c:showPercent val="0"/>
          <c:showBubbleSize val="0"/>
        </c:dLbls>
        <c:gapWidth val="75"/>
        <c:overlap val="40"/>
        <c:axId val="-2137487464"/>
        <c:axId val="-2137484056"/>
      </c:barChart>
      <c:catAx>
        <c:axId val="-2137487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484056"/>
        <c:crosses val="autoZero"/>
        <c:auto val="1"/>
        <c:lblAlgn val="ctr"/>
        <c:lblOffset val="100"/>
        <c:noMultiLvlLbl val="0"/>
      </c:catAx>
      <c:valAx>
        <c:axId val="-21374840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487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3">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8DA2C578-FBCD-6742-9A13-4D74E09B6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6190</TotalTime>
  <Pages>169</Pages>
  <Words>41874</Words>
  <Characters>238688</Characters>
  <Application>Microsoft Macintosh Word</Application>
  <DocSecurity>0</DocSecurity>
  <Lines>1989</Lines>
  <Paragraphs>560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Katherine Chiluiza</cp:lastModifiedBy>
  <cp:revision>411</cp:revision>
  <dcterms:created xsi:type="dcterms:W3CDTF">2015-03-06T00:24:00Z</dcterms:created>
  <dcterms:modified xsi:type="dcterms:W3CDTF">2015-03-29T22:35:00Z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