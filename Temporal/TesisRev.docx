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439C8643" w14:textId="77777777" w:rsidR="00124828" w:rsidRDefault="00124828" w:rsidP="0050614A">
      <w:pPr>
        <w:pStyle w:val="NumeroCapitulo"/>
      </w:pPr>
    </w:p>
    <w:p w14:paraId="66D78BBC" w14:textId="77777777" w:rsidR="00124828" w:rsidRDefault="00124828" w:rsidP="0050614A">
      <w:pPr>
        <w:pStyle w:val="NumeroCapitulo"/>
      </w:pPr>
    </w:p>
    <w:p w14:paraId="76188B80" w14:textId="77777777" w:rsidR="00124828" w:rsidRDefault="00124828" w:rsidP="0050614A">
      <w:pPr>
        <w:pStyle w:val="NumeroCapitulo"/>
      </w:pPr>
    </w:p>
    <w:p w14:paraId="26ACB665" w14:textId="77777777" w:rsidR="00124828" w:rsidRDefault="00D44937" w:rsidP="0050614A">
      <w:pPr>
        <w:pStyle w:val="NumeroCapitulo"/>
      </w:pPr>
      <w:bookmarkStart w:id="0" w:name="_Toc397264969"/>
      <w:r w:rsidRPr="00D44937">
        <w:t>CAPÍTULO I</w:t>
      </w:r>
      <w:r w:rsidR="00124828">
        <w:t>.</w:t>
      </w:r>
      <w:bookmarkEnd w:id="0"/>
    </w:p>
    <w:p w14:paraId="4ADE1523" w14:textId="77777777" w:rsidR="00124828" w:rsidRDefault="00124828" w:rsidP="00124828"/>
    <w:p w14:paraId="59233F22" w14:textId="77777777" w:rsidR="00E90759" w:rsidRDefault="00E90759" w:rsidP="00E90759">
      <w:pPr>
        <w:pStyle w:val="NombreCapitulo"/>
      </w:pPr>
      <w:bookmarkStart w:id="1" w:name="_Toc397264971"/>
      <w:r w:rsidRPr="00080C4E">
        <w:t>PROBLEMA DE INVESTIGACIÓN</w:t>
      </w:r>
    </w:p>
    <w:p w14:paraId="126182F4" w14:textId="237E6579" w:rsidR="00B7081B" w:rsidRDefault="00D44937" w:rsidP="00B7081B">
      <w:pPr>
        <w:pStyle w:val="Subtitulocapitulo"/>
        <w:rPr>
          <w:sz w:val="24"/>
        </w:rPr>
      </w:pPr>
      <w:r w:rsidRPr="006F70AC">
        <w:t>Antecedentes</w:t>
      </w:r>
      <w:bookmarkEnd w:id="1"/>
    </w:p>
    <w:p w14:paraId="430790FF" w14:textId="6AAF661E" w:rsidR="00B7081B" w:rsidRDefault="00291029" w:rsidP="00274817">
      <w:pPr>
        <w:pStyle w:val="Subtitulocapitulo"/>
        <w:numPr>
          <w:ilvl w:val="0"/>
          <w:numId w:val="0"/>
        </w:numPr>
        <w:ind w:left="1416"/>
        <w:jc w:val="both"/>
        <w:rPr>
          <w:b w:val="0"/>
          <w:sz w:val="24"/>
        </w:rPr>
      </w:pPr>
      <w:r>
        <w:rPr>
          <w:b w:val="0"/>
          <w:sz w:val="24"/>
        </w:rPr>
        <w:t xml:space="preserve">Desarrollar habilidades de trabajo </w:t>
      </w:r>
      <w:r w:rsidR="00622CC8">
        <w:rPr>
          <w:b w:val="0"/>
          <w:sz w:val="24"/>
        </w:rPr>
        <w:t>colaborativo</w:t>
      </w:r>
      <w:r>
        <w:rPr>
          <w:b w:val="0"/>
          <w:sz w:val="24"/>
        </w:rPr>
        <w:t xml:space="preserve"> es un aspecto importante durante la formación académica de los estudiantes</w:t>
      </w:r>
      <w:r w:rsidR="00384EC6">
        <w:rPr>
          <w:b w:val="0"/>
          <w:sz w:val="24"/>
        </w:rPr>
        <w:t xml:space="preserve">. </w:t>
      </w:r>
      <w:r w:rsidR="00092774">
        <w:rPr>
          <w:b w:val="0"/>
          <w:sz w:val="24"/>
        </w:rPr>
        <w:t>Los</w:t>
      </w:r>
      <w:r w:rsidR="00D06CCF">
        <w:rPr>
          <w:b w:val="0"/>
          <w:sz w:val="24"/>
        </w:rPr>
        <w:t xml:space="preserve"> emple</w:t>
      </w:r>
      <w:r w:rsidR="00746F13">
        <w:rPr>
          <w:b w:val="0"/>
          <w:sz w:val="24"/>
        </w:rPr>
        <w:t xml:space="preserve">adores consideran este tipo de habilidades como un requisito fundamental </w:t>
      </w:r>
      <w:r w:rsidR="00733AA9">
        <w:rPr>
          <w:b w:val="0"/>
          <w:sz w:val="24"/>
        </w:rPr>
        <w:t xml:space="preserve">a la hora de contratar profesionales </w:t>
      </w:r>
      <w:r w:rsidR="00746F13">
        <w:rPr>
          <w:b w:val="0"/>
          <w:sz w:val="24"/>
        </w:rPr>
        <w:fldChar w:fldCharType="begin" w:fldLock="1"/>
      </w:r>
      <w:r w:rsidR="006E350C">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sidR="00746F13">
        <w:rPr>
          <w:b w:val="0"/>
          <w:sz w:val="24"/>
        </w:rPr>
        <w:fldChar w:fldCharType="separate"/>
      </w:r>
      <w:r w:rsidR="00746F13" w:rsidRPr="00746F13">
        <w:rPr>
          <w:b w:val="0"/>
          <w:noProof/>
          <w:sz w:val="24"/>
        </w:rPr>
        <w:t>[1], [2]</w:t>
      </w:r>
      <w:r w:rsidR="00746F13">
        <w:rPr>
          <w:b w:val="0"/>
          <w:sz w:val="24"/>
        </w:rPr>
        <w:fldChar w:fldCharType="end"/>
      </w:r>
      <w:r w:rsidR="00746F13">
        <w:rPr>
          <w:b w:val="0"/>
          <w:sz w:val="24"/>
        </w:rPr>
        <w:t>.</w:t>
      </w:r>
    </w:p>
    <w:p w14:paraId="531A143C" w14:textId="77777777" w:rsidR="0089360E" w:rsidRDefault="0089360E" w:rsidP="00274817">
      <w:pPr>
        <w:pStyle w:val="Subtitulocapitulo"/>
        <w:numPr>
          <w:ilvl w:val="0"/>
          <w:numId w:val="0"/>
        </w:numPr>
        <w:ind w:left="1416"/>
        <w:jc w:val="both"/>
        <w:rPr>
          <w:b w:val="0"/>
          <w:sz w:val="24"/>
        </w:rPr>
      </w:pPr>
    </w:p>
    <w:p w14:paraId="697B45FC" w14:textId="7A6ED327" w:rsidR="0075299C" w:rsidRDefault="006E350C" w:rsidP="00274817">
      <w:pPr>
        <w:pStyle w:val="Subtitulocapitulo"/>
        <w:numPr>
          <w:ilvl w:val="0"/>
          <w:numId w:val="0"/>
        </w:numPr>
        <w:ind w:left="1416"/>
        <w:jc w:val="both"/>
        <w:rPr>
          <w:b w:val="0"/>
          <w:sz w:val="24"/>
        </w:rPr>
      </w:pPr>
      <w:r>
        <w:rPr>
          <w:b w:val="0"/>
          <w:sz w:val="24"/>
        </w:rPr>
        <w:t xml:space="preserve">Investigación previa </w:t>
      </w:r>
      <w:r w:rsidR="00F20552">
        <w:rPr>
          <w:b w:val="0"/>
          <w:sz w:val="24"/>
        </w:rPr>
        <w:t>ha mostrado que se han</w:t>
      </w:r>
      <w:r>
        <w:rPr>
          <w:b w:val="0"/>
          <w:sz w:val="24"/>
        </w:rPr>
        <w:t xml:space="preserve"> desarrollado algunas propuestas </w:t>
      </w:r>
      <w:r w:rsidR="00733AA9">
        <w:rPr>
          <w:b w:val="0"/>
          <w:sz w:val="24"/>
        </w:rPr>
        <w:t>tecnológicas</w:t>
      </w:r>
      <w:r>
        <w:rPr>
          <w:b w:val="0"/>
          <w:sz w:val="24"/>
        </w:rPr>
        <w:t xml:space="preserve"> </w:t>
      </w:r>
      <w:r w:rsidR="003624D1">
        <w:rPr>
          <w:b w:val="0"/>
          <w:sz w:val="24"/>
        </w:rPr>
        <w:t xml:space="preserve">asistidas por computador </w:t>
      </w:r>
      <w:r>
        <w:rPr>
          <w:b w:val="0"/>
          <w:sz w:val="24"/>
        </w:rPr>
        <w:t xml:space="preserve">para promover y mejorar la participación </w:t>
      </w:r>
      <w:r w:rsidR="008F0FA8">
        <w:rPr>
          <w:b w:val="0"/>
          <w:sz w:val="24"/>
        </w:rPr>
        <w:t>y aprendizaje colaborativo</w:t>
      </w:r>
      <w:r w:rsidR="00A548D8">
        <w:rPr>
          <w:b w:val="0"/>
          <w:sz w:val="24"/>
        </w:rPr>
        <w:t xml:space="preserve"> de los alumnos</w:t>
      </w:r>
      <w:r w:rsidR="008F0FA8">
        <w:rPr>
          <w:b w:val="0"/>
          <w:sz w:val="24"/>
        </w:rPr>
        <w:t xml:space="preserve"> </w:t>
      </w:r>
      <w:r w:rsidR="00F20552">
        <w:rPr>
          <w:b w:val="0"/>
          <w:sz w:val="24"/>
        </w:rPr>
        <w:fldChar w:fldCharType="begin" w:fldLock="1"/>
      </w:r>
      <w:r w:rsidR="00F20552">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sidR="00F20552">
        <w:rPr>
          <w:b w:val="0"/>
          <w:sz w:val="24"/>
        </w:rPr>
        <w:fldChar w:fldCharType="separate"/>
      </w:r>
      <w:r w:rsidR="00F20552" w:rsidRPr="00F20552">
        <w:rPr>
          <w:b w:val="0"/>
          <w:noProof/>
          <w:sz w:val="24"/>
        </w:rPr>
        <w:t>[3]</w:t>
      </w:r>
      <w:r w:rsidR="00F20552">
        <w:rPr>
          <w:b w:val="0"/>
          <w:sz w:val="24"/>
        </w:rPr>
        <w:fldChar w:fldCharType="end"/>
      </w:r>
      <w:r w:rsidR="00F20552">
        <w:rPr>
          <w:b w:val="0"/>
          <w:sz w:val="24"/>
        </w:rPr>
        <w:fldChar w:fldCharType="begin" w:fldLock="1"/>
      </w:r>
      <w:r w:rsidR="00F20552">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F20552">
        <w:rPr>
          <w:b w:val="0"/>
          <w:sz w:val="24"/>
        </w:rPr>
        <w:fldChar w:fldCharType="separate"/>
      </w:r>
      <w:r w:rsidR="00F20552" w:rsidRPr="00F20552">
        <w:rPr>
          <w:b w:val="0"/>
          <w:noProof/>
          <w:sz w:val="24"/>
        </w:rPr>
        <w:t>[4]</w:t>
      </w:r>
      <w:r w:rsidR="00F20552">
        <w:rPr>
          <w:b w:val="0"/>
          <w:sz w:val="24"/>
        </w:rPr>
        <w:fldChar w:fldCharType="end"/>
      </w:r>
      <w:r w:rsidR="00F20552">
        <w:rPr>
          <w:b w:val="0"/>
          <w:sz w:val="24"/>
        </w:rPr>
        <w:fldChar w:fldCharType="begin" w:fldLock="1"/>
      </w:r>
      <w:r w:rsidR="00A548D8">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F20552">
        <w:rPr>
          <w:b w:val="0"/>
          <w:sz w:val="24"/>
        </w:rPr>
        <w:fldChar w:fldCharType="separate"/>
      </w:r>
      <w:r w:rsidR="00F20552" w:rsidRPr="00F20552">
        <w:rPr>
          <w:b w:val="0"/>
          <w:noProof/>
          <w:sz w:val="24"/>
        </w:rPr>
        <w:t>[5]</w:t>
      </w:r>
      <w:r w:rsidR="00F20552">
        <w:rPr>
          <w:b w:val="0"/>
          <w:sz w:val="24"/>
        </w:rPr>
        <w:fldChar w:fldCharType="end"/>
      </w:r>
      <w:r>
        <w:rPr>
          <w:b w:val="0"/>
          <w:sz w:val="24"/>
        </w:rPr>
        <w:t xml:space="preserve">. </w:t>
      </w:r>
      <w:r w:rsidR="00A548D8">
        <w:rPr>
          <w:b w:val="0"/>
          <w:sz w:val="24"/>
        </w:rPr>
        <w:t>Sin embargo, l</w:t>
      </w:r>
      <w:r w:rsidR="0047550C">
        <w:rPr>
          <w:b w:val="0"/>
          <w:sz w:val="24"/>
        </w:rPr>
        <w:t xml:space="preserve">a forma en la que se trabaja en </w:t>
      </w:r>
      <w:r w:rsidR="00733AA9">
        <w:rPr>
          <w:b w:val="0"/>
          <w:sz w:val="24"/>
        </w:rPr>
        <w:t xml:space="preserve"> </w:t>
      </w:r>
      <w:r w:rsidR="005F76E3">
        <w:rPr>
          <w:b w:val="0"/>
          <w:sz w:val="24"/>
        </w:rPr>
        <w:t>é</w:t>
      </w:r>
      <w:r w:rsidR="00733AA9">
        <w:rPr>
          <w:b w:val="0"/>
          <w:sz w:val="24"/>
        </w:rPr>
        <w:t>ste y otro</w:t>
      </w:r>
      <w:r w:rsidR="0003496A">
        <w:rPr>
          <w:b w:val="0"/>
          <w:sz w:val="24"/>
        </w:rPr>
        <w:t>s</w:t>
      </w:r>
      <w:r w:rsidR="00733AA9">
        <w:rPr>
          <w:b w:val="0"/>
          <w:sz w:val="24"/>
        </w:rPr>
        <w:t xml:space="preserve"> tipo</w:t>
      </w:r>
      <w:r w:rsidR="0003496A">
        <w:rPr>
          <w:b w:val="0"/>
          <w:sz w:val="24"/>
        </w:rPr>
        <w:t>s</w:t>
      </w:r>
      <w:r w:rsidR="00733AA9">
        <w:rPr>
          <w:b w:val="0"/>
          <w:sz w:val="24"/>
        </w:rPr>
        <w:t xml:space="preserve"> de </w:t>
      </w:r>
      <w:r w:rsidR="0047550C">
        <w:rPr>
          <w:b w:val="0"/>
          <w:sz w:val="24"/>
        </w:rPr>
        <w:t>ambientes colaborativos</w:t>
      </w:r>
      <w:r w:rsidR="00E0795D">
        <w:rPr>
          <w:b w:val="0"/>
          <w:sz w:val="24"/>
        </w:rPr>
        <w:t xml:space="preserve"> </w:t>
      </w:r>
      <w:r w:rsidR="007E59E1">
        <w:rPr>
          <w:b w:val="0"/>
          <w:sz w:val="24"/>
        </w:rPr>
        <w:t>no ha cambiado s</w:t>
      </w:r>
      <w:r w:rsidR="00605C72">
        <w:rPr>
          <w:b w:val="0"/>
          <w:sz w:val="24"/>
        </w:rPr>
        <w:t>ignificativamente a través de los años</w:t>
      </w:r>
      <w:r w:rsidR="00CE3589">
        <w:rPr>
          <w:b w:val="0"/>
          <w:sz w:val="24"/>
        </w:rPr>
        <w:t>, ya que</w:t>
      </w:r>
      <w:r w:rsidR="007E59E1">
        <w:rPr>
          <w:b w:val="0"/>
          <w:sz w:val="24"/>
        </w:rPr>
        <w:t xml:space="preserve"> </w:t>
      </w:r>
      <w:r w:rsidR="005F76E3">
        <w:rPr>
          <w:b w:val="0"/>
          <w:sz w:val="24"/>
        </w:rPr>
        <w:t xml:space="preserve">otros </w:t>
      </w:r>
      <w:r w:rsidR="00CE3589">
        <w:rPr>
          <w:b w:val="0"/>
          <w:sz w:val="24"/>
        </w:rPr>
        <w:t>e</w:t>
      </w:r>
      <w:r w:rsidR="0047550C">
        <w:rPr>
          <w:b w:val="0"/>
          <w:sz w:val="24"/>
        </w:rPr>
        <w:t xml:space="preserve">studios </w:t>
      </w:r>
      <w:r w:rsidR="0047550C">
        <w:rPr>
          <w:b w:val="0"/>
          <w:sz w:val="24"/>
        </w:rPr>
        <w:lastRenderedPageBreak/>
        <w:t xml:space="preserve">muestran que la </w:t>
      </w:r>
      <w:r w:rsidR="00BF0330">
        <w:rPr>
          <w:b w:val="0"/>
          <w:sz w:val="24"/>
        </w:rPr>
        <w:t>utiliza</w:t>
      </w:r>
      <w:r w:rsidR="0047550C">
        <w:rPr>
          <w:b w:val="0"/>
          <w:sz w:val="24"/>
        </w:rPr>
        <w:t>ción de</w:t>
      </w:r>
      <w:r w:rsidR="00BF0330">
        <w:rPr>
          <w:b w:val="0"/>
          <w:sz w:val="24"/>
        </w:rPr>
        <w:t xml:space="preserve"> papel y lápiz</w:t>
      </w:r>
      <w:r w:rsidR="0003496A">
        <w:rPr>
          <w:b w:val="0"/>
          <w:sz w:val="24"/>
        </w:rPr>
        <w:t xml:space="preserve"> aún continúa</w:t>
      </w:r>
      <w:r w:rsidR="00CE3589">
        <w:rPr>
          <w:b w:val="0"/>
          <w:sz w:val="24"/>
        </w:rPr>
        <w:t>n</w:t>
      </w:r>
      <w:r w:rsidR="0047550C">
        <w:rPr>
          <w:b w:val="0"/>
          <w:sz w:val="24"/>
        </w:rPr>
        <w:t xml:space="preserve"> siendo </w:t>
      </w:r>
      <w:r w:rsidR="00733AA9">
        <w:rPr>
          <w:b w:val="0"/>
          <w:sz w:val="24"/>
        </w:rPr>
        <w:t xml:space="preserve">ampliamente </w:t>
      </w:r>
      <w:r w:rsidR="0047550C">
        <w:rPr>
          <w:b w:val="0"/>
          <w:sz w:val="24"/>
        </w:rPr>
        <w:t>utilizado</w:t>
      </w:r>
      <w:r w:rsidR="00CE3589">
        <w:rPr>
          <w:b w:val="0"/>
          <w:sz w:val="24"/>
        </w:rPr>
        <w:t>s</w:t>
      </w:r>
      <w:r w:rsidR="005F76E3">
        <w:rPr>
          <w:b w:val="0"/>
          <w:sz w:val="24"/>
        </w:rPr>
        <w:t xml:space="preserve"> a la hora de diseñar</w:t>
      </w:r>
      <w:r w:rsidR="00A548D8">
        <w:rPr>
          <w:b w:val="0"/>
          <w:sz w:val="24"/>
        </w:rPr>
        <w:t xml:space="preserve"> </w:t>
      </w:r>
      <w:r w:rsidR="00A548D8">
        <w:rPr>
          <w:b w:val="0"/>
          <w:sz w:val="24"/>
        </w:rPr>
        <w:fldChar w:fldCharType="begin" w:fldLock="1"/>
      </w:r>
      <w:r w:rsidR="003C5732">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548D8">
        <w:rPr>
          <w:b w:val="0"/>
          <w:sz w:val="24"/>
        </w:rPr>
        <w:fldChar w:fldCharType="separate"/>
      </w:r>
      <w:r w:rsidR="00A548D8" w:rsidRPr="00A548D8">
        <w:rPr>
          <w:b w:val="0"/>
          <w:noProof/>
          <w:sz w:val="24"/>
        </w:rPr>
        <w:t>[6]</w:t>
      </w:r>
      <w:r w:rsidR="00A548D8">
        <w:rPr>
          <w:b w:val="0"/>
          <w:sz w:val="24"/>
        </w:rPr>
        <w:fldChar w:fldCharType="end"/>
      </w:r>
      <w:r w:rsidR="0047550C">
        <w:rPr>
          <w:b w:val="0"/>
          <w:sz w:val="24"/>
        </w:rPr>
        <w:t>.</w:t>
      </w:r>
      <w:r w:rsidR="00BF0330">
        <w:rPr>
          <w:b w:val="0"/>
          <w:sz w:val="24"/>
        </w:rPr>
        <w:t xml:space="preserve"> </w:t>
      </w:r>
      <w:r w:rsidR="0047550C">
        <w:rPr>
          <w:b w:val="0"/>
          <w:sz w:val="24"/>
        </w:rPr>
        <w:t xml:space="preserve">La tecnología no ha logrado desplazar a las herramientas tradicionales </w:t>
      </w:r>
      <w:r w:rsidR="00A548D8">
        <w:rPr>
          <w:b w:val="0"/>
          <w:sz w:val="24"/>
        </w:rPr>
        <w:t>principalmente por las</w:t>
      </w:r>
      <w:r w:rsidR="007B5EB6">
        <w:rPr>
          <w:b w:val="0"/>
          <w:sz w:val="24"/>
        </w:rPr>
        <w:t xml:space="preserve"> siguiente</w:t>
      </w:r>
      <w:r w:rsidR="00A548D8">
        <w:rPr>
          <w:b w:val="0"/>
          <w:sz w:val="24"/>
        </w:rPr>
        <w:t>s razones</w:t>
      </w:r>
      <w:r w:rsidR="007B5EB6">
        <w:rPr>
          <w:b w:val="0"/>
          <w:sz w:val="24"/>
        </w:rPr>
        <w:t>:</w:t>
      </w:r>
      <w:r w:rsidR="0047550C">
        <w:rPr>
          <w:b w:val="0"/>
          <w:sz w:val="24"/>
        </w:rPr>
        <w:t xml:space="preserve"> flexibilidad espacial que presentan; facilidad</w:t>
      </w:r>
      <w:r w:rsidR="008F0FA8">
        <w:rPr>
          <w:b w:val="0"/>
          <w:sz w:val="24"/>
        </w:rPr>
        <w:t>es</w:t>
      </w:r>
      <w:r w:rsidR="0047550C">
        <w:rPr>
          <w:b w:val="0"/>
          <w:sz w:val="24"/>
        </w:rPr>
        <w:t xml:space="preserve"> que presta</w:t>
      </w:r>
      <w:r w:rsidR="00725795">
        <w:rPr>
          <w:b w:val="0"/>
          <w:sz w:val="24"/>
        </w:rPr>
        <w:t>n para la comunicación entre individuos; además de s</w:t>
      </w:r>
      <w:r w:rsidR="00223889">
        <w:rPr>
          <w:b w:val="0"/>
          <w:sz w:val="24"/>
        </w:rPr>
        <w:t>u</w:t>
      </w:r>
      <w:r w:rsidR="00725795">
        <w:rPr>
          <w:b w:val="0"/>
          <w:sz w:val="24"/>
        </w:rPr>
        <w:t xml:space="preserve"> portab</w:t>
      </w:r>
      <w:r w:rsidR="00223889">
        <w:rPr>
          <w:b w:val="0"/>
          <w:sz w:val="24"/>
        </w:rPr>
        <w:t>ilidad</w:t>
      </w:r>
      <w:ins w:id="2" w:author="Roger Granda" w:date="2015-03-02T19:44:00Z">
        <w:r w:rsidR="00AF0D90">
          <w:rPr>
            <w:b w:val="0"/>
            <w:sz w:val="24"/>
          </w:rPr>
          <w:t xml:space="preserve"> </w:t>
        </w:r>
      </w:ins>
      <w:r w:rsidR="00725795">
        <w:rPr>
          <w:b w:val="0"/>
          <w:sz w:val="24"/>
        </w:rPr>
        <w:fldChar w:fldCharType="begin" w:fldLock="1"/>
      </w:r>
      <w:r w:rsidR="00A548D8">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725795">
        <w:rPr>
          <w:b w:val="0"/>
          <w:sz w:val="24"/>
        </w:rPr>
        <w:fldChar w:fldCharType="separate"/>
      </w:r>
      <w:r w:rsidR="00F20552" w:rsidRPr="00F20552">
        <w:rPr>
          <w:b w:val="0"/>
          <w:noProof/>
          <w:sz w:val="24"/>
        </w:rPr>
        <w:t>[6]</w:t>
      </w:r>
      <w:r w:rsidR="00725795">
        <w:rPr>
          <w:b w:val="0"/>
          <w:sz w:val="24"/>
        </w:rPr>
        <w:fldChar w:fldCharType="end"/>
      </w:r>
      <w:r w:rsidR="00BF0330">
        <w:rPr>
          <w:b w:val="0"/>
          <w:sz w:val="24"/>
        </w:rPr>
        <w:t>.</w:t>
      </w:r>
      <w:r w:rsidR="00A548D8">
        <w:rPr>
          <w:b w:val="0"/>
          <w:sz w:val="24"/>
        </w:rPr>
        <w:t xml:space="preserve"> </w:t>
      </w:r>
    </w:p>
    <w:p w14:paraId="51D5D2FB" w14:textId="08A77602" w:rsidR="00CE1006" w:rsidRDefault="003D5DBE" w:rsidP="00274817">
      <w:pPr>
        <w:pStyle w:val="Subtitulocapitulo"/>
        <w:numPr>
          <w:ilvl w:val="0"/>
          <w:numId w:val="0"/>
        </w:numPr>
        <w:ind w:left="1416"/>
        <w:jc w:val="both"/>
        <w:rPr>
          <w:b w:val="0"/>
          <w:sz w:val="24"/>
        </w:rPr>
      </w:pPr>
      <w:r>
        <w:rPr>
          <w:b w:val="0"/>
          <w:sz w:val="24"/>
        </w:rPr>
        <w:t>Si bien</w:t>
      </w:r>
      <w:r w:rsidR="008F0FA8">
        <w:rPr>
          <w:b w:val="0"/>
          <w:sz w:val="24"/>
        </w:rPr>
        <w:t xml:space="preserve"> realizar trabajos colaborativos de</w:t>
      </w:r>
      <w:r w:rsidR="00C17BFB">
        <w:rPr>
          <w:b w:val="0"/>
          <w:sz w:val="24"/>
        </w:rPr>
        <w:t xml:space="preserve"> la</w:t>
      </w:r>
      <w:r w:rsidR="008F0FA8">
        <w:rPr>
          <w:b w:val="0"/>
          <w:sz w:val="24"/>
        </w:rPr>
        <w:t xml:space="preserve"> forma tradicional (por ejemplo sobre un pizarrón o papel) </w:t>
      </w:r>
      <w:r w:rsidR="0075299C">
        <w:rPr>
          <w:b w:val="0"/>
          <w:sz w:val="24"/>
        </w:rPr>
        <w:t>facilita</w:t>
      </w:r>
      <w:r w:rsidR="008F0FA8">
        <w:rPr>
          <w:b w:val="0"/>
          <w:sz w:val="24"/>
        </w:rPr>
        <w:t xml:space="preserve"> la comunicación </w:t>
      </w:r>
      <w:r w:rsidR="00092774">
        <w:rPr>
          <w:b w:val="0"/>
          <w:sz w:val="24"/>
        </w:rPr>
        <w:t xml:space="preserve">cara a cara </w:t>
      </w:r>
      <w:r w:rsidR="008F0FA8">
        <w:rPr>
          <w:b w:val="0"/>
          <w:sz w:val="24"/>
        </w:rPr>
        <w:t xml:space="preserve">entre individuos,  </w:t>
      </w:r>
      <w:r w:rsidR="0075299C">
        <w:rPr>
          <w:b w:val="0"/>
          <w:sz w:val="24"/>
        </w:rPr>
        <w:t>también conduce a ciertos inconvenientes</w:t>
      </w:r>
      <w:r w:rsidR="00CE3589">
        <w:rPr>
          <w:b w:val="0"/>
          <w:sz w:val="24"/>
        </w:rPr>
        <w:t xml:space="preserve"> como:</w:t>
      </w:r>
      <w:r w:rsidR="0075299C">
        <w:rPr>
          <w:b w:val="0"/>
          <w:sz w:val="24"/>
        </w:rPr>
        <w:t xml:space="preserve"> </w:t>
      </w:r>
      <w:r w:rsidR="00872A11">
        <w:rPr>
          <w:b w:val="0"/>
          <w:sz w:val="24"/>
        </w:rPr>
        <w:t xml:space="preserve">dificultad al </w:t>
      </w:r>
      <w:r w:rsidR="0075299C">
        <w:rPr>
          <w:b w:val="0"/>
          <w:sz w:val="24"/>
        </w:rPr>
        <w:t>documentar el trabajo f</w:t>
      </w:r>
      <w:r w:rsidR="006F40C8">
        <w:rPr>
          <w:b w:val="0"/>
          <w:sz w:val="24"/>
        </w:rPr>
        <w:t xml:space="preserve">inal o </w:t>
      </w:r>
      <w:r w:rsidR="00ED29F4">
        <w:rPr>
          <w:b w:val="0"/>
          <w:sz w:val="24"/>
        </w:rPr>
        <w:t xml:space="preserve">replicar o </w:t>
      </w:r>
      <w:r w:rsidR="006F40C8">
        <w:rPr>
          <w:b w:val="0"/>
          <w:sz w:val="24"/>
        </w:rPr>
        <w:t>compartir estos trabajos en</w:t>
      </w:r>
      <w:r w:rsidR="0075299C">
        <w:rPr>
          <w:b w:val="0"/>
          <w:sz w:val="24"/>
        </w:rPr>
        <w:t xml:space="preserve"> repositorios digitales (que a menudo es deseable</w:t>
      </w:r>
      <w:del w:id="3" w:author="Roger Granda" w:date="2015-03-02T19:45:00Z">
        <w:r w:rsidR="0075299C" w:rsidDel="00AF0D90">
          <w:rPr>
            <w:b w:val="0"/>
            <w:sz w:val="24"/>
          </w:rPr>
          <w:delText xml:space="preserve"> </w:delText>
        </w:r>
      </w:del>
      <w:r w:rsidR="00223889">
        <w:rPr>
          <w:b w:val="0"/>
          <w:sz w:val="24"/>
        </w:rPr>
        <w:t xml:space="preserve"> observar </w:t>
      </w:r>
      <w:r w:rsidR="0075299C">
        <w:rPr>
          <w:b w:val="0"/>
          <w:sz w:val="24"/>
        </w:rPr>
        <w:t>en un trabajo grupal)</w:t>
      </w:r>
      <w:r w:rsidR="00223889">
        <w:rPr>
          <w:b w:val="0"/>
          <w:sz w:val="24"/>
        </w:rPr>
        <w:t xml:space="preserve"> </w:t>
      </w:r>
      <w:r w:rsidR="0075299C">
        <w:rPr>
          <w:b w:val="0"/>
          <w:sz w:val="24"/>
        </w:rPr>
        <w:fldChar w:fldCharType="begin" w:fldLock="1"/>
      </w:r>
      <w:r w:rsidR="00FF19F1">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sidR="0075299C">
        <w:rPr>
          <w:b w:val="0"/>
          <w:sz w:val="24"/>
        </w:rPr>
        <w:fldChar w:fldCharType="separate"/>
      </w:r>
      <w:r w:rsidR="0075299C" w:rsidRPr="0075299C">
        <w:rPr>
          <w:b w:val="0"/>
          <w:noProof/>
          <w:sz w:val="24"/>
        </w:rPr>
        <w:t>[7]</w:t>
      </w:r>
      <w:r w:rsidR="0075299C">
        <w:rPr>
          <w:b w:val="0"/>
          <w:sz w:val="24"/>
        </w:rPr>
        <w:fldChar w:fldCharType="end"/>
      </w:r>
      <w:r w:rsidR="0075299C">
        <w:rPr>
          <w:b w:val="0"/>
          <w:sz w:val="24"/>
        </w:rPr>
        <w:t>.</w:t>
      </w:r>
      <w:r w:rsidR="00401387">
        <w:rPr>
          <w:b w:val="0"/>
          <w:sz w:val="24"/>
        </w:rPr>
        <w:t xml:space="preserve"> </w:t>
      </w:r>
      <w:r w:rsidR="00492AA8">
        <w:rPr>
          <w:b w:val="0"/>
          <w:sz w:val="24"/>
        </w:rPr>
        <w:t xml:space="preserve">En un </w:t>
      </w:r>
      <w:r w:rsidR="00CE3589">
        <w:rPr>
          <w:b w:val="0"/>
          <w:sz w:val="24"/>
        </w:rPr>
        <w:t>aula de clases</w:t>
      </w:r>
      <w:r w:rsidR="00223889">
        <w:rPr>
          <w:b w:val="0"/>
          <w:sz w:val="24"/>
        </w:rPr>
        <w:t>,</w:t>
      </w:r>
      <w:r w:rsidR="00023661">
        <w:rPr>
          <w:b w:val="0"/>
          <w:sz w:val="24"/>
        </w:rPr>
        <w:t xml:space="preserve"> las herramientas tradicionales también ocasionan </w:t>
      </w:r>
      <w:r w:rsidR="00C17BFB">
        <w:rPr>
          <w:b w:val="0"/>
          <w:sz w:val="24"/>
        </w:rPr>
        <w:t xml:space="preserve">ciertas </w:t>
      </w:r>
      <w:r w:rsidR="00023661">
        <w:rPr>
          <w:b w:val="0"/>
          <w:sz w:val="24"/>
        </w:rPr>
        <w:t>limitaciones</w:t>
      </w:r>
      <w:r w:rsidR="00223889">
        <w:rPr>
          <w:b w:val="0"/>
          <w:sz w:val="24"/>
        </w:rPr>
        <w:t>;</w:t>
      </w:r>
      <w:r w:rsidR="00CE3589">
        <w:rPr>
          <w:b w:val="0"/>
          <w:sz w:val="24"/>
        </w:rPr>
        <w:t xml:space="preserve"> por ejemplo, </w:t>
      </w:r>
      <w:r w:rsidR="00492AA8">
        <w:rPr>
          <w:b w:val="0"/>
          <w:sz w:val="24"/>
        </w:rPr>
        <w:t>la dificultad en el</w:t>
      </w:r>
      <w:r w:rsidR="00023661">
        <w:rPr>
          <w:b w:val="0"/>
          <w:sz w:val="24"/>
        </w:rPr>
        <w:t xml:space="preserve">  monitoreo del proceso de elaboración y </w:t>
      </w:r>
      <w:r w:rsidR="00C17BFB">
        <w:rPr>
          <w:b w:val="0"/>
          <w:sz w:val="24"/>
        </w:rPr>
        <w:t xml:space="preserve">la </w:t>
      </w:r>
      <w:r w:rsidR="00023661">
        <w:rPr>
          <w:b w:val="0"/>
          <w:sz w:val="24"/>
        </w:rPr>
        <w:t>evaluación de trabajos colaborativos</w:t>
      </w:r>
      <w:r w:rsidR="00223889">
        <w:rPr>
          <w:b w:val="0"/>
          <w:sz w:val="24"/>
        </w:rPr>
        <w:t xml:space="preserve">, </w:t>
      </w:r>
      <w:r w:rsidR="00074C6E">
        <w:rPr>
          <w:b w:val="0"/>
          <w:sz w:val="24"/>
        </w:rPr>
        <w:t>pues generalmente</w:t>
      </w:r>
      <w:r w:rsidR="005825E6">
        <w:rPr>
          <w:b w:val="0"/>
          <w:sz w:val="24"/>
        </w:rPr>
        <w:t xml:space="preserve"> </w:t>
      </w:r>
      <w:r w:rsidR="006F40C8">
        <w:rPr>
          <w:b w:val="0"/>
          <w:sz w:val="24"/>
        </w:rPr>
        <w:t xml:space="preserve">los profesores solo </w:t>
      </w:r>
      <w:r w:rsidR="00223889">
        <w:rPr>
          <w:b w:val="0"/>
          <w:sz w:val="24"/>
        </w:rPr>
        <w:t>cuenta</w:t>
      </w:r>
      <w:ins w:id="4" w:author="Roger Granda" w:date="2015-03-02T17:13:00Z">
        <w:r w:rsidR="00B0214C">
          <w:rPr>
            <w:b w:val="0"/>
            <w:sz w:val="24"/>
          </w:rPr>
          <w:t>n</w:t>
        </w:r>
      </w:ins>
      <w:r w:rsidR="00223889">
        <w:rPr>
          <w:b w:val="0"/>
          <w:sz w:val="24"/>
        </w:rPr>
        <w:t xml:space="preserve"> con la versión</w:t>
      </w:r>
      <w:r w:rsidR="006F40C8">
        <w:rPr>
          <w:b w:val="0"/>
          <w:sz w:val="24"/>
        </w:rPr>
        <w:t xml:space="preserve"> final</w:t>
      </w:r>
      <w:r w:rsidR="00092774">
        <w:rPr>
          <w:b w:val="0"/>
          <w:sz w:val="24"/>
        </w:rPr>
        <w:t xml:space="preserve"> del trabajo</w:t>
      </w:r>
      <w:r w:rsidR="00023661">
        <w:rPr>
          <w:b w:val="0"/>
          <w:sz w:val="24"/>
        </w:rPr>
        <w:t xml:space="preserve">. </w:t>
      </w:r>
    </w:p>
    <w:p w14:paraId="43CDE24D" w14:textId="1B66E180" w:rsidR="00CE1006" w:rsidRDefault="005825E6" w:rsidP="00274817">
      <w:pPr>
        <w:pStyle w:val="Subtitulocapitulo"/>
        <w:numPr>
          <w:ilvl w:val="0"/>
          <w:numId w:val="0"/>
        </w:numPr>
        <w:ind w:left="1416"/>
        <w:jc w:val="both"/>
        <w:rPr>
          <w:b w:val="0"/>
          <w:sz w:val="24"/>
        </w:rPr>
      </w:pPr>
      <w:r>
        <w:rPr>
          <w:b w:val="0"/>
          <w:sz w:val="24"/>
        </w:rPr>
        <w:t xml:space="preserve">Esto </w:t>
      </w:r>
      <w:r w:rsidR="00C17BFB">
        <w:rPr>
          <w:b w:val="0"/>
          <w:sz w:val="24"/>
        </w:rPr>
        <w:t xml:space="preserve">es un problema </w:t>
      </w:r>
      <w:r w:rsidR="00872A11">
        <w:rPr>
          <w:b w:val="0"/>
          <w:sz w:val="24"/>
        </w:rPr>
        <w:t>debido a que</w:t>
      </w:r>
      <w:r w:rsidR="00C17BFB">
        <w:rPr>
          <w:b w:val="0"/>
          <w:sz w:val="24"/>
        </w:rPr>
        <w:t xml:space="preserve"> los </w:t>
      </w:r>
      <w:del w:id="5" w:author="Roger Granda" w:date="2015-03-02T17:13:00Z">
        <w:r w:rsidDel="00B0214C">
          <w:rPr>
            <w:b w:val="0"/>
            <w:sz w:val="24"/>
          </w:rPr>
          <w:delText xml:space="preserve">maestros </w:delText>
        </w:r>
      </w:del>
      <w:ins w:id="6" w:author="Roger Granda" w:date="2015-03-02T17:13:00Z">
        <w:r w:rsidR="00B0214C">
          <w:rPr>
            <w:b w:val="0"/>
            <w:sz w:val="24"/>
          </w:rPr>
          <w:t>profesores</w:t>
        </w:r>
        <w:r w:rsidR="00B0214C">
          <w:rPr>
            <w:b w:val="0"/>
            <w:sz w:val="24"/>
          </w:rPr>
          <w:t xml:space="preserve"> </w:t>
        </w:r>
      </w:ins>
      <w:r w:rsidR="00C17BFB">
        <w:rPr>
          <w:b w:val="0"/>
          <w:sz w:val="24"/>
        </w:rPr>
        <w:t xml:space="preserve">podrían encontrar difícil  </w:t>
      </w:r>
      <w:r w:rsidR="00AD0E22">
        <w:rPr>
          <w:b w:val="0"/>
          <w:sz w:val="24"/>
        </w:rPr>
        <w:t>asignar una calificación</w:t>
      </w:r>
      <w:r>
        <w:rPr>
          <w:b w:val="0"/>
          <w:sz w:val="24"/>
        </w:rPr>
        <w:t xml:space="preserve">, </w:t>
      </w:r>
      <w:r w:rsidR="00092774">
        <w:rPr>
          <w:b w:val="0"/>
          <w:sz w:val="24"/>
        </w:rPr>
        <w:t xml:space="preserve">así también </w:t>
      </w:r>
      <w:r>
        <w:rPr>
          <w:b w:val="0"/>
          <w:sz w:val="24"/>
        </w:rPr>
        <w:t xml:space="preserve">como conocer </w:t>
      </w:r>
      <w:r w:rsidR="00AD0E22">
        <w:rPr>
          <w:b w:val="0"/>
          <w:sz w:val="24"/>
        </w:rPr>
        <w:t>la</w:t>
      </w:r>
      <w:ins w:id="7" w:author="Roger Granda" w:date="2015-03-02T19:45:00Z">
        <w:r w:rsidR="00AF0D90">
          <w:rPr>
            <w:b w:val="0"/>
            <w:sz w:val="24"/>
          </w:rPr>
          <w:t xml:space="preserve"> equidad de la</w:t>
        </w:r>
      </w:ins>
      <w:r w:rsidR="00AD0E22">
        <w:rPr>
          <w:b w:val="0"/>
          <w:sz w:val="24"/>
        </w:rPr>
        <w:t xml:space="preserve"> carga de trabajo</w:t>
      </w:r>
      <w:r>
        <w:rPr>
          <w:b w:val="0"/>
          <w:sz w:val="24"/>
        </w:rPr>
        <w:t>,</w:t>
      </w:r>
      <w:r w:rsidR="00AD0E22">
        <w:rPr>
          <w:b w:val="0"/>
          <w:sz w:val="24"/>
        </w:rPr>
        <w:t xml:space="preserve"> </w:t>
      </w:r>
      <w:r w:rsidR="00C17BFB">
        <w:rPr>
          <w:b w:val="0"/>
          <w:sz w:val="24"/>
        </w:rPr>
        <w:t xml:space="preserve">la calidad de la aportación </w:t>
      </w:r>
      <w:r w:rsidR="00AD0E22">
        <w:rPr>
          <w:b w:val="0"/>
          <w:sz w:val="24"/>
        </w:rPr>
        <w:t>y</w:t>
      </w:r>
      <w:r w:rsidR="00C17BFB">
        <w:rPr>
          <w:b w:val="0"/>
          <w:sz w:val="24"/>
        </w:rPr>
        <w:t xml:space="preserve"> la contribución individual de los estudiantes</w:t>
      </w:r>
      <w:r w:rsidR="00C17BFB">
        <w:rPr>
          <w:b w:val="0"/>
          <w:sz w:val="24"/>
        </w:rPr>
        <w:fldChar w:fldCharType="begin" w:fldLock="1"/>
      </w:r>
      <w:r w:rsidR="005F55DA">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C17BFB">
        <w:rPr>
          <w:b w:val="0"/>
          <w:sz w:val="24"/>
        </w:rPr>
        <w:fldChar w:fldCharType="separate"/>
      </w:r>
      <w:r w:rsidR="00C17BFB" w:rsidRPr="00C17BFB">
        <w:rPr>
          <w:b w:val="0"/>
          <w:noProof/>
          <w:sz w:val="24"/>
        </w:rPr>
        <w:t>[4]</w:t>
      </w:r>
      <w:r w:rsidR="00C17BFB">
        <w:rPr>
          <w:b w:val="0"/>
          <w:sz w:val="24"/>
        </w:rPr>
        <w:fldChar w:fldCharType="end"/>
      </w:r>
      <w:r w:rsidR="003D5DBE">
        <w:rPr>
          <w:b w:val="0"/>
          <w:sz w:val="24"/>
        </w:rPr>
        <w:t>.</w:t>
      </w:r>
      <w:r w:rsidR="00023661">
        <w:rPr>
          <w:b w:val="0"/>
          <w:sz w:val="24"/>
        </w:rPr>
        <w:t xml:space="preserve"> </w:t>
      </w:r>
    </w:p>
    <w:p w14:paraId="3802E5A0" w14:textId="44FE7951" w:rsidR="00C41DF2" w:rsidRDefault="003D5DBE" w:rsidP="00274817">
      <w:pPr>
        <w:pStyle w:val="Subtitulocapitulo"/>
        <w:numPr>
          <w:ilvl w:val="0"/>
          <w:numId w:val="0"/>
        </w:numPr>
        <w:ind w:left="1416"/>
        <w:jc w:val="both"/>
        <w:rPr>
          <w:b w:val="0"/>
          <w:sz w:val="24"/>
        </w:rPr>
      </w:pPr>
      <w:r>
        <w:rPr>
          <w:b w:val="0"/>
          <w:sz w:val="24"/>
        </w:rPr>
        <w:lastRenderedPageBreak/>
        <w:t>Esto</w:t>
      </w:r>
      <w:r w:rsidR="003570C3">
        <w:rPr>
          <w:b w:val="0"/>
          <w:sz w:val="24"/>
        </w:rPr>
        <w:t xml:space="preserve"> puede</w:t>
      </w:r>
      <w:r w:rsidR="003C5732">
        <w:rPr>
          <w:b w:val="0"/>
          <w:sz w:val="24"/>
        </w:rPr>
        <w:t xml:space="preserve"> ocasionar que la percepción del estudiante en cuanto a cuán justa es su evaluación se vea afectada</w:t>
      </w:r>
      <w:r w:rsidR="00206366">
        <w:rPr>
          <w:b w:val="0"/>
          <w:sz w:val="24"/>
        </w:rPr>
        <w:t xml:space="preserve">. </w:t>
      </w:r>
      <w:r w:rsidR="00F00DCD">
        <w:rPr>
          <w:b w:val="0"/>
          <w:sz w:val="24"/>
        </w:rPr>
        <w:t>Investigadores</w:t>
      </w:r>
      <w:r w:rsidR="00C649A1">
        <w:rPr>
          <w:b w:val="0"/>
          <w:sz w:val="24"/>
        </w:rPr>
        <w:t xml:space="preserve"> han encontrado que este tipo de percepción </w:t>
      </w:r>
      <w:r w:rsidR="00B60A19">
        <w:rPr>
          <w:b w:val="0"/>
          <w:sz w:val="24"/>
        </w:rPr>
        <w:t xml:space="preserve"> </w:t>
      </w:r>
      <w:r w:rsidR="00492AA8">
        <w:rPr>
          <w:b w:val="0"/>
          <w:sz w:val="24"/>
        </w:rPr>
        <w:t xml:space="preserve">debe ser tomada en cuenta </w:t>
      </w:r>
      <w:r w:rsidR="00C85986">
        <w:rPr>
          <w:b w:val="0"/>
          <w:sz w:val="24"/>
        </w:rPr>
        <w:t xml:space="preserve">en </w:t>
      </w:r>
      <w:r w:rsidR="00C649A1">
        <w:rPr>
          <w:b w:val="0"/>
          <w:sz w:val="24"/>
        </w:rPr>
        <w:t>el curso de aprendizaje</w:t>
      </w:r>
      <w:r w:rsidR="003624D1">
        <w:rPr>
          <w:b w:val="0"/>
          <w:sz w:val="24"/>
        </w:rPr>
        <w:t xml:space="preserve"> de estudiantes, </w:t>
      </w:r>
      <w:r w:rsidR="00872A11">
        <w:rPr>
          <w:b w:val="0"/>
          <w:sz w:val="24"/>
        </w:rPr>
        <w:t>ya que</w:t>
      </w:r>
      <w:r w:rsidR="003624D1">
        <w:rPr>
          <w:b w:val="0"/>
          <w:sz w:val="24"/>
        </w:rPr>
        <w:t xml:space="preserve"> </w:t>
      </w:r>
      <w:r w:rsidR="00F00DCD">
        <w:rPr>
          <w:b w:val="0"/>
          <w:sz w:val="24"/>
        </w:rPr>
        <w:t>sus estudios sugieren que est</w:t>
      </w:r>
      <w:r w:rsidR="00492AA8">
        <w:rPr>
          <w:b w:val="0"/>
          <w:sz w:val="24"/>
        </w:rPr>
        <w:t>e tipo de percepción</w:t>
      </w:r>
      <w:r w:rsidR="00F00DCD">
        <w:rPr>
          <w:b w:val="0"/>
          <w:sz w:val="24"/>
        </w:rPr>
        <w:t xml:space="preserve"> </w:t>
      </w:r>
      <w:r w:rsidR="00492AA8">
        <w:rPr>
          <w:b w:val="0"/>
          <w:sz w:val="24"/>
        </w:rPr>
        <w:t xml:space="preserve">es </w:t>
      </w:r>
      <w:r w:rsidR="00F00DCD">
        <w:rPr>
          <w:b w:val="0"/>
          <w:sz w:val="24"/>
        </w:rPr>
        <w:t xml:space="preserve">un </w:t>
      </w:r>
      <w:r w:rsidR="00206366" w:rsidRPr="00206366">
        <w:rPr>
          <w:b w:val="0"/>
          <w:sz w:val="24"/>
        </w:rPr>
        <w:t>predictor de la motivación, el aprendizaje</w:t>
      </w:r>
      <w:r w:rsidR="00F00DCD">
        <w:rPr>
          <w:b w:val="0"/>
          <w:sz w:val="24"/>
        </w:rPr>
        <w:t>,</w:t>
      </w:r>
      <w:r w:rsidR="00206366" w:rsidRPr="00206366">
        <w:rPr>
          <w:b w:val="0"/>
          <w:sz w:val="24"/>
        </w:rPr>
        <w:t xml:space="preserve"> y la agresión</w:t>
      </w:r>
      <w:r w:rsidR="00B60A19">
        <w:rPr>
          <w:b w:val="0"/>
          <w:sz w:val="24"/>
        </w:rPr>
        <w:t xml:space="preserve"> que </w:t>
      </w:r>
      <w:r w:rsidR="00C649A1">
        <w:rPr>
          <w:b w:val="0"/>
          <w:sz w:val="24"/>
        </w:rPr>
        <w:t>estos</w:t>
      </w:r>
      <w:r w:rsidR="00B60A19">
        <w:rPr>
          <w:b w:val="0"/>
          <w:sz w:val="24"/>
        </w:rPr>
        <w:t xml:space="preserve"> muestran</w:t>
      </w:r>
      <w:r w:rsidR="007343FC">
        <w:rPr>
          <w:b w:val="0"/>
          <w:sz w:val="24"/>
        </w:rPr>
        <w:t xml:space="preserve"> hacia</w:t>
      </w:r>
      <w:r w:rsidR="00B60A19">
        <w:rPr>
          <w:b w:val="0"/>
          <w:sz w:val="24"/>
        </w:rPr>
        <w:t>/en</w:t>
      </w:r>
      <w:r w:rsidR="007343FC">
        <w:rPr>
          <w:b w:val="0"/>
          <w:sz w:val="24"/>
        </w:rPr>
        <w:t xml:space="preserve"> una clase en particular</w:t>
      </w:r>
      <w:r w:rsidR="003570C3">
        <w:rPr>
          <w:b w:val="0"/>
          <w:sz w:val="24"/>
        </w:rPr>
        <w:fldChar w:fldCharType="begin" w:fldLock="1"/>
      </w:r>
      <w:r w:rsidR="00FF19F1">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3570C3">
        <w:rPr>
          <w:b w:val="0"/>
          <w:sz w:val="24"/>
        </w:rPr>
        <w:fldChar w:fldCharType="separate"/>
      </w:r>
      <w:r w:rsidR="0075299C" w:rsidRPr="0075299C">
        <w:rPr>
          <w:b w:val="0"/>
          <w:noProof/>
          <w:sz w:val="24"/>
        </w:rPr>
        <w:t>[8]</w:t>
      </w:r>
      <w:r w:rsidR="003570C3">
        <w:rPr>
          <w:b w:val="0"/>
          <w:sz w:val="24"/>
        </w:rPr>
        <w:fldChar w:fldCharType="end"/>
      </w:r>
      <w:r w:rsidR="003570C3">
        <w:rPr>
          <w:b w:val="0"/>
          <w:sz w:val="24"/>
        </w:rPr>
        <w:t>.</w:t>
      </w:r>
    </w:p>
    <w:p w14:paraId="7141F912" w14:textId="77777777" w:rsidR="007E59E1" w:rsidRDefault="007E59E1" w:rsidP="00274817">
      <w:pPr>
        <w:pStyle w:val="Subtitulocapitulo"/>
        <w:numPr>
          <w:ilvl w:val="0"/>
          <w:numId w:val="0"/>
        </w:numPr>
        <w:ind w:left="1416"/>
        <w:jc w:val="both"/>
        <w:rPr>
          <w:b w:val="0"/>
          <w:sz w:val="24"/>
        </w:rPr>
      </w:pPr>
    </w:p>
    <w:p w14:paraId="5E082F97" w14:textId="0DD8464C" w:rsidR="00A5142E" w:rsidRDefault="00C41DF2" w:rsidP="00274817">
      <w:pPr>
        <w:pStyle w:val="Subtitulocapitulo"/>
        <w:numPr>
          <w:ilvl w:val="0"/>
          <w:numId w:val="0"/>
        </w:numPr>
        <w:ind w:left="1416"/>
        <w:jc w:val="both"/>
        <w:rPr>
          <w:b w:val="0"/>
          <w:sz w:val="24"/>
        </w:rPr>
      </w:pPr>
      <w:r>
        <w:rPr>
          <w:b w:val="0"/>
          <w:sz w:val="24"/>
        </w:rPr>
        <w:t>E</w:t>
      </w:r>
      <w:r w:rsidR="00BF0330">
        <w:rPr>
          <w:b w:val="0"/>
          <w:sz w:val="24"/>
        </w:rPr>
        <w:t xml:space="preserve">n los </w:t>
      </w:r>
      <w:r w:rsidR="00276A84">
        <w:rPr>
          <w:b w:val="0"/>
          <w:sz w:val="24"/>
        </w:rPr>
        <w:t xml:space="preserve">últimos años </w:t>
      </w:r>
      <w:r w:rsidR="00092774">
        <w:rPr>
          <w:b w:val="0"/>
          <w:sz w:val="24"/>
        </w:rPr>
        <w:t>se ha</w:t>
      </w:r>
      <w:r w:rsidR="00276A84">
        <w:rPr>
          <w:b w:val="0"/>
          <w:sz w:val="24"/>
        </w:rPr>
        <w:t xml:space="preserve"> </w:t>
      </w:r>
      <w:r w:rsidR="00092774">
        <w:rPr>
          <w:b w:val="0"/>
          <w:sz w:val="24"/>
        </w:rPr>
        <w:t xml:space="preserve">presenciado </w:t>
      </w:r>
      <w:r w:rsidR="00276A84">
        <w:rPr>
          <w:b w:val="0"/>
          <w:sz w:val="24"/>
        </w:rPr>
        <w:t xml:space="preserve">el desarrollo </w:t>
      </w:r>
      <w:r w:rsidR="00BF0330">
        <w:rPr>
          <w:b w:val="0"/>
          <w:sz w:val="24"/>
        </w:rPr>
        <w:t xml:space="preserve">de nuevas herramientas tecnológicas </w:t>
      </w:r>
      <w:r w:rsidR="007E59E1">
        <w:rPr>
          <w:b w:val="0"/>
          <w:sz w:val="24"/>
        </w:rPr>
        <w:t>(</w:t>
      </w:r>
      <w:r>
        <w:rPr>
          <w:b w:val="0"/>
          <w:sz w:val="24"/>
        </w:rPr>
        <w:t>in situ</w:t>
      </w:r>
      <w:r w:rsidR="007E59E1">
        <w:rPr>
          <w:b w:val="0"/>
          <w:sz w:val="24"/>
        </w:rPr>
        <w:t>)</w:t>
      </w:r>
      <w:r>
        <w:rPr>
          <w:b w:val="0"/>
          <w:sz w:val="24"/>
        </w:rPr>
        <w:t xml:space="preserve"> </w:t>
      </w:r>
      <w:r w:rsidR="00BF0330">
        <w:rPr>
          <w:b w:val="0"/>
          <w:sz w:val="24"/>
        </w:rPr>
        <w:t>que tienen el propósito de facilitar tareas</w:t>
      </w:r>
      <w:r>
        <w:rPr>
          <w:b w:val="0"/>
          <w:sz w:val="24"/>
        </w:rPr>
        <w:t xml:space="preserve"> </w:t>
      </w:r>
      <w:r w:rsidR="00BF0330">
        <w:rPr>
          <w:b w:val="0"/>
          <w:sz w:val="24"/>
        </w:rPr>
        <w:t>de esta índole</w:t>
      </w:r>
      <w:r w:rsidR="00A5142E">
        <w:rPr>
          <w:b w:val="0"/>
          <w:sz w:val="24"/>
        </w:rPr>
        <w:t xml:space="preserve"> y dar solución parcialmente a  los </w:t>
      </w:r>
      <w:r w:rsidR="00276A84">
        <w:rPr>
          <w:b w:val="0"/>
          <w:sz w:val="24"/>
        </w:rPr>
        <w:t>inconvenientes</w:t>
      </w:r>
      <w:r w:rsidR="00A5142E">
        <w:rPr>
          <w:b w:val="0"/>
          <w:sz w:val="24"/>
        </w:rPr>
        <w:t xml:space="preserve"> anteriormente mencionados</w:t>
      </w:r>
      <w:r w:rsidR="00BF0330">
        <w:rPr>
          <w:b w:val="0"/>
          <w:sz w:val="24"/>
        </w:rPr>
        <w:t>.</w:t>
      </w:r>
      <w:r w:rsidR="0089360E">
        <w:rPr>
          <w:b w:val="0"/>
          <w:sz w:val="24"/>
        </w:rPr>
        <w:t xml:space="preserve"> </w:t>
      </w:r>
    </w:p>
    <w:p w14:paraId="3D2A45C5" w14:textId="3DCAC704" w:rsidR="00A5142E" w:rsidRDefault="0089360E" w:rsidP="00274817">
      <w:pPr>
        <w:pStyle w:val="Subtitulocapitulo"/>
        <w:numPr>
          <w:ilvl w:val="0"/>
          <w:numId w:val="0"/>
        </w:numPr>
        <w:ind w:left="1416"/>
        <w:jc w:val="both"/>
        <w:rPr>
          <w:b w:val="0"/>
          <w:sz w:val="24"/>
        </w:rPr>
      </w:pPr>
      <w:r>
        <w:rPr>
          <w:b w:val="0"/>
          <w:sz w:val="24"/>
        </w:rPr>
        <w:t xml:space="preserve">Como el trabajo propuesto por R. Martínez et al. </w:t>
      </w:r>
      <w:r w:rsidR="000C40F1">
        <w:rPr>
          <w:b w:val="0"/>
          <w:sz w:val="24"/>
        </w:rPr>
        <w:fldChar w:fldCharType="begin" w:fldLock="1"/>
      </w:r>
      <w:r w:rsidR="00FF19F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0F1">
        <w:rPr>
          <w:b w:val="0"/>
          <w:sz w:val="24"/>
        </w:rPr>
        <w:fldChar w:fldCharType="separate"/>
      </w:r>
      <w:r w:rsidR="0075299C" w:rsidRPr="0075299C">
        <w:rPr>
          <w:b w:val="0"/>
          <w:noProof/>
          <w:sz w:val="24"/>
        </w:rPr>
        <w:t>[9]</w:t>
      </w:r>
      <w:r w:rsidR="000C40F1">
        <w:rPr>
          <w:b w:val="0"/>
          <w:sz w:val="24"/>
        </w:rPr>
        <w:fldChar w:fldCharType="end"/>
      </w:r>
      <w:r w:rsidR="00A5142E">
        <w:rPr>
          <w:b w:val="0"/>
          <w:sz w:val="24"/>
        </w:rPr>
        <w:t xml:space="preserve">, con una </w:t>
      </w:r>
      <w:r w:rsidR="00454582">
        <w:rPr>
          <w:b w:val="0"/>
          <w:sz w:val="24"/>
        </w:rPr>
        <w:t>solución</w:t>
      </w:r>
      <w:r w:rsidR="00276A84">
        <w:rPr>
          <w:b w:val="0"/>
          <w:sz w:val="24"/>
        </w:rPr>
        <w:t xml:space="preserve"> </w:t>
      </w:r>
      <w:r w:rsidR="00A5142E">
        <w:rPr>
          <w:b w:val="0"/>
          <w:sz w:val="24"/>
        </w:rPr>
        <w:t xml:space="preserve">llamada </w:t>
      </w:r>
      <w:r w:rsidR="00454582">
        <w:rPr>
          <w:b w:val="0"/>
          <w:sz w:val="24"/>
        </w:rPr>
        <w:t>“Collaid”</w:t>
      </w:r>
      <w:r w:rsidR="00276A84">
        <w:rPr>
          <w:b w:val="0"/>
          <w:sz w:val="24"/>
        </w:rPr>
        <w:t xml:space="preserve">. Este trabajo ha sido desarrollado con el propósito de potenciar el aprendizaje y el trabajo </w:t>
      </w:r>
      <w:r>
        <w:rPr>
          <w:b w:val="0"/>
          <w:sz w:val="24"/>
        </w:rPr>
        <w:t>en</w:t>
      </w:r>
      <w:r w:rsidR="00276A84">
        <w:rPr>
          <w:b w:val="0"/>
          <w:sz w:val="24"/>
        </w:rPr>
        <w:t xml:space="preserve"> equipo. </w:t>
      </w:r>
      <w:r w:rsidR="00A5142E" w:rsidRPr="00A5142E">
        <w:rPr>
          <w:b w:val="0"/>
          <w:i/>
          <w:sz w:val="24"/>
        </w:rPr>
        <w:t>Collaid</w:t>
      </w:r>
      <w:r w:rsidR="00276A84">
        <w:rPr>
          <w:b w:val="0"/>
          <w:sz w:val="24"/>
        </w:rPr>
        <w:t xml:space="preserve"> utiliza </w:t>
      </w:r>
      <w:r>
        <w:rPr>
          <w:b w:val="0"/>
          <w:sz w:val="24"/>
        </w:rPr>
        <w:t xml:space="preserve">una </w:t>
      </w:r>
      <w:r w:rsidR="003E3AE3">
        <w:rPr>
          <w:b w:val="0"/>
          <w:sz w:val="24"/>
        </w:rPr>
        <w:t>pantalla</w:t>
      </w:r>
      <w:r>
        <w:rPr>
          <w:b w:val="0"/>
          <w:sz w:val="24"/>
        </w:rPr>
        <w:t xml:space="preserve"> táctil como soporte para la participación de los individuos</w:t>
      </w:r>
      <w:r w:rsidR="007969BC">
        <w:rPr>
          <w:b w:val="0"/>
          <w:sz w:val="24"/>
        </w:rPr>
        <w:t xml:space="preserve"> en el diseño de mapas conceptuales</w:t>
      </w:r>
      <w:r w:rsidR="00276A84">
        <w:rPr>
          <w:b w:val="0"/>
          <w:sz w:val="24"/>
        </w:rPr>
        <w:t>. A</w:t>
      </w:r>
      <w:r w:rsidR="00A5142E">
        <w:rPr>
          <w:b w:val="0"/>
          <w:sz w:val="24"/>
        </w:rPr>
        <w:t xml:space="preserve">demás utiliza </w:t>
      </w:r>
      <w:r w:rsidR="00454582">
        <w:rPr>
          <w:b w:val="0"/>
          <w:sz w:val="24"/>
        </w:rPr>
        <w:t>información sobre la posición de cada pe</w:t>
      </w:r>
      <w:r w:rsidR="00A5142E">
        <w:rPr>
          <w:b w:val="0"/>
          <w:sz w:val="24"/>
        </w:rPr>
        <w:t>rsona y su interacción verbal, con el obj</w:t>
      </w:r>
      <w:r w:rsidR="000E5E4A">
        <w:rPr>
          <w:b w:val="0"/>
          <w:sz w:val="24"/>
        </w:rPr>
        <w:t xml:space="preserve">etivo de ayudar a determinar el aporte </w:t>
      </w:r>
      <w:r w:rsidR="00A5142E">
        <w:rPr>
          <w:b w:val="0"/>
          <w:sz w:val="24"/>
        </w:rPr>
        <w:t xml:space="preserve">de cada individuo </w:t>
      </w:r>
      <w:r w:rsidR="00454582">
        <w:rPr>
          <w:b w:val="0"/>
          <w:sz w:val="24"/>
        </w:rPr>
        <w:t>(ver Figura 1)</w:t>
      </w:r>
      <w:r w:rsidR="007969BC">
        <w:rPr>
          <w:b w:val="0"/>
          <w:sz w:val="24"/>
        </w:rPr>
        <w:t xml:space="preserve"> y mostrar una lista de sugerencias sobre tópicos que cada usuario podría querer utilizar</w:t>
      </w:r>
      <w:r>
        <w:rPr>
          <w:b w:val="0"/>
          <w:sz w:val="24"/>
        </w:rPr>
        <w:t>.</w:t>
      </w:r>
      <w:r w:rsidR="007969BC">
        <w:rPr>
          <w:b w:val="0"/>
          <w:sz w:val="24"/>
        </w:rPr>
        <w:t xml:space="preserve"> Los usuarios </w:t>
      </w:r>
      <w:r w:rsidR="00FB701E">
        <w:rPr>
          <w:b w:val="0"/>
          <w:sz w:val="24"/>
        </w:rPr>
        <w:t>alimentan de</w:t>
      </w:r>
      <w:r w:rsidR="007969BC">
        <w:rPr>
          <w:b w:val="0"/>
          <w:sz w:val="24"/>
        </w:rPr>
        <w:t xml:space="preserve"> información a su </w:t>
      </w:r>
      <w:r w:rsidR="007969BC">
        <w:rPr>
          <w:b w:val="0"/>
          <w:sz w:val="24"/>
        </w:rPr>
        <w:lastRenderedPageBreak/>
        <w:t xml:space="preserve">trabajo colaborativo  </w:t>
      </w:r>
      <w:r w:rsidR="00FB701E">
        <w:rPr>
          <w:b w:val="0"/>
          <w:sz w:val="24"/>
        </w:rPr>
        <w:t>en</w:t>
      </w:r>
      <w:r w:rsidR="007969BC">
        <w:rPr>
          <w:b w:val="0"/>
          <w:sz w:val="24"/>
        </w:rPr>
        <w:t xml:space="preserve"> Collaid</w:t>
      </w:r>
      <w:r w:rsidR="00FB701E">
        <w:rPr>
          <w:b w:val="0"/>
          <w:sz w:val="24"/>
        </w:rPr>
        <w:t>,</w:t>
      </w:r>
      <w:r w:rsidR="007969BC">
        <w:rPr>
          <w:b w:val="0"/>
          <w:sz w:val="24"/>
        </w:rPr>
        <w:t xml:space="preserve"> utilizando sus dedos </w:t>
      </w:r>
      <w:r w:rsidR="00FB701E">
        <w:rPr>
          <w:b w:val="0"/>
          <w:sz w:val="24"/>
        </w:rPr>
        <w:t xml:space="preserve"> para escribir </w:t>
      </w:r>
      <w:r w:rsidR="007969BC">
        <w:rPr>
          <w:b w:val="0"/>
          <w:sz w:val="24"/>
        </w:rPr>
        <w:t>sobre</w:t>
      </w:r>
      <w:r w:rsidR="00FB701E">
        <w:rPr>
          <w:b w:val="0"/>
          <w:sz w:val="24"/>
        </w:rPr>
        <w:t xml:space="preserve"> un teclado virtual</w:t>
      </w:r>
      <w:r w:rsidR="007969BC">
        <w:rPr>
          <w:b w:val="0"/>
          <w:sz w:val="24"/>
        </w:rPr>
        <w:t>.</w:t>
      </w:r>
      <w:r w:rsidR="00FB701E">
        <w:rPr>
          <w:b w:val="0"/>
          <w:sz w:val="24"/>
        </w:rPr>
        <w:t xml:space="preserve"> Esta solución viene integrada con un componente de monitoreo del trabajo colaborativo, que es utilizada por el orquestador del trabajo</w:t>
      </w:r>
      <w:r w:rsidR="00092774">
        <w:rPr>
          <w:b w:val="0"/>
          <w:sz w:val="24"/>
        </w:rPr>
        <w:t xml:space="preserve"> (maestro)</w:t>
      </w:r>
      <w:r w:rsidR="00FB701E">
        <w:rPr>
          <w:b w:val="0"/>
          <w:sz w:val="24"/>
        </w:rPr>
        <w:t xml:space="preserve"> para conocer el estado del desarrollo del trabajo en todo momento.</w:t>
      </w:r>
    </w:p>
    <w:p w14:paraId="238EBDD5" w14:textId="77777777" w:rsidR="00964D29" w:rsidRDefault="00964D29" w:rsidP="00274817">
      <w:pPr>
        <w:pStyle w:val="Subtitulocapitulo"/>
        <w:keepNext/>
        <w:numPr>
          <w:ilvl w:val="0"/>
          <w:numId w:val="0"/>
        </w:numPr>
        <w:ind w:left="1416"/>
        <w:jc w:val="center"/>
      </w:pPr>
      <w:r>
        <w:rPr>
          <w:noProof/>
        </w:rPr>
        <w:drawing>
          <wp:inline distT="0" distB="0" distL="0" distR="0" wp14:anchorId="4DF1D2FD" wp14:editId="51380728">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36155831" w14:textId="77777777" w:rsidR="00964D29" w:rsidRDefault="00964D29" w:rsidP="00274817">
      <w:pPr>
        <w:pStyle w:val="Descripcin"/>
        <w:ind w:left="624"/>
        <w:jc w:val="center"/>
      </w:pPr>
      <w:r>
        <w:t xml:space="preserve">Figura </w:t>
      </w:r>
      <w:r w:rsidR="00074C6E">
        <w:fldChar w:fldCharType="begin"/>
      </w:r>
      <w:r w:rsidR="00074C6E">
        <w:instrText xml:space="preserve"> SEQ Figura \* ARABIC </w:instrText>
      </w:r>
      <w:r w:rsidR="00074C6E">
        <w:fldChar w:fldCharType="separate"/>
      </w:r>
      <w:r>
        <w:rPr>
          <w:noProof/>
        </w:rPr>
        <w:t>1</w:t>
      </w:r>
      <w:r w:rsidR="00074C6E">
        <w:rPr>
          <w:noProof/>
        </w:rPr>
        <w:fldChar w:fldCharType="end"/>
      </w:r>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6BE51209" w14:textId="77777777" w:rsidR="00964D29" w:rsidRPr="00375968" w:rsidRDefault="00964D29" w:rsidP="00274817">
      <w:pPr>
        <w:ind w:left="624"/>
      </w:pPr>
    </w:p>
    <w:p w14:paraId="1F16F6DB" w14:textId="77777777" w:rsidR="00561D33" w:rsidRDefault="00561D33" w:rsidP="00274817">
      <w:pPr>
        <w:pStyle w:val="Subtitulocapitulo"/>
        <w:numPr>
          <w:ilvl w:val="0"/>
          <w:numId w:val="0"/>
        </w:numPr>
        <w:ind w:left="1416"/>
        <w:jc w:val="both"/>
        <w:rPr>
          <w:b w:val="0"/>
          <w:sz w:val="24"/>
        </w:rPr>
      </w:pPr>
    </w:p>
    <w:p w14:paraId="21DF71A9" w14:textId="0426A7FC" w:rsidR="00D44937" w:rsidRDefault="00401387" w:rsidP="00274817">
      <w:pPr>
        <w:pStyle w:val="Subtitulocapitulo"/>
        <w:numPr>
          <w:ilvl w:val="0"/>
          <w:numId w:val="0"/>
        </w:numPr>
        <w:ind w:left="1416"/>
        <w:jc w:val="both"/>
        <w:rPr>
          <w:b w:val="0"/>
          <w:sz w:val="24"/>
        </w:rPr>
      </w:pPr>
      <w:r>
        <w:rPr>
          <w:b w:val="0"/>
          <w:sz w:val="24"/>
        </w:rPr>
        <w:t>A pesar de que existen</w:t>
      </w:r>
      <w:r w:rsidR="006E0202">
        <w:rPr>
          <w:b w:val="0"/>
          <w:sz w:val="24"/>
        </w:rPr>
        <w:t xml:space="preserve"> diversas</w:t>
      </w:r>
      <w:r>
        <w:rPr>
          <w:b w:val="0"/>
          <w:sz w:val="24"/>
        </w:rPr>
        <w:t xml:space="preserve"> soluciones </w:t>
      </w:r>
      <w:r w:rsidR="00CE5F1B">
        <w:rPr>
          <w:b w:val="0"/>
          <w:sz w:val="24"/>
        </w:rPr>
        <w:t xml:space="preserve">propuestas </w:t>
      </w:r>
      <w:r w:rsidR="006E0202">
        <w:rPr>
          <w:b w:val="0"/>
          <w:sz w:val="24"/>
        </w:rPr>
        <w:t xml:space="preserve">cuyo objetivo es asistir </w:t>
      </w:r>
      <w:r>
        <w:rPr>
          <w:b w:val="0"/>
          <w:sz w:val="24"/>
        </w:rPr>
        <w:t>al trabajo colaborativo, algunos problemas deben ser resueltos aún. Cuestiones como restricciones el tamaño de la superficie táctil</w:t>
      </w:r>
      <w:r w:rsidR="00EE790F">
        <w:rPr>
          <w:b w:val="0"/>
          <w:sz w:val="24"/>
        </w:rPr>
        <w:t xml:space="preserve"> que utilizan soluciones anteriores</w:t>
      </w:r>
      <w:r>
        <w:rPr>
          <w:b w:val="0"/>
          <w:sz w:val="24"/>
        </w:rPr>
        <w:t>,</w:t>
      </w:r>
      <w:r w:rsidR="00C41DF2">
        <w:rPr>
          <w:b w:val="0"/>
          <w:sz w:val="24"/>
        </w:rPr>
        <w:t xml:space="preserve"> la trazabilidad de tareas,</w:t>
      </w:r>
      <w:r w:rsidR="0078088F">
        <w:rPr>
          <w:b w:val="0"/>
          <w:sz w:val="24"/>
        </w:rPr>
        <w:t xml:space="preserve"> la capacidad de monitorear el desarrollo de la tarea,</w:t>
      </w:r>
      <w:r>
        <w:rPr>
          <w:b w:val="0"/>
          <w:sz w:val="24"/>
        </w:rPr>
        <w:t xml:space="preserve"> la cantidad de personas que pueden participar, la complejidad de configuración del ambiente</w:t>
      </w:r>
      <w:r w:rsidR="007E59E1">
        <w:rPr>
          <w:b w:val="0"/>
          <w:sz w:val="24"/>
        </w:rPr>
        <w:t xml:space="preserve"> de trabajo</w:t>
      </w:r>
      <w:r w:rsidR="008D4491">
        <w:rPr>
          <w:b w:val="0"/>
          <w:sz w:val="24"/>
        </w:rPr>
        <w:t xml:space="preserve">, </w:t>
      </w:r>
      <w:r>
        <w:rPr>
          <w:b w:val="0"/>
          <w:sz w:val="24"/>
        </w:rPr>
        <w:t xml:space="preserve">el coste de </w:t>
      </w:r>
      <w:r>
        <w:rPr>
          <w:b w:val="0"/>
          <w:sz w:val="24"/>
        </w:rPr>
        <w:lastRenderedPageBreak/>
        <w:t>la implementación,</w:t>
      </w:r>
      <w:r w:rsidR="008D4491">
        <w:rPr>
          <w:b w:val="0"/>
          <w:sz w:val="24"/>
        </w:rPr>
        <w:t xml:space="preserve"> y herramientas que hagan énfasis en el diseño de software, </w:t>
      </w:r>
      <w:r>
        <w:rPr>
          <w:b w:val="0"/>
          <w:sz w:val="24"/>
        </w:rPr>
        <w:t>hacen necesaria investigación en este campo.</w:t>
      </w:r>
      <w:r w:rsidR="00561D33">
        <w:rPr>
          <w:b w:val="0"/>
          <w:sz w:val="24"/>
        </w:rPr>
        <w:t xml:space="preserve"> </w:t>
      </w:r>
    </w:p>
    <w:p w14:paraId="672A8012" w14:textId="77777777" w:rsidR="00561D33" w:rsidRDefault="00561D33" w:rsidP="00C948EC">
      <w:pPr>
        <w:pStyle w:val="Subtitulocapitulo"/>
        <w:numPr>
          <w:ilvl w:val="0"/>
          <w:numId w:val="0"/>
        </w:numPr>
        <w:ind w:left="792"/>
        <w:jc w:val="both"/>
        <w:rPr>
          <w:b w:val="0"/>
          <w:sz w:val="24"/>
        </w:rPr>
      </w:pPr>
    </w:p>
    <w:p w14:paraId="03EBE8C7" w14:textId="77777777" w:rsidR="00916B0C" w:rsidRPr="00C948EC" w:rsidRDefault="00916B0C" w:rsidP="00C948EC">
      <w:pPr>
        <w:pStyle w:val="Subtitulocapitulo"/>
        <w:numPr>
          <w:ilvl w:val="0"/>
          <w:numId w:val="0"/>
        </w:numPr>
        <w:ind w:left="792"/>
        <w:jc w:val="both"/>
        <w:rPr>
          <w:b w:val="0"/>
          <w:sz w:val="24"/>
        </w:rPr>
      </w:pPr>
    </w:p>
    <w:p w14:paraId="1EFD4C88" w14:textId="77777777" w:rsidR="00BC7933" w:rsidRPr="00237F25" w:rsidRDefault="00D44937" w:rsidP="00BC7933">
      <w:pPr>
        <w:pStyle w:val="Subtitulocapitulo"/>
        <w:rPr>
          <w:sz w:val="24"/>
        </w:rPr>
      </w:pPr>
      <w:bookmarkStart w:id="8" w:name="_Toc397264972"/>
      <w:r w:rsidRPr="00D44937">
        <w:t xml:space="preserve">Descripción del </w:t>
      </w:r>
      <w:r w:rsidR="00BC7933">
        <w:t>problema</w:t>
      </w:r>
      <w:bookmarkStart w:id="9" w:name="_Toc397264973"/>
      <w:bookmarkEnd w:id="8"/>
    </w:p>
    <w:p w14:paraId="740F9029" w14:textId="1DDEB77B" w:rsidR="00E27B0D" w:rsidRDefault="00E27B0D" w:rsidP="00DB5FF3">
      <w:pPr>
        <w:pStyle w:val="Subtitulocapitulo"/>
        <w:numPr>
          <w:ilvl w:val="0"/>
          <w:numId w:val="0"/>
        </w:numPr>
        <w:ind w:left="792"/>
        <w:rPr>
          <w:b w:val="0"/>
          <w:sz w:val="24"/>
          <w:szCs w:val="24"/>
        </w:rPr>
      </w:pPr>
    </w:p>
    <w:p w14:paraId="56B0C533" w14:textId="2F75FA37" w:rsidR="006D4CE4" w:rsidRDefault="006D4CE4" w:rsidP="00092774">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sidR="00B25D34">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del w:id="10" w:author="Roger Granda" w:date="2015-03-02T17:14:00Z">
        <w:r w:rsidRPr="006D4CE4" w:rsidDel="00B0214C">
          <w:rPr>
            <w:b w:val="0"/>
            <w:sz w:val="24"/>
          </w:rPr>
          <w:delText>docentes</w:delText>
        </w:r>
      </w:del>
      <w:ins w:id="11" w:author="Roger Granda" w:date="2015-03-02T17:14:00Z">
        <w:r w:rsidR="00B0214C">
          <w:rPr>
            <w:b w:val="0"/>
            <w:sz w:val="24"/>
          </w:rPr>
          <w:t>profesores</w:t>
        </w:r>
      </w:ins>
      <w:r w:rsidRPr="006D4CE4">
        <w:rPr>
          <w:b w:val="0"/>
          <w:sz w:val="24"/>
        </w:rPr>
        <w:t>. Por un lado, los estudiantes elaboran generalmente diagramas sobre papel de manera colaborativa. Por otro lado, los profesores son los encargados de la r</w:t>
      </w:r>
      <w:r w:rsidR="00964D29">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sidR="00223889">
        <w:rPr>
          <w:b w:val="0"/>
          <w:sz w:val="24"/>
        </w:rPr>
        <w:t>s</w:t>
      </w:r>
      <w:r w:rsidRPr="006D4CE4">
        <w:rPr>
          <w:b w:val="0"/>
          <w:sz w:val="24"/>
        </w:rPr>
        <w:t xml:space="preserve"> perspectiva</w:t>
      </w:r>
      <w:r w:rsidR="00223889">
        <w:rPr>
          <w:b w:val="0"/>
          <w:sz w:val="24"/>
        </w:rPr>
        <w:t>s</w:t>
      </w:r>
      <w:r w:rsidRPr="006D4CE4">
        <w:rPr>
          <w:b w:val="0"/>
          <w:sz w:val="24"/>
        </w:rPr>
        <w:t xml:space="preserve"> de estos actores. </w:t>
      </w:r>
    </w:p>
    <w:p w14:paraId="0C78F86C" w14:textId="77777777" w:rsidR="006D4CE4" w:rsidRDefault="006D4CE4" w:rsidP="00092774">
      <w:pPr>
        <w:pStyle w:val="Subtitulocapitulo"/>
        <w:numPr>
          <w:ilvl w:val="0"/>
          <w:numId w:val="0"/>
        </w:numPr>
        <w:ind w:left="1416"/>
        <w:jc w:val="both"/>
        <w:rPr>
          <w:b w:val="0"/>
          <w:sz w:val="24"/>
        </w:rPr>
      </w:pPr>
    </w:p>
    <w:p w14:paraId="60C35340" w14:textId="536052C0" w:rsidR="006D4CE4" w:rsidRDefault="006D4CE4" w:rsidP="00092774">
      <w:pPr>
        <w:pStyle w:val="Subtitulocapitulo"/>
        <w:numPr>
          <w:ilvl w:val="0"/>
          <w:numId w:val="0"/>
        </w:numPr>
        <w:ind w:left="1416"/>
        <w:jc w:val="both"/>
        <w:rPr>
          <w:b w:val="0"/>
          <w:sz w:val="24"/>
        </w:rPr>
      </w:pPr>
      <w:r w:rsidRPr="006D4CE4">
        <w:rPr>
          <w:b w:val="0"/>
          <w:sz w:val="24"/>
        </w:rPr>
        <w:t xml:space="preserve">Desde el punto de vista del </w:t>
      </w:r>
      <w:del w:id="12" w:author="Roger Granda" w:date="2015-03-02T17:15:00Z">
        <w:r w:rsidRPr="006D4CE4" w:rsidDel="00B0214C">
          <w:rPr>
            <w:b w:val="0"/>
            <w:sz w:val="24"/>
          </w:rPr>
          <w:delText>docente</w:delText>
        </w:r>
      </w:del>
      <w:ins w:id="13" w:author="Roger Granda" w:date="2015-03-02T17:15:00Z">
        <w:r w:rsidR="00B0214C">
          <w:rPr>
            <w:b w:val="0"/>
            <w:sz w:val="24"/>
          </w:rPr>
          <w:t>profesor</w:t>
        </w:r>
      </w:ins>
      <w:r w:rsidRPr="006D4CE4">
        <w:rPr>
          <w:b w:val="0"/>
          <w:sz w:val="24"/>
        </w:rPr>
        <w:t xml:space="preserve">, se ha evidenciado la dificultad que supone medir objetivamente la participación efectiva de cada uno los miembros de un grupo y la calidad de </w:t>
      </w:r>
      <w:r w:rsidRPr="006D4CE4">
        <w:rPr>
          <w:b w:val="0"/>
          <w:sz w:val="24"/>
        </w:rPr>
        <w:lastRenderedPageBreak/>
        <w:t>su aportación</w:t>
      </w:r>
      <w:r w:rsidR="000610CD">
        <w:rPr>
          <w:b w:val="0"/>
          <w:sz w:val="24"/>
        </w:rPr>
        <w:t xml:space="preserve"> para asignar una calificación</w:t>
      </w:r>
      <w:r w:rsidR="00223889">
        <w:rPr>
          <w:b w:val="0"/>
          <w:sz w:val="24"/>
        </w:rPr>
        <w:t xml:space="preserve"> </w:t>
      </w:r>
      <w:r w:rsidR="00B3548F">
        <w:rPr>
          <w:b w:val="0"/>
          <w:sz w:val="24"/>
        </w:rPr>
        <w:fldChar w:fldCharType="begin" w:fldLock="1"/>
      </w:r>
      <w:r w:rsidR="00D51B0A">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sidR="00B3548F">
        <w:rPr>
          <w:b w:val="0"/>
          <w:sz w:val="24"/>
        </w:rPr>
        <w:fldChar w:fldCharType="separate"/>
      </w:r>
      <w:r w:rsidR="00CE5F1B" w:rsidRPr="00CE5F1B">
        <w:rPr>
          <w:b w:val="0"/>
          <w:noProof/>
          <w:sz w:val="24"/>
        </w:rPr>
        <w:t>[10]</w:t>
      </w:r>
      <w:r w:rsidR="00B3548F">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485A991D" w14:textId="77777777" w:rsidR="006D4CE4" w:rsidRDefault="006D4CE4" w:rsidP="00092774">
      <w:pPr>
        <w:pStyle w:val="Subtitulocapitulo"/>
        <w:numPr>
          <w:ilvl w:val="0"/>
          <w:numId w:val="0"/>
        </w:numPr>
        <w:ind w:left="1416"/>
        <w:jc w:val="both"/>
        <w:rPr>
          <w:b w:val="0"/>
          <w:sz w:val="24"/>
        </w:rPr>
      </w:pPr>
    </w:p>
    <w:p w14:paraId="17DF0A99" w14:textId="393DB6A3" w:rsidR="006D4CE4" w:rsidRDefault="006D4CE4" w:rsidP="00092774">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sidR="00F36B2F">
        <w:rPr>
          <w:b w:val="0"/>
          <w:sz w:val="24"/>
        </w:rPr>
        <w:t>-</w:t>
      </w:r>
      <w:r w:rsidRPr="006D4CE4">
        <w:rPr>
          <w:b w:val="0"/>
          <w:sz w:val="24"/>
        </w:rPr>
        <w:t xml:space="preserve">grupales y la percepción de una injusta calificación para quienes no participan de forma activa en la elaboración del trabajo en grupo. </w:t>
      </w:r>
    </w:p>
    <w:p w14:paraId="21197498" w14:textId="77777777" w:rsidR="006D4CE4" w:rsidRDefault="006D4CE4" w:rsidP="00092774">
      <w:pPr>
        <w:pStyle w:val="Subtitulocapitulo"/>
        <w:numPr>
          <w:ilvl w:val="0"/>
          <w:numId w:val="0"/>
        </w:numPr>
        <w:ind w:left="1416"/>
        <w:jc w:val="both"/>
        <w:rPr>
          <w:b w:val="0"/>
          <w:sz w:val="24"/>
        </w:rPr>
      </w:pPr>
    </w:p>
    <w:p w14:paraId="257E2326" w14:textId="3B60B990" w:rsidR="00676124" w:rsidRDefault="006D4CE4" w:rsidP="00092774">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sidR="00B73980">
        <w:rPr>
          <w:b w:val="0"/>
          <w:sz w:val="24"/>
        </w:rPr>
        <w:fldChar w:fldCharType="begin" w:fldLock="1"/>
      </w:r>
      <w:r w:rsidR="00D51B0A">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B73980">
        <w:rPr>
          <w:b w:val="0"/>
          <w:sz w:val="24"/>
        </w:rPr>
        <w:fldChar w:fldCharType="separate"/>
      </w:r>
      <w:r w:rsidR="00CE5F1B" w:rsidRPr="00CE5F1B">
        <w:rPr>
          <w:b w:val="0"/>
          <w:noProof/>
          <w:sz w:val="24"/>
        </w:rPr>
        <w:t>[11]</w:t>
      </w:r>
      <w:r w:rsidR="00B73980">
        <w:rPr>
          <w:b w:val="0"/>
          <w:sz w:val="24"/>
        </w:rPr>
        <w:fldChar w:fldCharType="end"/>
      </w:r>
      <w:r w:rsidRPr="006D4CE4">
        <w:rPr>
          <w:b w:val="0"/>
          <w:sz w:val="24"/>
        </w:rPr>
        <w:t>.</w:t>
      </w:r>
      <w:r w:rsidR="00181584">
        <w:rPr>
          <w:b w:val="0"/>
          <w:sz w:val="24"/>
        </w:rPr>
        <w:t xml:space="preserve"> En particular, las superficies colaborativas </w:t>
      </w:r>
      <w:r w:rsidR="00181584" w:rsidRPr="00181584">
        <w:rPr>
          <w:b w:val="0"/>
          <w:sz w:val="24"/>
        </w:rPr>
        <w:t>proporcionan una nueva manera de apoyar tareas de colaboración porque permiten interacciones cara a cara entre los individuos y</w:t>
      </w:r>
      <w:r w:rsidR="00181584">
        <w:rPr>
          <w:b w:val="0"/>
          <w:sz w:val="24"/>
        </w:rPr>
        <w:t>,</w:t>
      </w:r>
      <w:r w:rsidR="00181584" w:rsidRPr="00181584">
        <w:rPr>
          <w:b w:val="0"/>
          <w:sz w:val="24"/>
        </w:rPr>
        <w:t xml:space="preserve"> al mismo tiempo, </w:t>
      </w:r>
      <w:r w:rsidR="00181584">
        <w:rPr>
          <w:b w:val="0"/>
          <w:sz w:val="24"/>
        </w:rPr>
        <w:t>presentar</w:t>
      </w:r>
      <w:r w:rsidR="00181584" w:rsidRPr="00181584">
        <w:rPr>
          <w:b w:val="0"/>
          <w:sz w:val="24"/>
        </w:rPr>
        <w:t xml:space="preserve"> información </w:t>
      </w:r>
      <w:ins w:id="14" w:author="Roger Granda" w:date="2015-03-02T19:49:00Z">
        <w:r w:rsidR="00A9770B">
          <w:rPr>
            <w:b w:val="0"/>
            <w:sz w:val="24"/>
          </w:rPr>
          <w:t xml:space="preserve">compartida </w:t>
        </w:r>
      </w:ins>
      <w:r w:rsidR="00181584" w:rsidRPr="00181584">
        <w:rPr>
          <w:b w:val="0"/>
          <w:sz w:val="24"/>
        </w:rPr>
        <w:t xml:space="preserve">través de un </w:t>
      </w:r>
      <w:del w:id="15" w:author="Roger Granda" w:date="2015-03-02T19:49:00Z">
        <w:r w:rsidR="00181584" w:rsidRPr="00181584" w:rsidDel="00A9770B">
          <w:rPr>
            <w:b w:val="0"/>
            <w:sz w:val="24"/>
          </w:rPr>
          <w:delText xml:space="preserve">compartido </w:delText>
        </w:r>
      </w:del>
      <w:r w:rsidR="00181584" w:rsidRPr="00181584">
        <w:rPr>
          <w:b w:val="0"/>
          <w:sz w:val="24"/>
        </w:rPr>
        <w:t>dispositivo</w:t>
      </w:r>
      <w:r w:rsidR="00181584">
        <w:rPr>
          <w:b w:val="0"/>
          <w:sz w:val="24"/>
        </w:rPr>
        <w:t xml:space="preserve"> a las personas </w:t>
      </w:r>
      <w:r w:rsidR="00181584">
        <w:rPr>
          <w:b w:val="0"/>
          <w:sz w:val="24"/>
        </w:rPr>
        <w:lastRenderedPageBreak/>
        <w:t xml:space="preserve">que realizan trabajos colaborativos </w:t>
      </w:r>
      <w:r w:rsidR="00181584">
        <w:rPr>
          <w:b w:val="0"/>
          <w:sz w:val="24"/>
        </w:rPr>
        <w:fldChar w:fldCharType="begin" w:fldLock="1"/>
      </w:r>
      <w:r w:rsidR="00D51B0A">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sidR="00181584">
        <w:rPr>
          <w:b w:val="0"/>
          <w:sz w:val="24"/>
        </w:rPr>
        <w:fldChar w:fldCharType="separate"/>
      </w:r>
      <w:r w:rsidR="00CE5F1B" w:rsidRPr="00CE5F1B">
        <w:rPr>
          <w:b w:val="0"/>
          <w:noProof/>
          <w:sz w:val="24"/>
        </w:rPr>
        <w:t>[12]</w:t>
      </w:r>
      <w:r w:rsidR="00181584">
        <w:rPr>
          <w:b w:val="0"/>
          <w:sz w:val="24"/>
        </w:rPr>
        <w:fldChar w:fldCharType="end"/>
      </w:r>
      <w:r w:rsidR="00181584">
        <w:rPr>
          <w:b w:val="0"/>
          <w:sz w:val="24"/>
        </w:rPr>
        <w:t>.</w:t>
      </w:r>
      <w:r w:rsidRPr="006D4CE4">
        <w:rPr>
          <w:b w:val="0"/>
          <w:sz w:val="24"/>
        </w:rPr>
        <w:t xml:space="preserve"> En nuestro medio, estas superficies no son ubicuas debido al costo asociado en hardware</w:t>
      </w:r>
      <w:r w:rsidR="001D57E7">
        <w:rPr>
          <w:b w:val="0"/>
          <w:sz w:val="24"/>
        </w:rPr>
        <w:t xml:space="preserve"> </w:t>
      </w:r>
      <w:r w:rsidRPr="006D4CE4">
        <w:rPr>
          <w:b w:val="0"/>
          <w:sz w:val="24"/>
        </w:rPr>
        <w:t xml:space="preserve"> y en la implementación de software.</w:t>
      </w:r>
      <w:r w:rsidR="005F55DA">
        <w:rPr>
          <w:b w:val="0"/>
          <w:sz w:val="24"/>
        </w:rPr>
        <w:t xml:space="preserve"> Por </w:t>
      </w:r>
      <w:r w:rsidR="00F04776">
        <w:rPr>
          <w:b w:val="0"/>
          <w:sz w:val="24"/>
        </w:rPr>
        <w:t xml:space="preserve">mencionar algunos </w:t>
      </w:r>
      <w:r w:rsidR="005F55DA">
        <w:rPr>
          <w:b w:val="0"/>
          <w:sz w:val="24"/>
        </w:rPr>
        <w:t>ejemplo</w:t>
      </w:r>
      <w:r w:rsidR="00F04776">
        <w:rPr>
          <w:b w:val="0"/>
          <w:sz w:val="24"/>
        </w:rPr>
        <w:t>s</w:t>
      </w:r>
      <w:r w:rsidR="005F55DA">
        <w:rPr>
          <w:b w:val="0"/>
          <w:sz w:val="24"/>
        </w:rPr>
        <w:t xml:space="preserve">, </w:t>
      </w:r>
      <w:r w:rsidR="00603E59">
        <w:rPr>
          <w:b w:val="0"/>
          <w:sz w:val="24"/>
        </w:rPr>
        <w:t xml:space="preserve">como </w:t>
      </w:r>
      <w:r w:rsidR="005F55DA">
        <w:rPr>
          <w:b w:val="0"/>
          <w:sz w:val="24"/>
        </w:rPr>
        <w:t xml:space="preserve">la solución </w:t>
      </w:r>
      <w:r w:rsidR="000C3DBE">
        <w:rPr>
          <w:b w:val="0"/>
          <w:sz w:val="24"/>
        </w:rPr>
        <w:t xml:space="preserve">multitáctil </w:t>
      </w:r>
      <w:r w:rsidR="00510D9C">
        <w:rPr>
          <w:b w:val="0"/>
          <w:sz w:val="24"/>
        </w:rPr>
        <w:t xml:space="preserve">con tecnología capacitiva </w:t>
      </w:r>
      <w:r w:rsidR="005F55DA">
        <w:rPr>
          <w:b w:val="0"/>
          <w:sz w:val="24"/>
        </w:rPr>
        <w:t>Ideum Coffee Table, cuyo precio oscila alrededor de los $10.000</w:t>
      </w:r>
      <w:r w:rsidR="005F55DA">
        <w:rPr>
          <w:b w:val="0"/>
          <w:sz w:val="24"/>
        </w:rPr>
        <w:fldChar w:fldCharType="begin" w:fldLock="1"/>
      </w:r>
      <w:r w:rsidR="00D51B0A">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5F55DA">
        <w:rPr>
          <w:b w:val="0"/>
          <w:sz w:val="24"/>
        </w:rPr>
        <w:fldChar w:fldCharType="separate"/>
      </w:r>
      <w:r w:rsidR="00CE5F1B" w:rsidRPr="00CE5F1B">
        <w:rPr>
          <w:b w:val="0"/>
          <w:noProof/>
          <w:sz w:val="24"/>
        </w:rPr>
        <w:t>[13]</w:t>
      </w:r>
      <w:r w:rsidR="005F55DA">
        <w:rPr>
          <w:b w:val="0"/>
          <w:sz w:val="24"/>
        </w:rPr>
        <w:fldChar w:fldCharType="end"/>
      </w:r>
      <w:r w:rsidR="005F55DA">
        <w:rPr>
          <w:b w:val="0"/>
          <w:sz w:val="24"/>
        </w:rPr>
        <w:t xml:space="preserve">, o la solución de Microsoft </w:t>
      </w:r>
      <w:r w:rsidR="008252E4">
        <w:rPr>
          <w:b w:val="0"/>
          <w:sz w:val="24"/>
        </w:rPr>
        <w:t>Surface SUR40</w:t>
      </w:r>
      <w:r w:rsidR="005F55DA">
        <w:rPr>
          <w:b w:val="0"/>
          <w:sz w:val="24"/>
        </w:rPr>
        <w:t xml:space="preserve"> cuyo precio sugerido en pre-venta es de $9.000</w:t>
      </w:r>
      <w:r w:rsidR="005F55DA">
        <w:rPr>
          <w:b w:val="0"/>
          <w:sz w:val="24"/>
        </w:rPr>
        <w:fldChar w:fldCharType="begin" w:fldLock="1"/>
      </w:r>
      <w:r w:rsidR="00D51B0A">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sidR="005F55DA">
        <w:rPr>
          <w:b w:val="0"/>
          <w:sz w:val="24"/>
        </w:rPr>
        <w:fldChar w:fldCharType="separate"/>
      </w:r>
      <w:r w:rsidR="00CE5F1B" w:rsidRPr="00CE5F1B">
        <w:rPr>
          <w:b w:val="0"/>
          <w:noProof/>
          <w:sz w:val="24"/>
        </w:rPr>
        <w:t>[14]</w:t>
      </w:r>
      <w:r w:rsidR="005F55DA">
        <w:rPr>
          <w:b w:val="0"/>
          <w:sz w:val="24"/>
        </w:rPr>
        <w:fldChar w:fldCharType="end"/>
      </w:r>
      <w:r w:rsidR="008252E4">
        <w:rPr>
          <w:b w:val="0"/>
          <w:sz w:val="24"/>
        </w:rPr>
        <w:t xml:space="preserve"> a junio de 2014</w:t>
      </w:r>
      <w:r w:rsidR="00243632">
        <w:rPr>
          <w:b w:val="0"/>
          <w:sz w:val="24"/>
        </w:rPr>
        <w:t xml:space="preserve"> son soluciones altamente costosas</w:t>
      </w:r>
      <w:r w:rsidR="005F55DA">
        <w:rPr>
          <w:b w:val="0"/>
          <w:sz w:val="24"/>
        </w:rPr>
        <w:t>.</w:t>
      </w:r>
      <w:r w:rsidR="000C3DBE">
        <w:rPr>
          <w:b w:val="0"/>
          <w:sz w:val="24"/>
        </w:rPr>
        <w:t xml:space="preserve"> Existen soluciones multitáctiles basadas en tecnología IR  con un coste menor. Por ejemplo</w:t>
      </w:r>
      <w:r w:rsidR="007E2502">
        <w:rPr>
          <w:b w:val="0"/>
          <w:sz w:val="24"/>
        </w:rPr>
        <w:t>,</w:t>
      </w:r>
      <w:r w:rsidR="000C3DBE">
        <w:rPr>
          <w:b w:val="0"/>
          <w:sz w:val="24"/>
        </w:rPr>
        <w:t xml:space="preserve"> UBI cuyo costo</w:t>
      </w:r>
      <w:r w:rsidRPr="006D4CE4">
        <w:rPr>
          <w:b w:val="0"/>
          <w:sz w:val="24"/>
        </w:rPr>
        <w:t xml:space="preserve"> </w:t>
      </w:r>
      <w:r w:rsidR="000C3DBE">
        <w:rPr>
          <w:b w:val="0"/>
          <w:sz w:val="24"/>
        </w:rPr>
        <w:t>es de $1500</w:t>
      </w:r>
      <w:r w:rsidR="0078088F">
        <w:rPr>
          <w:b w:val="0"/>
          <w:sz w:val="24"/>
        </w:rPr>
        <w:t xml:space="preserve"> </w:t>
      </w:r>
      <w:r w:rsidR="000C3DBE">
        <w:rPr>
          <w:b w:val="0"/>
          <w:sz w:val="24"/>
        </w:rPr>
        <w:fldChar w:fldCharType="begin" w:fldLock="1"/>
      </w:r>
      <w:r w:rsidR="00D51B0A">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sidR="000C3DBE">
        <w:rPr>
          <w:b w:val="0"/>
          <w:sz w:val="24"/>
        </w:rPr>
        <w:fldChar w:fldCharType="separate"/>
      </w:r>
      <w:r w:rsidR="00CE5F1B" w:rsidRPr="00CE5F1B">
        <w:rPr>
          <w:b w:val="0"/>
          <w:noProof/>
          <w:sz w:val="24"/>
        </w:rPr>
        <w:t>[15]</w:t>
      </w:r>
      <w:r w:rsidR="000C3DBE">
        <w:rPr>
          <w:b w:val="0"/>
          <w:sz w:val="24"/>
        </w:rPr>
        <w:fldChar w:fldCharType="end"/>
      </w:r>
      <w:r w:rsidR="000C3DBE">
        <w:rPr>
          <w:b w:val="0"/>
          <w:sz w:val="24"/>
        </w:rPr>
        <w:t xml:space="preserve">, posee limitaciones </w:t>
      </w:r>
      <w:r w:rsidR="00603E59">
        <w:rPr>
          <w:b w:val="0"/>
          <w:sz w:val="24"/>
        </w:rPr>
        <w:t>cuando se requiere realizar acciones finas con la superficie, por ejemplo</w:t>
      </w:r>
      <w:r w:rsidR="000610CD">
        <w:rPr>
          <w:b w:val="0"/>
          <w:sz w:val="24"/>
        </w:rPr>
        <w:t>:</w:t>
      </w:r>
      <w:r w:rsidR="00603E59">
        <w:rPr>
          <w:b w:val="0"/>
          <w:sz w:val="24"/>
        </w:rPr>
        <w:t xml:space="preserve"> dibujar</w:t>
      </w:r>
      <w:r w:rsidR="00F04776">
        <w:rPr>
          <w:b w:val="0"/>
          <w:sz w:val="24"/>
        </w:rPr>
        <w:t>.</w:t>
      </w:r>
      <w:r w:rsidR="000C3DBE">
        <w:rPr>
          <w:b w:val="0"/>
          <w:sz w:val="24"/>
        </w:rPr>
        <w:t xml:space="preserve"> </w:t>
      </w:r>
      <w:r w:rsidR="00F04776">
        <w:rPr>
          <w:b w:val="0"/>
          <w:sz w:val="24"/>
        </w:rPr>
        <w:t>A</w:t>
      </w:r>
      <w:r w:rsidR="000C3DBE">
        <w:rPr>
          <w:b w:val="0"/>
          <w:sz w:val="24"/>
        </w:rPr>
        <w:t>demás</w:t>
      </w:r>
      <w:r w:rsidR="00F04776">
        <w:rPr>
          <w:b w:val="0"/>
          <w:sz w:val="24"/>
        </w:rPr>
        <w:t xml:space="preserve">, ninguna de estas soluciones es capaz de identificar </w:t>
      </w:r>
      <w:r w:rsidR="000C3DBE">
        <w:rPr>
          <w:b w:val="0"/>
          <w:sz w:val="24"/>
        </w:rPr>
        <w:t xml:space="preserve">las acciones asociadas a cada usuario en particular. </w:t>
      </w:r>
      <w:r w:rsidRPr="006D4CE4">
        <w:rPr>
          <w:b w:val="0"/>
          <w:sz w:val="24"/>
        </w:rPr>
        <w:t xml:space="preserve">Es por ello </w:t>
      </w:r>
      <w:r w:rsidR="00603E59">
        <w:rPr>
          <w:b w:val="0"/>
          <w:sz w:val="24"/>
        </w:rPr>
        <w:t>que se afirma que</w:t>
      </w:r>
      <w:r w:rsidRPr="006D4CE4">
        <w:rPr>
          <w:b w:val="0"/>
          <w:sz w:val="24"/>
        </w:rPr>
        <w:t xml:space="preserve"> aún no se ha explotado todo su potencial, por lo que es necesario realizar propuestas que consideren este tipo de herramientas a un costo más cercano al contexto educativo y ecuatoriano.</w:t>
      </w:r>
      <w:r w:rsidR="00676124">
        <w:rPr>
          <w:b w:val="0"/>
          <w:sz w:val="24"/>
        </w:rPr>
        <w:t xml:space="preserve"> </w:t>
      </w:r>
    </w:p>
    <w:p w14:paraId="58C74646" w14:textId="77777777" w:rsidR="00676124" w:rsidRDefault="00676124" w:rsidP="00092774">
      <w:pPr>
        <w:pStyle w:val="Subtitulocapitulo"/>
        <w:numPr>
          <w:ilvl w:val="0"/>
          <w:numId w:val="0"/>
        </w:numPr>
        <w:ind w:left="1416"/>
        <w:jc w:val="both"/>
        <w:rPr>
          <w:b w:val="0"/>
          <w:sz w:val="24"/>
        </w:rPr>
      </w:pPr>
    </w:p>
    <w:p w14:paraId="018D79D0" w14:textId="5B81BC58" w:rsidR="002822CE" w:rsidRPr="006D4CE4" w:rsidRDefault="005F5F2C" w:rsidP="00092774">
      <w:pPr>
        <w:pStyle w:val="Subtitulocapitulo"/>
        <w:numPr>
          <w:ilvl w:val="0"/>
          <w:numId w:val="0"/>
        </w:numPr>
        <w:ind w:left="1416"/>
        <w:jc w:val="both"/>
        <w:rPr>
          <w:b w:val="0"/>
          <w:sz w:val="24"/>
        </w:rPr>
      </w:pPr>
      <w:r>
        <w:rPr>
          <w:b w:val="0"/>
          <w:sz w:val="24"/>
        </w:rPr>
        <w:t>Este</w:t>
      </w:r>
      <w:r w:rsidR="001726C4">
        <w:rPr>
          <w:b w:val="0"/>
          <w:sz w:val="24"/>
        </w:rPr>
        <w:t xml:space="preserve"> trabajo</w:t>
      </w:r>
      <w:r w:rsidR="00676124" w:rsidRPr="00676124">
        <w:rPr>
          <w:b w:val="0"/>
          <w:sz w:val="24"/>
        </w:rPr>
        <w:t xml:space="preserve"> </w:t>
      </w:r>
      <w:r w:rsidR="001726C4">
        <w:rPr>
          <w:b w:val="0"/>
          <w:sz w:val="24"/>
        </w:rPr>
        <w:t xml:space="preserve">de investigación </w:t>
      </w:r>
      <w:r w:rsidR="001726C4" w:rsidRPr="00676124">
        <w:rPr>
          <w:b w:val="0"/>
          <w:sz w:val="24"/>
        </w:rPr>
        <w:t xml:space="preserve">hará </w:t>
      </w:r>
      <w:r w:rsidR="00676124" w:rsidRPr="00676124">
        <w:rPr>
          <w:b w:val="0"/>
          <w:sz w:val="24"/>
        </w:rPr>
        <w:t xml:space="preserve">énfasis  en intentar representar de forma efectiva el aporte o participación </w:t>
      </w:r>
      <w:r w:rsidR="00676124">
        <w:rPr>
          <w:b w:val="0"/>
          <w:sz w:val="24"/>
        </w:rPr>
        <w:t xml:space="preserve">real </w:t>
      </w:r>
      <w:r w:rsidR="00D647E2">
        <w:rPr>
          <w:b w:val="0"/>
          <w:sz w:val="24"/>
        </w:rPr>
        <w:t xml:space="preserve">de cada  miembro de grupo </w:t>
      </w:r>
      <w:r w:rsidR="001726C4">
        <w:rPr>
          <w:b w:val="0"/>
          <w:sz w:val="24"/>
        </w:rPr>
        <w:t>en la elaboración de un trabajo colaborativo de modelado de datos</w:t>
      </w:r>
      <w:ins w:id="16" w:author="Roger Granda" w:date="2015-03-02T18:32:00Z">
        <w:r w:rsidR="00833531">
          <w:rPr>
            <w:b w:val="0"/>
            <w:sz w:val="24"/>
          </w:rPr>
          <w:t xml:space="preserve"> utilizando una solución que considere </w:t>
        </w:r>
        <w:r w:rsidR="00833531">
          <w:rPr>
            <w:b w:val="0"/>
            <w:sz w:val="24"/>
          </w:rPr>
          <w:lastRenderedPageBreak/>
          <w:t>superficies colaborativas</w:t>
        </w:r>
      </w:ins>
      <w:r w:rsidR="001726C4">
        <w:rPr>
          <w:b w:val="0"/>
          <w:sz w:val="24"/>
        </w:rPr>
        <w:t>.</w:t>
      </w:r>
      <w:r w:rsidR="009668BB">
        <w:rPr>
          <w:b w:val="0"/>
          <w:sz w:val="24"/>
        </w:rPr>
        <w:t xml:space="preserve"> </w:t>
      </w:r>
      <w:r>
        <w:rPr>
          <w:b w:val="0"/>
          <w:sz w:val="24"/>
        </w:rPr>
        <w:t xml:space="preserve">Para luego conducir un experimento con la utilización de </w:t>
      </w:r>
      <w:ins w:id="17" w:author="Roger Granda" w:date="2015-03-02T19:51:00Z">
        <w:r w:rsidR="00A9770B">
          <w:rPr>
            <w:b w:val="0"/>
            <w:sz w:val="24"/>
          </w:rPr>
          <w:t xml:space="preserve">esta </w:t>
        </w:r>
      </w:ins>
      <w:del w:id="18" w:author="Roger Granda" w:date="2015-03-02T19:51:00Z">
        <w:r w:rsidDel="00A9770B">
          <w:rPr>
            <w:b w:val="0"/>
            <w:sz w:val="24"/>
          </w:rPr>
          <w:delText xml:space="preserve">la </w:delText>
        </w:r>
      </w:del>
      <w:r>
        <w:rPr>
          <w:b w:val="0"/>
          <w:sz w:val="24"/>
        </w:rPr>
        <w:t xml:space="preserve">herramienta, en la cual los alumnos estarán constantemente monitoreados por un profesor.  Esto </w:t>
      </w:r>
      <w:ins w:id="19" w:author="Roger Granda" w:date="2015-03-02T18:34:00Z">
        <w:r w:rsidR="00343812">
          <w:rPr>
            <w:b w:val="0"/>
            <w:sz w:val="24"/>
          </w:rPr>
          <w:t xml:space="preserve"> se realizará </w:t>
        </w:r>
      </w:ins>
      <w:r w:rsidR="009668BB">
        <w:rPr>
          <w:b w:val="0"/>
          <w:sz w:val="24"/>
        </w:rPr>
        <w:t xml:space="preserve">con el objetivo de conocer </w:t>
      </w:r>
      <w:r>
        <w:rPr>
          <w:b w:val="0"/>
          <w:sz w:val="24"/>
        </w:rPr>
        <w:t>cuál es el efecto</w:t>
      </w:r>
      <w:ins w:id="20" w:author="Roger Granda" w:date="2015-03-02T19:52:00Z">
        <w:r w:rsidR="00A9770B">
          <w:rPr>
            <w:b w:val="0"/>
            <w:sz w:val="24"/>
          </w:rPr>
          <w:t xml:space="preserve"> de </w:t>
        </w:r>
        <w:r w:rsidR="00A9770B">
          <w:rPr>
            <w:b w:val="0"/>
            <w:sz w:val="24"/>
          </w:rPr>
          <w:t>utilizar este tipo de herramientas digitales</w:t>
        </w:r>
      </w:ins>
      <w:r w:rsidR="00B0214C">
        <w:rPr>
          <w:b w:val="0"/>
          <w:sz w:val="24"/>
        </w:rPr>
        <w:t xml:space="preserve"> </w:t>
      </w:r>
      <w:r w:rsidR="00F753B8">
        <w:rPr>
          <w:b w:val="0"/>
          <w:sz w:val="24"/>
        </w:rPr>
        <w:t>en la percepción de los profesores</w:t>
      </w:r>
      <w:r w:rsidR="00B0214C">
        <w:rPr>
          <w:b w:val="0"/>
          <w:sz w:val="24"/>
        </w:rPr>
        <w:t xml:space="preserve"> </w:t>
      </w:r>
      <w:del w:id="21" w:author="Roger Granda" w:date="2015-03-02T19:52:00Z">
        <w:r w:rsidR="00B0214C" w:rsidDel="00A9770B">
          <w:rPr>
            <w:b w:val="0"/>
            <w:sz w:val="24"/>
          </w:rPr>
          <w:delText xml:space="preserve">al </w:delText>
        </w:r>
        <w:r w:rsidDel="00A9770B">
          <w:rPr>
            <w:b w:val="0"/>
            <w:sz w:val="24"/>
          </w:rPr>
          <w:delText>utilizar este tipo de herramientas digitales</w:delText>
        </w:r>
        <w:r w:rsidR="0020406C" w:rsidDel="00A9770B">
          <w:rPr>
            <w:b w:val="0"/>
            <w:sz w:val="24"/>
          </w:rPr>
          <w:delText xml:space="preserve"> </w:delText>
        </w:r>
        <w:r w:rsidR="00D45885" w:rsidDel="00A9770B">
          <w:rPr>
            <w:b w:val="0"/>
            <w:sz w:val="24"/>
          </w:rPr>
          <w:delText xml:space="preserve">en </w:delText>
        </w:r>
      </w:del>
      <w:ins w:id="22" w:author="Roger Granda" w:date="2015-03-02T19:52:00Z">
        <w:r w:rsidR="00A9770B">
          <w:rPr>
            <w:b w:val="0"/>
            <w:sz w:val="24"/>
          </w:rPr>
          <w:t xml:space="preserve">acerca de </w:t>
        </w:r>
      </w:ins>
      <w:r w:rsidR="00D45885">
        <w:rPr>
          <w:b w:val="0"/>
          <w:sz w:val="24"/>
        </w:rPr>
        <w:t>l</w:t>
      </w:r>
      <w:r w:rsidR="0020406C">
        <w:rPr>
          <w:b w:val="0"/>
          <w:sz w:val="24"/>
        </w:rPr>
        <w:t xml:space="preserve">a facilidad </w:t>
      </w:r>
      <w:r w:rsidR="00F753B8">
        <w:rPr>
          <w:b w:val="0"/>
          <w:sz w:val="24"/>
        </w:rPr>
        <w:t xml:space="preserve">de </w:t>
      </w:r>
      <w:r w:rsidR="0020406C">
        <w:rPr>
          <w:b w:val="0"/>
          <w:sz w:val="24"/>
        </w:rPr>
        <w:t>asignación de una calificación individual y grupal,</w:t>
      </w:r>
      <w:r w:rsidR="00D45885">
        <w:rPr>
          <w:b w:val="0"/>
          <w:sz w:val="24"/>
        </w:rPr>
        <w:t xml:space="preserve"> y su percepción en cuanto a la </w:t>
      </w:r>
      <w:ins w:id="23" w:author="Roger Granda" w:date="2015-03-02T18:33:00Z">
        <w:r w:rsidR="00833531">
          <w:rPr>
            <w:b w:val="0"/>
            <w:sz w:val="24"/>
          </w:rPr>
          <w:t xml:space="preserve">equidad de la </w:t>
        </w:r>
      </w:ins>
      <w:r w:rsidR="00D45885">
        <w:rPr>
          <w:b w:val="0"/>
          <w:sz w:val="24"/>
        </w:rPr>
        <w:t xml:space="preserve">carga de trabajo distribuida entre los </w:t>
      </w:r>
      <w:r w:rsidR="00B0214C">
        <w:rPr>
          <w:b w:val="0"/>
          <w:sz w:val="24"/>
        </w:rPr>
        <w:t>estudiantes</w:t>
      </w:r>
      <w:r w:rsidR="00525F01">
        <w:rPr>
          <w:b w:val="0"/>
          <w:sz w:val="24"/>
        </w:rPr>
        <w:t xml:space="preserve"> que realizan un trabajo colaborativo</w:t>
      </w:r>
      <w:r w:rsidR="00D45885">
        <w:rPr>
          <w:b w:val="0"/>
          <w:sz w:val="24"/>
        </w:rPr>
        <w:t xml:space="preserve">. </w:t>
      </w:r>
      <w:r w:rsidR="0020406C">
        <w:rPr>
          <w:b w:val="0"/>
          <w:sz w:val="24"/>
        </w:rPr>
        <w:t xml:space="preserve">Así también se desea conocer cuál es el efecto </w:t>
      </w:r>
      <w:r w:rsidR="00D45885">
        <w:rPr>
          <w:b w:val="0"/>
          <w:sz w:val="24"/>
        </w:rPr>
        <w:t>de utilizar estas herramientas en la percepción de los estudiantes en cuanto a cuán justa es su calificación individual y grupal asignada por el profesor, y su percepción en cuanto a la</w:t>
      </w:r>
      <w:ins w:id="24" w:author="Roger Granda" w:date="2015-03-02T18:33:00Z">
        <w:r w:rsidR="00833531">
          <w:rPr>
            <w:b w:val="0"/>
            <w:sz w:val="24"/>
          </w:rPr>
          <w:t xml:space="preserve"> equidad de</w:t>
        </w:r>
      </w:ins>
      <w:r w:rsidR="00D45885">
        <w:rPr>
          <w:b w:val="0"/>
          <w:sz w:val="24"/>
        </w:rPr>
        <w:t xml:space="preserve"> carga de trabajo distribuida entro los miembros de su grupo </w:t>
      </w:r>
      <w:r w:rsidR="00F753B8">
        <w:rPr>
          <w:b w:val="0"/>
          <w:sz w:val="24"/>
        </w:rPr>
        <w:t>en la realización de un trabajo colaborativo</w:t>
      </w:r>
      <w:r w:rsidR="00D45885">
        <w:rPr>
          <w:b w:val="0"/>
          <w:sz w:val="24"/>
        </w:rPr>
        <w:t xml:space="preserve">. </w:t>
      </w:r>
      <w:r w:rsidR="001726C4">
        <w:rPr>
          <w:b w:val="0"/>
          <w:sz w:val="24"/>
        </w:rPr>
        <w:t xml:space="preserve">En </w:t>
      </w:r>
      <w:r w:rsidR="00A1383C">
        <w:rPr>
          <w:b w:val="0"/>
          <w:sz w:val="24"/>
        </w:rPr>
        <w:t xml:space="preserve">esta investigación </w:t>
      </w:r>
      <w:r w:rsidR="007E2502">
        <w:rPr>
          <w:b w:val="0"/>
          <w:sz w:val="24"/>
        </w:rPr>
        <w:t xml:space="preserve">se </w:t>
      </w:r>
      <w:r>
        <w:rPr>
          <w:b w:val="0"/>
          <w:sz w:val="24"/>
        </w:rPr>
        <w:t xml:space="preserve">considerará </w:t>
      </w:r>
      <w:r w:rsidR="00B0214C">
        <w:rPr>
          <w:b w:val="0"/>
          <w:sz w:val="24"/>
        </w:rPr>
        <w:t xml:space="preserve">la asignación de calificación a los </w:t>
      </w:r>
      <w:r w:rsidR="00A1383C">
        <w:rPr>
          <w:b w:val="0"/>
          <w:sz w:val="24"/>
        </w:rPr>
        <w:t>trabajo</w:t>
      </w:r>
      <w:r w:rsidR="00B0214C">
        <w:rPr>
          <w:b w:val="0"/>
          <w:sz w:val="24"/>
        </w:rPr>
        <w:t>s</w:t>
      </w:r>
      <w:r w:rsidR="00A1383C">
        <w:rPr>
          <w:b w:val="0"/>
          <w:sz w:val="24"/>
        </w:rPr>
        <w:t xml:space="preserve"> </w:t>
      </w:r>
      <w:r>
        <w:rPr>
          <w:b w:val="0"/>
          <w:sz w:val="24"/>
        </w:rPr>
        <w:t>colaborativo</w:t>
      </w:r>
      <w:r w:rsidR="00B0214C">
        <w:rPr>
          <w:b w:val="0"/>
          <w:sz w:val="24"/>
        </w:rPr>
        <w:t>s</w:t>
      </w:r>
      <w:r>
        <w:rPr>
          <w:b w:val="0"/>
          <w:sz w:val="24"/>
        </w:rPr>
        <w:t xml:space="preserve"> desde una perspectiva cuantitativa; no se </w:t>
      </w:r>
      <w:r w:rsidR="001726C4">
        <w:rPr>
          <w:b w:val="0"/>
          <w:sz w:val="24"/>
        </w:rPr>
        <w:t xml:space="preserve">busca evaluar </w:t>
      </w:r>
      <w:r w:rsidR="00256F09">
        <w:rPr>
          <w:b w:val="0"/>
          <w:sz w:val="24"/>
        </w:rPr>
        <w:t>la</w:t>
      </w:r>
      <w:r w:rsidR="002E39B0">
        <w:rPr>
          <w:b w:val="0"/>
          <w:sz w:val="24"/>
        </w:rPr>
        <w:t xml:space="preserve"> </w:t>
      </w:r>
      <w:r w:rsidR="001726C4">
        <w:rPr>
          <w:b w:val="0"/>
          <w:sz w:val="24"/>
        </w:rPr>
        <w:t>calidad de las aportaciones de cada individuo, y</w:t>
      </w:r>
      <w:r w:rsidR="00676124" w:rsidRPr="00676124">
        <w:rPr>
          <w:b w:val="0"/>
          <w:sz w:val="24"/>
        </w:rPr>
        <w:t>a que esto supone el estudio de la sem</w:t>
      </w:r>
      <w:r w:rsidR="006828D3">
        <w:rPr>
          <w:b w:val="0"/>
          <w:sz w:val="24"/>
        </w:rPr>
        <w:t>ántica y contenido específico del trabajo</w:t>
      </w:r>
      <w:r w:rsidR="00676124" w:rsidRPr="00676124">
        <w:rPr>
          <w:b w:val="0"/>
          <w:sz w:val="24"/>
        </w:rPr>
        <w:t>.</w:t>
      </w:r>
      <w:r w:rsidR="006879FB">
        <w:rPr>
          <w:b w:val="0"/>
          <w:sz w:val="24"/>
        </w:rPr>
        <w:t xml:space="preserve"> </w:t>
      </w:r>
    </w:p>
    <w:p w14:paraId="044B5DA2" w14:textId="77777777" w:rsidR="00237F25" w:rsidRDefault="00237F25" w:rsidP="00BC7933">
      <w:pPr>
        <w:pStyle w:val="Prrafodelista"/>
      </w:pPr>
    </w:p>
    <w:p w14:paraId="3F023CB1" w14:textId="77777777" w:rsidR="0035653B" w:rsidRDefault="0035653B" w:rsidP="00BC7933">
      <w:pPr>
        <w:pStyle w:val="Prrafodelista"/>
      </w:pPr>
    </w:p>
    <w:p w14:paraId="01409D96" w14:textId="766DB766" w:rsidR="00BC7933" w:rsidRPr="002822CE" w:rsidRDefault="00BC7933" w:rsidP="00BC7933">
      <w:pPr>
        <w:pStyle w:val="Subtitulocapitulo"/>
        <w:rPr>
          <w:sz w:val="24"/>
        </w:rPr>
      </w:pPr>
      <w:commentRangeStart w:id="25"/>
      <w:r w:rsidRPr="00BC7933">
        <w:t>Justificación</w:t>
      </w:r>
      <w:commentRangeEnd w:id="25"/>
      <w:r w:rsidR="001D57E7">
        <w:rPr>
          <w:rStyle w:val="Refdecomentario"/>
          <w:rFonts w:asciiTheme="minorHAnsi" w:eastAsiaTheme="minorHAnsi" w:hAnsiTheme="minorHAnsi" w:cstheme="minorBidi"/>
          <w:b w:val="0"/>
          <w:bCs w:val="0"/>
          <w:color w:val="auto"/>
          <w:lang w:eastAsia="en-US"/>
        </w:rPr>
        <w:commentReference w:id="25"/>
      </w:r>
    </w:p>
    <w:p w14:paraId="126C90C1" w14:textId="41322455" w:rsidR="002822CE" w:rsidRDefault="006D4CE4" w:rsidP="00077255">
      <w:pPr>
        <w:pStyle w:val="Subtitulocapitulo"/>
        <w:numPr>
          <w:ilvl w:val="0"/>
          <w:numId w:val="0"/>
        </w:numPr>
        <w:ind w:left="1416"/>
        <w:jc w:val="both"/>
        <w:rPr>
          <w:b w:val="0"/>
          <w:sz w:val="24"/>
        </w:rPr>
      </w:pPr>
      <w:r w:rsidRPr="006D4CE4">
        <w:rPr>
          <w:b w:val="0"/>
          <w:sz w:val="24"/>
        </w:rPr>
        <w:lastRenderedPageBreak/>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3F5F427" w14:textId="2C9795ED" w:rsidR="00DF2C27" w:rsidRPr="006D4CE4" w:rsidRDefault="00DF2C27" w:rsidP="00077255">
      <w:pPr>
        <w:pStyle w:val="Subtitulocapitulo"/>
        <w:numPr>
          <w:ilvl w:val="0"/>
          <w:numId w:val="0"/>
        </w:numPr>
        <w:ind w:left="1416" w:hanging="432"/>
        <w:jc w:val="both"/>
        <w:rPr>
          <w:b w:val="0"/>
          <w:sz w:val="24"/>
        </w:rPr>
      </w:pPr>
      <w:r>
        <w:rPr>
          <w:b w:val="0"/>
          <w:sz w:val="24"/>
        </w:rPr>
        <w:tab/>
      </w:r>
      <w:r w:rsidR="00077255">
        <w:rPr>
          <w:b w:val="0"/>
          <w:sz w:val="24"/>
        </w:rPr>
        <w:t>La solución propuesta</w:t>
      </w:r>
      <w:r>
        <w:rPr>
          <w:b w:val="0"/>
          <w:sz w:val="24"/>
        </w:rPr>
        <w:t xml:space="preserve"> en el presente trabajo, </w:t>
      </w:r>
      <w:r w:rsidR="00F37A95">
        <w:rPr>
          <w:b w:val="0"/>
          <w:sz w:val="24"/>
        </w:rPr>
        <w:t>busca el</w:t>
      </w:r>
      <w:r w:rsidR="001D4BF3">
        <w:rPr>
          <w:b w:val="0"/>
          <w:sz w:val="24"/>
        </w:rPr>
        <w:t xml:space="preserve"> equilibrio entre costos relacionados a hardware, uso de software libre para abaratar costos de </w:t>
      </w:r>
      <w:r w:rsidR="009A6908">
        <w:rPr>
          <w:b w:val="0"/>
          <w:sz w:val="24"/>
        </w:rPr>
        <w:t>implementación</w:t>
      </w:r>
      <w:r w:rsidR="001D4BF3">
        <w:rPr>
          <w:b w:val="0"/>
          <w:sz w:val="24"/>
        </w:rPr>
        <w:t>, f</w:t>
      </w:r>
      <w:r>
        <w:rPr>
          <w:b w:val="0"/>
          <w:sz w:val="24"/>
        </w:rPr>
        <w:t>acilidad de configuración</w:t>
      </w:r>
      <w:r w:rsidR="001D4BF3">
        <w:rPr>
          <w:b w:val="0"/>
          <w:sz w:val="24"/>
        </w:rPr>
        <w:t xml:space="preserve"> en un aula de clases, y portabilidad. </w:t>
      </w:r>
      <w:r>
        <w:rPr>
          <w:b w:val="0"/>
          <w:sz w:val="24"/>
        </w:rPr>
        <w:t xml:space="preserve"> </w:t>
      </w:r>
      <w:r w:rsidR="001D4BF3">
        <w:rPr>
          <w:b w:val="0"/>
          <w:sz w:val="24"/>
        </w:rPr>
        <w:t>Revisión previa ha mostrado que las s</w:t>
      </w:r>
      <w:r>
        <w:rPr>
          <w:b w:val="0"/>
          <w:sz w:val="24"/>
        </w:rPr>
        <w:t xml:space="preserve">oluciones actuales </w:t>
      </w:r>
      <w:r w:rsidR="001D4BF3">
        <w:rPr>
          <w:b w:val="0"/>
          <w:sz w:val="24"/>
        </w:rPr>
        <w:t xml:space="preserve">están diseñadas </w:t>
      </w:r>
      <w:r>
        <w:rPr>
          <w:b w:val="0"/>
          <w:sz w:val="24"/>
        </w:rPr>
        <w:t>mayoritariamente para el ámbito profesional y no el ámbito educativo</w:t>
      </w:r>
      <w:r w:rsidR="005517B8">
        <w:rPr>
          <w:b w:val="0"/>
          <w:sz w:val="24"/>
        </w:rPr>
        <w:fldChar w:fldCharType="begin" w:fldLock="1"/>
      </w:r>
      <w:r w:rsidR="00D51B0A">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sidR="005517B8">
        <w:rPr>
          <w:b w:val="0"/>
          <w:sz w:val="24"/>
        </w:rPr>
        <w:fldChar w:fldCharType="separate"/>
      </w:r>
      <w:r w:rsidR="00CE5F1B" w:rsidRPr="00CE5F1B">
        <w:rPr>
          <w:b w:val="0"/>
          <w:noProof/>
          <w:sz w:val="24"/>
        </w:rPr>
        <w:t>[16]</w:t>
      </w:r>
      <w:r w:rsidR="005517B8">
        <w:rPr>
          <w:b w:val="0"/>
          <w:sz w:val="24"/>
        </w:rPr>
        <w:fldChar w:fldCharType="end"/>
      </w:r>
      <w:r>
        <w:rPr>
          <w:b w:val="0"/>
          <w:sz w:val="24"/>
        </w:rPr>
        <w:t xml:space="preserve">. </w:t>
      </w:r>
      <w:r w:rsidR="001D4BF3">
        <w:rPr>
          <w:b w:val="0"/>
          <w:sz w:val="24"/>
        </w:rPr>
        <w:t>Por lo que esta herramienta</w:t>
      </w:r>
      <w:r w:rsidR="009A6908">
        <w:rPr>
          <w:b w:val="0"/>
          <w:sz w:val="24"/>
        </w:rPr>
        <w:t>,</w:t>
      </w:r>
      <w:r w:rsidR="001D4BF3">
        <w:rPr>
          <w:b w:val="0"/>
          <w:sz w:val="24"/>
        </w:rPr>
        <w:t xml:space="preserve"> al hacer énfasis en este sector</w:t>
      </w:r>
      <w:r w:rsidR="009A6908">
        <w:rPr>
          <w:b w:val="0"/>
          <w:sz w:val="24"/>
        </w:rPr>
        <w:t xml:space="preserve"> educativo y particularmente diseño de software</w:t>
      </w:r>
      <w:ins w:id="26" w:author="Roger Granda" w:date="2015-03-02T19:54:00Z">
        <w:r w:rsidR="00A9770B">
          <w:rPr>
            <w:b w:val="0"/>
            <w:sz w:val="24"/>
          </w:rPr>
          <w:t>.</w:t>
        </w:r>
      </w:ins>
      <w:del w:id="27" w:author="Roger Granda" w:date="2015-03-02T19:54:00Z">
        <w:r w:rsidR="001D4BF3" w:rsidDel="00A9770B">
          <w:rPr>
            <w:b w:val="0"/>
            <w:sz w:val="24"/>
          </w:rPr>
          <w:delText>,</w:delText>
        </w:r>
      </w:del>
      <w:r w:rsidR="001D4BF3">
        <w:rPr>
          <w:b w:val="0"/>
          <w:sz w:val="24"/>
        </w:rPr>
        <w:t xml:space="preserve"> </w:t>
      </w:r>
      <w:del w:id="28" w:author="Roger Granda" w:date="2015-03-02T19:54:00Z">
        <w:r w:rsidR="001D4BF3" w:rsidDel="00A9770B">
          <w:rPr>
            <w:b w:val="0"/>
            <w:sz w:val="24"/>
          </w:rPr>
          <w:delText>p</w:delText>
        </w:r>
      </w:del>
      <w:ins w:id="29" w:author="Roger Granda" w:date="2015-03-02T19:54:00Z">
        <w:r w:rsidR="00A9770B">
          <w:rPr>
            <w:b w:val="0"/>
            <w:sz w:val="24"/>
          </w:rPr>
          <w:t>A</w:t>
        </w:r>
      </w:ins>
      <w:del w:id="30" w:author="Roger Granda" w:date="2015-03-02T19:54:00Z">
        <w:r w:rsidR="001D4BF3" w:rsidDel="00A9770B">
          <w:rPr>
            <w:b w:val="0"/>
            <w:sz w:val="24"/>
          </w:rPr>
          <w:delText>uede</w:delText>
        </w:r>
        <w:r w:rsidR="00077255" w:rsidDel="00A9770B">
          <w:rPr>
            <w:b w:val="0"/>
            <w:sz w:val="24"/>
          </w:rPr>
          <w:delText>, a</w:delText>
        </w:r>
      </w:del>
      <w:r w:rsidR="00077255">
        <w:rPr>
          <w:b w:val="0"/>
          <w:sz w:val="24"/>
        </w:rPr>
        <w:t>demás,</w:t>
      </w:r>
      <w:r w:rsidR="001D4BF3">
        <w:rPr>
          <w:b w:val="0"/>
          <w:sz w:val="24"/>
        </w:rPr>
        <w:t xml:space="preserve"> </w:t>
      </w:r>
      <w:ins w:id="31" w:author="Roger Granda" w:date="2015-03-02T19:54:00Z">
        <w:r w:rsidR="00A9770B">
          <w:rPr>
            <w:b w:val="0"/>
            <w:sz w:val="24"/>
          </w:rPr>
          <w:t xml:space="preserve">esta herramienta </w:t>
        </w:r>
        <w:r w:rsidR="00A9770B">
          <w:rPr>
            <w:b w:val="0"/>
            <w:sz w:val="24"/>
          </w:rPr>
          <w:lastRenderedPageBreak/>
          <w:t xml:space="preserve">puede </w:t>
        </w:r>
      </w:ins>
      <w:r w:rsidR="001D4BF3">
        <w:rPr>
          <w:b w:val="0"/>
          <w:sz w:val="24"/>
        </w:rPr>
        <w:t>s</w:t>
      </w:r>
      <w:r>
        <w:rPr>
          <w:b w:val="0"/>
          <w:sz w:val="24"/>
        </w:rPr>
        <w:t xml:space="preserve">ervir para futuros trabajos de investigación </w:t>
      </w:r>
      <w:r w:rsidR="001D4BF3">
        <w:rPr>
          <w:b w:val="0"/>
          <w:sz w:val="24"/>
        </w:rPr>
        <w:t>en los que se requiera una herramienta especializada</w:t>
      </w:r>
      <w:r w:rsidR="00802B10">
        <w:rPr>
          <w:b w:val="0"/>
          <w:sz w:val="24"/>
        </w:rPr>
        <w:t xml:space="preserve"> en </w:t>
      </w:r>
      <w:r w:rsidR="009A6908">
        <w:rPr>
          <w:b w:val="0"/>
          <w:sz w:val="24"/>
        </w:rPr>
        <w:t>modelado</w:t>
      </w:r>
      <w:r w:rsidR="00802B10">
        <w:rPr>
          <w:b w:val="0"/>
          <w:sz w:val="24"/>
        </w:rPr>
        <w:t xml:space="preserve"> de datos</w:t>
      </w:r>
      <w:r w:rsidR="00A60EA8">
        <w:rPr>
          <w:b w:val="0"/>
          <w:sz w:val="24"/>
        </w:rPr>
        <w:t xml:space="preserve">. Con la posibilidad de ampliar su uso a otros tipos de diagramas </w:t>
      </w:r>
      <w:r w:rsidR="009A6908">
        <w:rPr>
          <w:b w:val="0"/>
          <w:sz w:val="24"/>
        </w:rPr>
        <w:t>de diseño de software</w:t>
      </w:r>
      <w:r w:rsidR="00A60EA8">
        <w:rPr>
          <w:b w:val="0"/>
          <w:sz w:val="24"/>
        </w:rPr>
        <w:t>,</w:t>
      </w:r>
      <w:r w:rsidR="009A6908">
        <w:rPr>
          <w:b w:val="0"/>
          <w:sz w:val="24"/>
        </w:rPr>
        <w:t xml:space="preserve"> por ejemplo </w:t>
      </w:r>
      <w:r w:rsidR="00F37A95">
        <w:rPr>
          <w:b w:val="0"/>
          <w:sz w:val="24"/>
        </w:rPr>
        <w:t xml:space="preserve">el estándar </w:t>
      </w:r>
      <w:r w:rsidR="009A6908">
        <w:rPr>
          <w:b w:val="0"/>
          <w:sz w:val="24"/>
        </w:rPr>
        <w:t>UML</w:t>
      </w:r>
      <w:r w:rsidR="00077255">
        <w:rPr>
          <w:b w:val="0"/>
          <w:sz w:val="24"/>
        </w:rPr>
        <w:t xml:space="preserve"> o</w:t>
      </w:r>
      <w:ins w:id="32" w:author="Roger Granda" w:date="2015-03-02T18:36:00Z">
        <w:r w:rsidR="00407D18">
          <w:rPr>
            <w:b w:val="0"/>
            <w:sz w:val="24"/>
          </w:rPr>
          <w:t xml:space="preserve"> inclusive</w:t>
        </w:r>
      </w:ins>
      <w:r w:rsidR="00077255">
        <w:rPr>
          <w:b w:val="0"/>
          <w:sz w:val="24"/>
        </w:rPr>
        <w:t xml:space="preserve"> BPMN</w:t>
      </w:r>
      <w:r>
        <w:rPr>
          <w:b w:val="0"/>
          <w:sz w:val="24"/>
        </w:rPr>
        <w:t>.</w:t>
      </w:r>
    </w:p>
    <w:p w14:paraId="59BA6186" w14:textId="77777777" w:rsidR="00BC7933" w:rsidRDefault="00BC7933" w:rsidP="00BC7933">
      <w:pPr>
        <w:pStyle w:val="Prrafodelista"/>
        <w:rPr>
          <w:sz w:val="24"/>
        </w:rPr>
      </w:pPr>
    </w:p>
    <w:p w14:paraId="53DF16DC" w14:textId="77777777" w:rsidR="0035653B" w:rsidRDefault="0035653B" w:rsidP="00BC7933">
      <w:pPr>
        <w:pStyle w:val="Prrafodelista"/>
        <w:rPr>
          <w:sz w:val="24"/>
        </w:rPr>
      </w:pPr>
    </w:p>
    <w:p w14:paraId="2A1744E2" w14:textId="5E3C4033" w:rsidR="00BC7933" w:rsidRDefault="00BC7933" w:rsidP="00BC7933">
      <w:pPr>
        <w:pStyle w:val="Subtitulocapitulo"/>
      </w:pPr>
      <w:r w:rsidRPr="00BC7933">
        <w:t xml:space="preserve">Propuesta y </w:t>
      </w:r>
      <w:commentRangeStart w:id="33"/>
      <w:r w:rsidRPr="00BC7933">
        <w:t>alcance</w:t>
      </w:r>
      <w:commentRangeEnd w:id="33"/>
      <w:r w:rsidR="00F36B2F">
        <w:rPr>
          <w:rStyle w:val="Refdecomentario"/>
          <w:rFonts w:asciiTheme="minorHAnsi" w:eastAsiaTheme="minorHAnsi" w:hAnsiTheme="minorHAnsi" w:cstheme="minorBidi"/>
          <w:b w:val="0"/>
          <w:bCs w:val="0"/>
          <w:color w:val="auto"/>
          <w:lang w:eastAsia="en-US"/>
        </w:rPr>
        <w:commentReference w:id="33"/>
      </w:r>
    </w:p>
    <w:p w14:paraId="1B59A8FE" w14:textId="376EE4D0" w:rsidR="00F36B2F" w:rsidRDefault="005A7EB4" w:rsidP="00C157C1">
      <w:pPr>
        <w:pStyle w:val="Texto"/>
        <w:ind w:left="1416"/>
        <w:rPr>
          <w:b/>
        </w:rPr>
      </w:pPr>
      <w:r>
        <w:t xml:space="preserve">En la primera etapa de esta investigación, </w:t>
      </w:r>
      <w:r w:rsidR="00F37A95">
        <w:t>se propone</w:t>
      </w:r>
      <w:r>
        <w:t xml:space="preserve"> </w:t>
      </w:r>
      <w:r w:rsidR="00F36B2F">
        <w:t xml:space="preserve">una solución </w:t>
      </w:r>
      <w:del w:id="34" w:author="Roger Granda" w:date="2015-03-02T20:11:00Z">
        <w:r w:rsidR="00F36B2F" w:rsidDel="0017379F">
          <w:delText xml:space="preserve">de </w:delText>
        </w:r>
      </w:del>
      <w:ins w:id="35" w:author="Roger Granda" w:date="2015-03-02T20:11:00Z">
        <w:r w:rsidR="0017379F">
          <w:t>que utilice una</w:t>
        </w:r>
        <w:r w:rsidR="0017379F">
          <w:t xml:space="preserve"> </w:t>
        </w:r>
      </w:ins>
      <w:r w:rsidR="00F36B2F">
        <w:t>superficie colaborativa de bajo costo, que permit</w:t>
      </w:r>
      <w:r w:rsidR="00690857">
        <w:t xml:space="preserve">irá </w:t>
      </w:r>
      <w:r w:rsidR="00F36B2F">
        <w:t xml:space="preserve"> a los alumnos, integrantes de un grupo, elaborar una tarea conjunta de modelado</w:t>
      </w:r>
      <w:r w:rsidR="00C157C1">
        <w:t xml:space="preserve"> lógico</w:t>
      </w:r>
      <w:r w:rsidR="00F36B2F">
        <w:t xml:space="preserve"> de </w:t>
      </w:r>
      <w:r w:rsidR="00C157C1">
        <w:t xml:space="preserve"> base de </w:t>
      </w:r>
      <w:r w:rsidR="00F36B2F">
        <w:t>datos</w:t>
      </w:r>
      <w:r w:rsidR="00690857">
        <w:t>. La solución también permite</w:t>
      </w:r>
      <w:r w:rsidR="00F36B2F">
        <w:t xml:space="preserve"> registrar la aportación de cada </w:t>
      </w:r>
      <w:r w:rsidR="00690857">
        <w:t xml:space="preserve">integrante de grupo </w:t>
      </w:r>
      <w:r w:rsidR="00F36B2F">
        <w:t xml:space="preserve"> y tipo de aportación</w:t>
      </w:r>
      <w:r w:rsidR="006D0076">
        <w:t xml:space="preserve"> </w:t>
      </w:r>
      <w:r w:rsidR="00F36B2F">
        <w:t>(crear, editar y eliminar diferentes tipos de elementos</w:t>
      </w:r>
      <w:r>
        <w:t xml:space="preserve"> </w:t>
      </w:r>
      <w:r w:rsidR="00F37A95">
        <w:t>utilizados</w:t>
      </w:r>
      <w:r>
        <w:t xml:space="preserve"> en diagramas Entidad-Relación</w:t>
      </w:r>
      <w:r w:rsidR="00F36B2F">
        <w:t xml:space="preserve">). </w:t>
      </w:r>
    </w:p>
    <w:p w14:paraId="59B4D530" w14:textId="344CD2CF" w:rsidR="00F36B2F" w:rsidRDefault="00690857" w:rsidP="00C157C1">
      <w:pPr>
        <w:pStyle w:val="Texto"/>
        <w:ind w:left="1416"/>
        <w:rPr>
          <w:b/>
        </w:rPr>
      </w:pPr>
      <w:r>
        <w:t xml:space="preserve">La solución incorporará </w:t>
      </w:r>
      <w:r w:rsidR="0097160C">
        <w:t>un componente web que permite</w:t>
      </w:r>
      <w:r w:rsidR="00F36B2F">
        <w:t xml:space="preserve"> al profesor </w:t>
      </w:r>
      <w:r w:rsidR="00A841F7">
        <w:t>monitorear el desarrollo del trabajo colaborativo y evaluar</w:t>
      </w:r>
      <w:r>
        <w:t>lo</w:t>
      </w:r>
      <w:r w:rsidR="00A841F7">
        <w:t xml:space="preserve">. Durante el monitoreo y evaluación del trabajo, </w:t>
      </w:r>
      <w:r w:rsidR="00C157C1">
        <w:t>se busca brindar</w:t>
      </w:r>
      <w:r>
        <w:t xml:space="preserve"> al profesor </w:t>
      </w:r>
      <w:r w:rsidR="00C157C1">
        <w:t xml:space="preserve"> la posibilidad</w:t>
      </w:r>
      <w:r>
        <w:t xml:space="preserve"> de</w:t>
      </w:r>
      <w:r w:rsidR="00C157C1">
        <w:t xml:space="preserve"> </w:t>
      </w:r>
      <w:r w:rsidR="00F36B2F">
        <w:t xml:space="preserve">identificar los </w:t>
      </w:r>
      <w:r w:rsidR="0097160C">
        <w:t>reales</w:t>
      </w:r>
      <w:r w:rsidR="00F36B2F">
        <w:t xml:space="preserve"> aportes de cada estudiante durante el trabajo </w:t>
      </w:r>
      <w:r w:rsidR="0097160C">
        <w:t>colaborativo.</w:t>
      </w:r>
      <w:r w:rsidR="00A841F7">
        <w:t xml:space="preserve"> </w:t>
      </w:r>
      <w:r w:rsidR="0097160C">
        <w:t xml:space="preserve">Así también, </w:t>
      </w:r>
      <w:r>
        <w:t xml:space="preserve">la solución mostrará proporciones de tipos de tarea ejecutadas durante todo el </w:t>
      </w:r>
      <w:r w:rsidR="00A841F7">
        <w:t xml:space="preserve">proceso de </w:t>
      </w:r>
      <w:r>
        <w:t>diseño</w:t>
      </w:r>
      <w:r w:rsidR="00F36B2F">
        <w:t xml:space="preserve">. Por ejemplo, el profesor  conocerá el porcentaje de nuevos aportes, ediciones, </w:t>
      </w:r>
      <w:r w:rsidR="00F36B2F">
        <w:lastRenderedPageBreak/>
        <w:t>eliminaci</w:t>
      </w:r>
      <w:r w:rsidR="00C157C1">
        <w:t xml:space="preserve">ones de elementos del modelado </w:t>
      </w:r>
      <w:r w:rsidR="00F36B2F">
        <w:t>por cada uno de los miembros del grupo</w:t>
      </w:r>
      <w:ins w:id="36" w:author="Roger Granda" w:date="2015-03-02T20:12:00Z">
        <w:r w:rsidR="0017379F">
          <w:t xml:space="preserve"> de trabajo</w:t>
        </w:r>
      </w:ins>
      <w:r w:rsidR="00C157C1">
        <w:t>.</w:t>
      </w:r>
    </w:p>
    <w:p w14:paraId="7D715582"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7FEA68CA" w14:textId="02402179" w:rsidR="006D0076" w:rsidDel="0017379F" w:rsidRDefault="006D0076" w:rsidP="00C157C1">
      <w:pPr>
        <w:pStyle w:val="NormalWeb"/>
        <w:spacing w:before="0" w:beforeAutospacing="0" w:after="0" w:afterAutospacing="0" w:line="480" w:lineRule="auto"/>
        <w:ind w:left="1416"/>
        <w:jc w:val="both"/>
        <w:rPr>
          <w:del w:id="37" w:author="Roger Granda" w:date="2015-03-02T20:12:00Z"/>
          <w:rFonts w:ascii="Arial" w:hAnsi="Arial" w:cs="Arial"/>
          <w:color w:val="000000"/>
        </w:rPr>
      </w:pPr>
    </w:p>
    <w:p w14:paraId="5B5BD065" w14:textId="5D319FB4" w:rsidR="00063ADC" w:rsidRDefault="00C157C1" w:rsidP="000E6F1F">
      <w:pPr>
        <w:pStyle w:val="Texto"/>
        <w:ind w:left="1416"/>
        <w:rPr>
          <w:ins w:id="38" w:author="Roger Granda" w:date="2015-03-02T18:05:00Z"/>
        </w:rPr>
        <w:pPrChange w:id="39" w:author="Roger Granda" w:date="2015-03-02T18:11:00Z">
          <w:pPr>
            <w:pStyle w:val="Subtitulocapitulo"/>
            <w:numPr>
              <w:ilvl w:val="0"/>
              <w:numId w:val="0"/>
            </w:numPr>
            <w:ind w:left="1416" w:firstLine="0"/>
            <w:jc w:val="both"/>
          </w:pPr>
        </w:pPrChange>
      </w:pPr>
      <w:r>
        <w:t>Una vez diseñada e implementada la aplicación</w:t>
      </w:r>
      <w:r w:rsidR="00A841F7">
        <w:t xml:space="preserve">, </w:t>
      </w:r>
      <w:r w:rsidR="00F37A95">
        <w:t xml:space="preserve"> se realizar</w:t>
      </w:r>
      <w:r w:rsidR="003270A6">
        <w:t>á</w:t>
      </w:r>
      <w:r w:rsidR="00F37A95">
        <w:t xml:space="preserve">  </w:t>
      </w:r>
      <w:r w:rsidR="00A841F7">
        <w:t>experimentación con alumnos y</w:t>
      </w:r>
      <w:r w:rsidR="003270A6">
        <w:t xml:space="preserve"> profesores</w:t>
      </w:r>
      <w:ins w:id="40" w:author="Roger Granda" w:date="2015-03-02T18:02:00Z">
        <w:r w:rsidR="00063ADC">
          <w:t xml:space="preserve">. </w:t>
        </w:r>
      </w:ins>
      <w:del w:id="41" w:author="Roger Granda" w:date="2015-03-02T18:02:00Z">
        <w:r w:rsidR="00A841F7" w:rsidDel="00063ADC">
          <w:delText xml:space="preserve">. </w:delText>
        </w:r>
      </w:del>
      <w:ins w:id="42" w:author="Roger Granda" w:date="2015-03-02T18:03:00Z">
        <w:r w:rsidR="00063ADC">
          <w:t xml:space="preserve"> El objetivo de esta experimentación es conocer cuál es el efecto</w:t>
        </w:r>
      </w:ins>
      <w:ins w:id="43" w:author="Roger Granda" w:date="2015-03-02T18:14:00Z">
        <w:r w:rsidR="0017379F">
          <w:t xml:space="preserve"> </w:t>
        </w:r>
      </w:ins>
      <w:ins w:id="44" w:author="Roger Granda" w:date="2015-03-02T18:03:00Z">
        <w:r w:rsidR="00063ADC">
          <w:t xml:space="preserve">en la </w:t>
        </w:r>
      </w:ins>
      <w:ins w:id="45" w:author="Roger Granda" w:date="2015-03-02T18:01:00Z">
        <w:r w:rsidR="00063ADC">
          <w:t>percepción de los profesores</w:t>
        </w:r>
        <w:r w:rsidR="0017379F">
          <w:t xml:space="preserve"> </w:t>
        </w:r>
      </w:ins>
      <w:ins w:id="46" w:author="Roger Granda" w:date="2015-03-02T20:16:00Z">
        <w:r w:rsidR="0017379F">
          <w:t>acerca de</w:t>
        </w:r>
        <w:r w:rsidR="0017379F">
          <w:t xml:space="preserve"> la facilidad de asignación de una calificación individual y grupal</w:t>
        </w:r>
        <w:r w:rsidR="0017379F">
          <w:t xml:space="preserve"> al </w:t>
        </w:r>
      </w:ins>
      <w:ins w:id="47" w:author="Roger Granda" w:date="2015-03-02T18:01:00Z">
        <w:r w:rsidR="00063ADC">
          <w:t xml:space="preserve">utilizar </w:t>
        </w:r>
      </w:ins>
      <w:ins w:id="48" w:author="Roger Granda" w:date="2015-03-02T18:12:00Z">
        <w:r w:rsidR="000E6F1F">
          <w:t xml:space="preserve">la solución </w:t>
        </w:r>
      </w:ins>
      <w:ins w:id="49" w:author="Roger Granda" w:date="2015-03-02T18:10:00Z">
        <w:r w:rsidR="00063ADC">
          <w:t>propuesta</w:t>
        </w:r>
      </w:ins>
      <w:ins w:id="50" w:author="Roger Granda" w:date="2015-03-02T18:01:00Z">
        <w:r w:rsidR="00063ADC">
          <w:t xml:space="preserve">, y su percepción en cuanto a la </w:t>
        </w:r>
      </w:ins>
      <w:ins w:id="51" w:author="Roger Granda" w:date="2015-03-02T18:37:00Z">
        <w:r w:rsidR="00904A78">
          <w:t xml:space="preserve"> equidad de </w:t>
        </w:r>
      </w:ins>
      <w:ins w:id="52" w:author="Roger Granda" w:date="2015-03-02T18:01:00Z">
        <w:r w:rsidR="00063ADC">
          <w:t xml:space="preserve">carga de trabajo entre los estudiantes. </w:t>
        </w:r>
      </w:ins>
      <w:ins w:id="53" w:author="Roger Granda" w:date="2015-03-02T18:04:00Z">
        <w:r w:rsidR="00063ADC">
          <w:t xml:space="preserve"> También </w:t>
        </w:r>
      </w:ins>
      <w:ins w:id="54" w:author="Roger Granda" w:date="2015-03-02T18:01:00Z">
        <w:r w:rsidR="00063ADC">
          <w:t xml:space="preserve">se desea conocer cuál es el efecto </w:t>
        </w:r>
        <w:r w:rsidR="000E6F1F">
          <w:t>de utilizar esta</w:t>
        </w:r>
        <w:r w:rsidR="00063ADC">
          <w:t xml:space="preserve"> </w:t>
        </w:r>
      </w:ins>
      <w:ins w:id="55" w:author="Roger Granda" w:date="2015-03-02T18:12:00Z">
        <w:r w:rsidR="000E6F1F">
          <w:t xml:space="preserve">solución </w:t>
        </w:r>
      </w:ins>
      <w:ins w:id="56" w:author="Roger Granda" w:date="2015-03-02T18:01:00Z">
        <w:r w:rsidR="00063ADC">
          <w:t>en la percepción de los estudiantes en cuanto a cuán justa es su calificación individual y grupal asignada por el profesor, y su percepción en cuanto a la</w:t>
        </w:r>
      </w:ins>
      <w:ins w:id="57" w:author="Roger Granda" w:date="2015-03-02T18:37:00Z">
        <w:r w:rsidR="00904A78">
          <w:t xml:space="preserve"> equidad de la</w:t>
        </w:r>
      </w:ins>
      <w:ins w:id="58" w:author="Roger Granda" w:date="2015-03-02T18:01:00Z">
        <w:r w:rsidR="00063ADC">
          <w:t xml:space="preserve"> carga de trabajo distribuida entro los miembros de su grupo en la realización de un trabajo colaborativo. </w:t>
        </w:r>
      </w:ins>
      <w:ins w:id="59" w:author="Roger Granda" w:date="2015-03-02T18:15:00Z">
        <w:r w:rsidR="00C847E2">
          <w:t>Se debe recalcar que las calificaciones provistas por el profesor</w:t>
        </w:r>
      </w:ins>
      <w:ins w:id="60" w:author="Roger Granda" w:date="2015-03-02T18:16:00Z">
        <w:r w:rsidR="00E40E08">
          <w:t xml:space="preserve"> en la experimentación</w:t>
        </w:r>
      </w:ins>
      <w:ins w:id="61" w:author="Roger Granda" w:date="2015-03-02T18:15:00Z">
        <w:r w:rsidR="00C847E2">
          <w:t xml:space="preserve"> se realizan considerando cantidad de trabajo</w:t>
        </w:r>
      </w:ins>
      <w:ins w:id="62" w:author="Roger Granda" w:date="2015-03-02T18:16:00Z">
        <w:r w:rsidR="00C847E2">
          <w:t xml:space="preserve"> y no calidad</w:t>
        </w:r>
      </w:ins>
      <w:ins w:id="63" w:author="Roger Granda" w:date="2015-03-02T18:15:00Z">
        <w:r w:rsidR="00C847E2">
          <w:t>.</w:t>
        </w:r>
      </w:ins>
      <w:ins w:id="64" w:author="Roger Granda" w:date="2015-03-02T18:16:00Z">
        <w:r w:rsidR="00C847E2">
          <w:t xml:space="preserve"> </w:t>
        </w:r>
      </w:ins>
    </w:p>
    <w:p w14:paraId="01FDB765" w14:textId="59C5AA1D" w:rsidR="006D0076" w:rsidRDefault="006D0076" w:rsidP="00063ADC">
      <w:pPr>
        <w:pStyle w:val="Texto"/>
        <w:ind w:left="1416"/>
      </w:pPr>
    </w:p>
    <w:p w14:paraId="679027F2" w14:textId="77777777" w:rsidR="00130798" w:rsidRDefault="00130798" w:rsidP="00C157C1">
      <w:pPr>
        <w:pStyle w:val="Texto"/>
        <w:ind w:left="1416"/>
      </w:pPr>
    </w:p>
    <w:p w14:paraId="423C38BE" w14:textId="77777777" w:rsidR="00F36B2F" w:rsidRDefault="00F36B2F" w:rsidP="00F36B2F">
      <w:pPr>
        <w:pStyle w:val="Subtitulocapitulo"/>
        <w:numPr>
          <w:ilvl w:val="0"/>
          <w:numId w:val="0"/>
        </w:numPr>
        <w:ind w:left="792"/>
      </w:pPr>
    </w:p>
    <w:p w14:paraId="4DF4593B" w14:textId="77777777" w:rsidR="00BC7933" w:rsidRDefault="00BC7933" w:rsidP="00BC7933">
      <w:pPr>
        <w:pStyle w:val="Prrafodelista"/>
      </w:pPr>
    </w:p>
    <w:p w14:paraId="48CFD624" w14:textId="10217B80" w:rsidR="00D44937" w:rsidRPr="006F70AC" w:rsidRDefault="00D44937" w:rsidP="0075426E">
      <w:pPr>
        <w:pStyle w:val="Subtitulocapitulo"/>
        <w:rPr>
          <w:sz w:val="24"/>
          <w:szCs w:val="24"/>
        </w:rPr>
      </w:pPr>
      <w:bookmarkStart w:id="65" w:name="_Toc397264975"/>
      <w:bookmarkEnd w:id="9"/>
      <w:r w:rsidRPr="006F70AC">
        <w:t>Objetivos</w:t>
      </w:r>
      <w:bookmarkEnd w:id="65"/>
    </w:p>
    <w:p w14:paraId="6856F3A0" w14:textId="77777777" w:rsidR="00D44937" w:rsidRPr="00D44937" w:rsidRDefault="00D44937" w:rsidP="00D44937">
      <w:pPr>
        <w:spacing w:after="0" w:line="480" w:lineRule="auto"/>
        <w:jc w:val="both"/>
        <w:rPr>
          <w:rFonts w:ascii="Arial" w:eastAsia="Times New Roman" w:hAnsi="Arial" w:cs="Arial"/>
          <w:sz w:val="24"/>
          <w:szCs w:val="24"/>
          <w:lang w:eastAsia="es-EC"/>
        </w:rPr>
      </w:pPr>
    </w:p>
    <w:p w14:paraId="6ACD2514" w14:textId="3FE85C24" w:rsidR="00D44937" w:rsidRPr="00C50379" w:rsidRDefault="00D44937" w:rsidP="00871AD6">
      <w:pPr>
        <w:pStyle w:val="Subtitulocapitulo"/>
        <w:numPr>
          <w:ilvl w:val="2"/>
          <w:numId w:val="1"/>
        </w:numPr>
        <w:rPr>
          <w:sz w:val="24"/>
          <w:szCs w:val="24"/>
        </w:rPr>
      </w:pPr>
      <w:bookmarkStart w:id="66" w:name="_Toc397264976"/>
      <w:r w:rsidRPr="006F70AC">
        <w:t>Objetivo general</w:t>
      </w:r>
      <w:bookmarkEnd w:id="66"/>
    </w:p>
    <w:p w14:paraId="5B1455F1" w14:textId="44D4D2AA" w:rsidR="00D44937" w:rsidRDefault="00BD7A2E" w:rsidP="009A6908">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4B35A8D5" w14:textId="77777777" w:rsidR="00BD7A2E" w:rsidRPr="00BD7A2E" w:rsidRDefault="00BD7A2E" w:rsidP="00D44937">
      <w:pPr>
        <w:spacing w:after="0" w:line="480" w:lineRule="auto"/>
        <w:jc w:val="both"/>
        <w:rPr>
          <w:rFonts w:ascii="Arial" w:eastAsia="Times New Roman" w:hAnsi="Arial" w:cs="Arial"/>
          <w:bCs/>
          <w:color w:val="000000"/>
          <w:sz w:val="24"/>
          <w:szCs w:val="28"/>
          <w:lang w:eastAsia="es-EC"/>
        </w:rPr>
      </w:pPr>
    </w:p>
    <w:p w14:paraId="3631EB1F" w14:textId="77777777" w:rsidR="00D44937" w:rsidRPr="00BD7A2E" w:rsidRDefault="00D44937" w:rsidP="00871AD6">
      <w:pPr>
        <w:pStyle w:val="Subtitulocapitulo"/>
        <w:numPr>
          <w:ilvl w:val="2"/>
          <w:numId w:val="1"/>
        </w:numPr>
        <w:rPr>
          <w:sz w:val="24"/>
          <w:szCs w:val="24"/>
        </w:rPr>
      </w:pPr>
      <w:bookmarkStart w:id="67" w:name="_Toc397264977"/>
      <w:r w:rsidRPr="006F70AC">
        <w:t>Objetivos específicos</w:t>
      </w:r>
      <w:bookmarkEnd w:id="67"/>
      <w:r w:rsidRPr="006F70AC">
        <w:t xml:space="preserve"> </w:t>
      </w:r>
    </w:p>
    <w:p w14:paraId="649AD5D5" w14:textId="77777777" w:rsidR="00BD7A2E" w:rsidRPr="00C50379" w:rsidRDefault="00BD7A2E" w:rsidP="00BD7A2E">
      <w:pPr>
        <w:pStyle w:val="NombreCapitulo"/>
        <w:numPr>
          <w:ilvl w:val="0"/>
          <w:numId w:val="0"/>
        </w:numPr>
        <w:ind w:left="360" w:hanging="360"/>
      </w:pPr>
    </w:p>
    <w:p w14:paraId="307CD77B" w14:textId="74FD8672" w:rsidR="0035653B" w:rsidRDefault="00BD7A2E" w:rsidP="00871AD6">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55659F4" w14:textId="77777777" w:rsidR="003927A4" w:rsidRPr="003927A4" w:rsidRDefault="003927A4" w:rsidP="003927A4">
      <w:pPr>
        <w:pStyle w:val="Prrafodelista"/>
        <w:spacing w:after="0" w:line="480" w:lineRule="auto"/>
        <w:ind w:left="1440"/>
        <w:jc w:val="both"/>
        <w:rPr>
          <w:rFonts w:ascii="Arial" w:eastAsia="Times New Roman" w:hAnsi="Arial" w:cs="Arial"/>
          <w:bCs/>
          <w:color w:val="000000"/>
          <w:sz w:val="24"/>
          <w:szCs w:val="28"/>
          <w:lang w:eastAsia="es-EC"/>
        </w:rPr>
      </w:pPr>
    </w:p>
    <w:p w14:paraId="38F9C8B9" w14:textId="77777777" w:rsidR="00BD7A2E" w:rsidRDefault="00BD7A2E" w:rsidP="00871AD6">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2DB0561A" w14:textId="77777777" w:rsidR="00266697" w:rsidRPr="003927A4" w:rsidRDefault="00266697" w:rsidP="003927A4">
      <w:pPr>
        <w:spacing w:after="0" w:line="480" w:lineRule="auto"/>
        <w:jc w:val="both"/>
        <w:rPr>
          <w:rFonts w:ascii="Arial" w:eastAsia="Times New Roman" w:hAnsi="Arial" w:cs="Arial"/>
          <w:bCs/>
          <w:color w:val="000000"/>
          <w:sz w:val="24"/>
          <w:szCs w:val="28"/>
          <w:lang w:eastAsia="es-EC"/>
        </w:rPr>
      </w:pPr>
    </w:p>
    <w:p w14:paraId="55C6DA43" w14:textId="77777777" w:rsidR="00BD7A2E" w:rsidRDefault="00BD7A2E" w:rsidP="00871AD6">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40635031"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005AE74C" w14:textId="2B68CCCD" w:rsidR="0035653B" w:rsidRPr="00266697" w:rsidRDefault="00BD7A2E" w:rsidP="00871AD6">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Evaluar la efectividad de la solución propuesta, desde la percepción de profesores y estudiantes. </w:t>
      </w:r>
    </w:p>
    <w:p w14:paraId="3D083EB8"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34D81A0A" w14:textId="1E7655B3" w:rsidR="00E114CF" w:rsidRDefault="00BD7A2E" w:rsidP="00871AD6">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0B4A3407" w14:textId="77777777" w:rsidR="00BD7A2E" w:rsidRDefault="00BD7A2E" w:rsidP="00BD7A2E">
      <w:pPr>
        <w:spacing w:after="0" w:line="480" w:lineRule="auto"/>
        <w:jc w:val="both"/>
        <w:rPr>
          <w:rFonts w:ascii="Arial" w:eastAsia="Times New Roman" w:hAnsi="Arial" w:cs="Arial"/>
          <w:bCs/>
          <w:color w:val="000000"/>
          <w:sz w:val="24"/>
          <w:szCs w:val="28"/>
          <w:lang w:eastAsia="es-EC"/>
        </w:rPr>
      </w:pPr>
    </w:p>
    <w:p w14:paraId="558F0BCA" w14:textId="77777777" w:rsidR="00687020" w:rsidRDefault="00687020" w:rsidP="00BD7A2E">
      <w:pPr>
        <w:spacing w:after="0" w:line="480" w:lineRule="auto"/>
        <w:jc w:val="both"/>
        <w:rPr>
          <w:rFonts w:ascii="Arial" w:eastAsia="Times New Roman" w:hAnsi="Arial" w:cs="Arial"/>
          <w:bCs/>
          <w:color w:val="000000"/>
          <w:sz w:val="24"/>
          <w:szCs w:val="28"/>
          <w:lang w:eastAsia="es-EC"/>
        </w:rPr>
      </w:pPr>
    </w:p>
    <w:p w14:paraId="4718B00E" w14:textId="394B21EE" w:rsidR="00D44937" w:rsidRPr="00B73B35" w:rsidRDefault="00B7081B" w:rsidP="0075426E">
      <w:pPr>
        <w:pStyle w:val="Subtitulocapitulo"/>
        <w:rPr>
          <w:sz w:val="24"/>
          <w:szCs w:val="24"/>
        </w:rPr>
      </w:pPr>
      <w:r>
        <w:t>Pregunta de investigación e Hipótesis</w:t>
      </w:r>
    </w:p>
    <w:p w14:paraId="4D7C1402" w14:textId="12426AF0" w:rsidR="00B73B35" w:rsidRDefault="00B73B35" w:rsidP="002D2F14">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sidR="009C380D">
        <w:rPr>
          <w:b w:val="0"/>
          <w:sz w:val="24"/>
          <w:szCs w:val="24"/>
        </w:rPr>
        <w:t xml:space="preserve"> en un ambiente de trabajo colab</w:t>
      </w:r>
      <w:r w:rsidR="0079544C">
        <w:rPr>
          <w:b w:val="0"/>
          <w:sz w:val="24"/>
          <w:szCs w:val="24"/>
        </w:rPr>
        <w:t xml:space="preserve">orativo </w:t>
      </w:r>
      <w:r w:rsidR="00FD374F">
        <w:rPr>
          <w:b w:val="0"/>
          <w:sz w:val="24"/>
          <w:szCs w:val="24"/>
        </w:rPr>
        <w:t xml:space="preserve">en </w:t>
      </w:r>
      <w:r w:rsidR="0079544C">
        <w:rPr>
          <w:b w:val="0"/>
          <w:sz w:val="24"/>
          <w:szCs w:val="24"/>
        </w:rPr>
        <w:t xml:space="preserve">un </w:t>
      </w:r>
      <w:r w:rsidR="009C380D">
        <w:rPr>
          <w:b w:val="0"/>
          <w:sz w:val="24"/>
          <w:szCs w:val="24"/>
        </w:rPr>
        <w:t>aula de clases</w:t>
      </w:r>
      <w:r w:rsidRPr="00B73B35">
        <w:rPr>
          <w:b w:val="0"/>
          <w:sz w:val="24"/>
          <w:szCs w:val="24"/>
        </w:rPr>
        <w:t>.</w:t>
      </w:r>
      <w:r w:rsidR="00F94BC0">
        <w:rPr>
          <w:b w:val="0"/>
          <w:sz w:val="24"/>
          <w:szCs w:val="24"/>
        </w:rPr>
        <w:t xml:space="preserve"> </w:t>
      </w:r>
      <w:r w:rsidRPr="00B73B35">
        <w:rPr>
          <w:b w:val="0"/>
          <w:sz w:val="24"/>
          <w:szCs w:val="24"/>
        </w:rPr>
        <w:t xml:space="preserve"> Es por </w:t>
      </w:r>
      <w:r w:rsidR="009C380D">
        <w:rPr>
          <w:b w:val="0"/>
          <w:sz w:val="24"/>
          <w:szCs w:val="24"/>
        </w:rPr>
        <w:t xml:space="preserve">esto, </w:t>
      </w:r>
      <w:r w:rsidRPr="00B73B35">
        <w:rPr>
          <w:b w:val="0"/>
          <w:sz w:val="24"/>
          <w:szCs w:val="24"/>
        </w:rPr>
        <w:t>que se planteará una pregunta de investigación desde cada perspectiva</w:t>
      </w:r>
      <w:r w:rsidR="00E96575">
        <w:rPr>
          <w:b w:val="0"/>
          <w:sz w:val="24"/>
          <w:szCs w:val="24"/>
        </w:rPr>
        <w:t xml:space="preserve"> de cada actor</w:t>
      </w:r>
      <w:r w:rsidR="00BA58B1">
        <w:rPr>
          <w:b w:val="0"/>
          <w:sz w:val="24"/>
          <w:szCs w:val="24"/>
        </w:rPr>
        <w:t>:</w:t>
      </w:r>
    </w:p>
    <w:p w14:paraId="5ECF2177" w14:textId="77777777" w:rsidR="00BA58B1" w:rsidRPr="00B73B35" w:rsidRDefault="00BA58B1" w:rsidP="002D2F14">
      <w:pPr>
        <w:pStyle w:val="NombreCapitulo"/>
        <w:numPr>
          <w:ilvl w:val="0"/>
          <w:numId w:val="0"/>
        </w:numPr>
        <w:ind w:left="1416"/>
        <w:jc w:val="both"/>
        <w:rPr>
          <w:b w:val="0"/>
          <w:sz w:val="24"/>
          <w:szCs w:val="24"/>
        </w:rPr>
      </w:pPr>
    </w:p>
    <w:p w14:paraId="16608A12" w14:textId="53C8A25E" w:rsidR="00110027" w:rsidRPr="0035653B" w:rsidRDefault="00F47772" w:rsidP="00871AD6">
      <w:pPr>
        <w:pStyle w:val="NombreCapitulo"/>
        <w:numPr>
          <w:ilvl w:val="0"/>
          <w:numId w:val="2"/>
        </w:numPr>
        <w:jc w:val="both"/>
        <w:rPr>
          <w:b w:val="0"/>
          <w:sz w:val="24"/>
          <w:szCs w:val="28"/>
        </w:rPr>
      </w:pPr>
      <w:r w:rsidRPr="00BD7A2E">
        <w:rPr>
          <w:b w:val="0"/>
          <w:sz w:val="24"/>
          <w:szCs w:val="28"/>
        </w:rPr>
        <w:t>Pregunta 1</w:t>
      </w:r>
      <w:r w:rsidR="00BD7A2E">
        <w:rPr>
          <w:b w:val="0"/>
          <w:sz w:val="24"/>
          <w:szCs w:val="28"/>
        </w:rPr>
        <w:t xml:space="preserve">: </w:t>
      </w:r>
      <w:r w:rsidR="00BD7A2E" w:rsidRPr="00BD7A2E">
        <w:rPr>
          <w:b w:val="0"/>
          <w:sz w:val="24"/>
          <w:szCs w:val="28"/>
        </w:rPr>
        <w:t xml:space="preserve">¿Cuál es el efecto de utilizar una superficie colaborativa en la percepción de los profesores en relación a </w:t>
      </w:r>
      <w:r w:rsidR="00B607B7">
        <w:rPr>
          <w:b w:val="0"/>
          <w:sz w:val="24"/>
          <w:szCs w:val="28"/>
        </w:rPr>
        <w:t xml:space="preserve">la equidad de carga de trabajo y </w:t>
      </w:r>
      <w:ins w:id="68" w:author="Roger Granda" w:date="2015-03-02T20:19:00Z">
        <w:r w:rsidR="0017379F">
          <w:rPr>
            <w:b w:val="0"/>
            <w:sz w:val="24"/>
            <w:szCs w:val="28"/>
          </w:rPr>
          <w:t xml:space="preserve">a </w:t>
        </w:r>
      </w:ins>
      <w:r w:rsidR="00BD7A2E" w:rsidRPr="00453CE9">
        <w:rPr>
          <w:b w:val="0"/>
          <w:sz w:val="24"/>
          <w:szCs w:val="28"/>
          <w:rPrChange w:id="69" w:author="Roger Granda" w:date="2015-03-02T18:47:00Z">
            <w:rPr>
              <w:b w:val="0"/>
              <w:sz w:val="24"/>
              <w:szCs w:val="28"/>
            </w:rPr>
          </w:rPrChange>
        </w:rPr>
        <w:t xml:space="preserve">la </w:t>
      </w:r>
      <w:r w:rsidR="00BD7A2E" w:rsidRPr="00453CE9">
        <w:rPr>
          <w:b w:val="0"/>
          <w:sz w:val="24"/>
          <w:szCs w:val="28"/>
          <w:rPrChange w:id="70" w:author="Roger Granda" w:date="2015-03-02T18:47:00Z">
            <w:rPr>
              <w:b w:val="0"/>
              <w:sz w:val="24"/>
              <w:szCs w:val="28"/>
              <w:highlight w:val="yellow"/>
            </w:rPr>
          </w:rPrChange>
        </w:rPr>
        <w:t xml:space="preserve">facilidad de </w:t>
      </w:r>
      <w:r w:rsidR="0060548D">
        <w:rPr>
          <w:b w:val="0"/>
          <w:sz w:val="24"/>
          <w:szCs w:val="28"/>
        </w:rPr>
        <w:t>asignar una calificación individual y grupal</w:t>
      </w:r>
      <w:r w:rsidR="00B607B7">
        <w:rPr>
          <w:b w:val="0"/>
          <w:sz w:val="24"/>
          <w:szCs w:val="28"/>
        </w:rPr>
        <w:t xml:space="preserve"> </w:t>
      </w:r>
      <w:del w:id="71" w:author="Roger Granda" w:date="2015-03-02T18:22:00Z">
        <w:r w:rsidR="00BD7A2E" w:rsidRPr="00BD7A2E" w:rsidDel="00B607B7">
          <w:rPr>
            <w:b w:val="0"/>
            <w:sz w:val="24"/>
            <w:szCs w:val="28"/>
          </w:rPr>
          <w:delText xml:space="preserve"> </w:delText>
        </w:r>
      </w:del>
      <w:r w:rsidR="00BD7A2E" w:rsidRPr="00BD7A2E">
        <w:rPr>
          <w:b w:val="0"/>
          <w:sz w:val="24"/>
          <w:szCs w:val="28"/>
        </w:rPr>
        <w:t>en tareas de modelado de datos</w:t>
      </w:r>
      <w:r w:rsidR="00B73B35" w:rsidRPr="00BD7A2E">
        <w:rPr>
          <w:b w:val="0"/>
          <w:sz w:val="24"/>
          <w:szCs w:val="28"/>
        </w:rPr>
        <w:t>?</w:t>
      </w:r>
    </w:p>
    <w:p w14:paraId="07B7FACB" w14:textId="3629559F" w:rsidR="0035653B" w:rsidRPr="009118F9" w:rsidRDefault="00F47772" w:rsidP="00871AD6">
      <w:pPr>
        <w:pStyle w:val="NombreCapitulo"/>
        <w:numPr>
          <w:ilvl w:val="0"/>
          <w:numId w:val="2"/>
        </w:numPr>
        <w:jc w:val="both"/>
        <w:rPr>
          <w:ins w:id="72" w:author="Roger Granda" w:date="2015-03-02T18:40:00Z"/>
          <w:b w:val="0"/>
          <w:sz w:val="24"/>
          <w:szCs w:val="24"/>
          <w:rPrChange w:id="73" w:author="Roger Granda" w:date="2015-03-02T18:40:00Z">
            <w:rPr>
              <w:ins w:id="74" w:author="Roger Granda" w:date="2015-03-02T18:40:00Z"/>
              <w:b w:val="0"/>
              <w:sz w:val="24"/>
              <w:szCs w:val="28"/>
            </w:rPr>
          </w:rPrChange>
        </w:rPr>
      </w:pPr>
      <w:r w:rsidRPr="00BD7A2E">
        <w:rPr>
          <w:b w:val="0"/>
          <w:sz w:val="24"/>
          <w:szCs w:val="28"/>
        </w:rPr>
        <w:t>Pregunta 2</w:t>
      </w:r>
      <w:r w:rsidR="00110027" w:rsidRPr="00BD7A2E">
        <w:rPr>
          <w:b w:val="0"/>
          <w:sz w:val="24"/>
          <w:szCs w:val="28"/>
        </w:rPr>
        <w:t xml:space="preserve">: </w:t>
      </w:r>
      <w:r w:rsidR="00BD7A2E" w:rsidRPr="00BD7A2E">
        <w:rPr>
          <w:b w:val="0"/>
          <w:sz w:val="24"/>
          <w:szCs w:val="28"/>
        </w:rPr>
        <w:t xml:space="preserve">¿Cuál es el efecto de utilizar una superficie colaborativa en la percepción de los estudiantes en relación a la equidad de la carga de trabajo y </w:t>
      </w:r>
      <w:r w:rsidR="0060548D">
        <w:rPr>
          <w:b w:val="0"/>
          <w:sz w:val="24"/>
          <w:szCs w:val="28"/>
        </w:rPr>
        <w:t xml:space="preserve"> cuán justas </w:t>
      </w:r>
      <w:r w:rsidR="0060548D">
        <w:rPr>
          <w:b w:val="0"/>
          <w:sz w:val="24"/>
          <w:szCs w:val="28"/>
        </w:rPr>
        <w:lastRenderedPageBreak/>
        <w:t xml:space="preserve">son sus </w:t>
      </w:r>
      <w:r w:rsidR="00BD7A2E" w:rsidRPr="00BD7A2E">
        <w:rPr>
          <w:b w:val="0"/>
          <w:sz w:val="24"/>
          <w:szCs w:val="28"/>
        </w:rPr>
        <w:t>calificaciones</w:t>
      </w:r>
      <w:r w:rsidR="009118F9">
        <w:rPr>
          <w:b w:val="0"/>
          <w:sz w:val="24"/>
          <w:szCs w:val="28"/>
        </w:rPr>
        <w:t xml:space="preserve"> individuales y grupales</w:t>
      </w:r>
      <w:r w:rsidR="00BD7A2E" w:rsidRPr="00BD7A2E">
        <w:rPr>
          <w:b w:val="0"/>
          <w:sz w:val="24"/>
          <w:szCs w:val="28"/>
        </w:rPr>
        <w:t xml:space="preserve"> obtenidas en tareas de modelado de datos</w:t>
      </w:r>
      <w:r w:rsidR="00BD7A2E">
        <w:rPr>
          <w:b w:val="0"/>
          <w:sz w:val="24"/>
          <w:szCs w:val="28"/>
        </w:rPr>
        <w:t>?</w:t>
      </w:r>
    </w:p>
    <w:p w14:paraId="476A933A" w14:textId="77777777" w:rsidR="009118F9" w:rsidRPr="0035653B" w:rsidRDefault="009118F9" w:rsidP="009118F9">
      <w:pPr>
        <w:pStyle w:val="NombreCapitulo"/>
        <w:numPr>
          <w:ilvl w:val="0"/>
          <w:numId w:val="0"/>
        </w:numPr>
        <w:ind w:left="2136"/>
        <w:jc w:val="both"/>
        <w:rPr>
          <w:b w:val="0"/>
          <w:sz w:val="24"/>
          <w:szCs w:val="24"/>
        </w:rPr>
        <w:pPrChange w:id="75" w:author="Roger Granda" w:date="2015-03-02T18:40:00Z">
          <w:pPr>
            <w:pStyle w:val="NombreCapitulo"/>
            <w:numPr>
              <w:numId w:val="2"/>
            </w:numPr>
            <w:ind w:left="2136"/>
            <w:jc w:val="both"/>
          </w:pPr>
        </w:pPrChange>
      </w:pPr>
    </w:p>
    <w:p w14:paraId="16B41CE0" w14:textId="273173F3" w:rsidR="00807818" w:rsidRDefault="009118F9" w:rsidP="00807818">
      <w:pPr>
        <w:pStyle w:val="NombreCapitulo"/>
        <w:numPr>
          <w:ilvl w:val="0"/>
          <w:numId w:val="0"/>
        </w:numPr>
        <w:ind w:left="1416"/>
        <w:jc w:val="both"/>
        <w:rPr>
          <w:ins w:id="76" w:author="Roger Granda" w:date="2015-03-02T18:40:00Z"/>
          <w:b w:val="0"/>
          <w:sz w:val="24"/>
          <w:szCs w:val="24"/>
        </w:rPr>
      </w:pPr>
      <w:ins w:id="77" w:author="Roger Granda" w:date="2015-03-02T18:40:00Z">
        <w:r>
          <w:rPr>
            <w:b w:val="0"/>
            <w:sz w:val="24"/>
            <w:szCs w:val="24"/>
          </w:rPr>
          <w:t>De las preguntas de investigación anteriores, se derivan las siguientes hipótesis</w:t>
        </w:r>
      </w:ins>
      <w:ins w:id="78" w:author="Roger Granda" w:date="2015-03-02T18:44:00Z">
        <w:r w:rsidR="008A46A9">
          <w:rPr>
            <w:b w:val="0"/>
            <w:sz w:val="24"/>
            <w:szCs w:val="24"/>
          </w:rPr>
          <w:t>. Considerando al profesor</w:t>
        </w:r>
      </w:ins>
      <w:ins w:id="79" w:author="Roger Granda" w:date="2015-03-02T18:40:00Z">
        <w:r>
          <w:rPr>
            <w:b w:val="0"/>
            <w:sz w:val="24"/>
            <w:szCs w:val="24"/>
          </w:rPr>
          <w:t>:</w:t>
        </w:r>
      </w:ins>
    </w:p>
    <w:p w14:paraId="5E9F010B" w14:textId="5AEBB848" w:rsidR="009118F9" w:rsidRDefault="009118F9" w:rsidP="008A46A9">
      <w:pPr>
        <w:pStyle w:val="NombreCapitulo"/>
        <w:numPr>
          <w:ilvl w:val="0"/>
          <w:numId w:val="0"/>
        </w:numPr>
        <w:jc w:val="both"/>
        <w:rPr>
          <w:b w:val="0"/>
          <w:sz w:val="24"/>
          <w:szCs w:val="24"/>
        </w:rPr>
        <w:pPrChange w:id="80" w:author="Roger Granda" w:date="2015-03-02T18:44:00Z">
          <w:pPr>
            <w:pStyle w:val="NombreCapitulo"/>
            <w:numPr>
              <w:numId w:val="0"/>
            </w:numPr>
            <w:ind w:left="1416" w:firstLine="0"/>
            <w:jc w:val="both"/>
          </w:pPr>
        </w:pPrChange>
      </w:pPr>
    </w:p>
    <w:p w14:paraId="16E453D6" w14:textId="5309D227" w:rsidR="00F36B2F" w:rsidRPr="00F36B2F" w:rsidRDefault="00F36B2F" w:rsidP="00871AD6">
      <w:pPr>
        <w:pStyle w:val="NombreCapitulo"/>
        <w:numPr>
          <w:ilvl w:val="0"/>
          <w:numId w:val="5"/>
        </w:numPr>
        <w:jc w:val="both"/>
        <w:rPr>
          <w:sz w:val="24"/>
          <w:szCs w:val="24"/>
        </w:rPr>
      </w:pPr>
      <w:r w:rsidRPr="00F36B2F">
        <w:rPr>
          <w:sz w:val="24"/>
          <w:szCs w:val="24"/>
        </w:rPr>
        <w:t xml:space="preserve">Hipótesis 1: </w:t>
      </w:r>
      <w:r>
        <w:rPr>
          <w:b w:val="0"/>
          <w:sz w:val="24"/>
          <w:szCs w:val="24"/>
        </w:rPr>
        <w:t xml:space="preserve">La percepción del </w:t>
      </w:r>
      <w:del w:id="81" w:author="Roger Granda" w:date="2015-03-02T18:41:00Z">
        <w:r w:rsidDel="009118F9">
          <w:rPr>
            <w:b w:val="0"/>
            <w:sz w:val="24"/>
            <w:szCs w:val="24"/>
          </w:rPr>
          <w:delText xml:space="preserve">maestro </w:delText>
        </w:r>
      </w:del>
      <w:ins w:id="82" w:author="Roger Granda" w:date="2015-03-02T18:41:00Z">
        <w:r w:rsidR="009118F9">
          <w:rPr>
            <w:b w:val="0"/>
            <w:sz w:val="24"/>
            <w:szCs w:val="24"/>
          </w:rPr>
          <w:t>profesor</w:t>
        </w:r>
        <w:r w:rsidR="009118F9">
          <w:rPr>
            <w:b w:val="0"/>
            <w:sz w:val="24"/>
            <w:szCs w:val="24"/>
          </w:rPr>
          <w:t xml:space="preserve"> </w:t>
        </w:r>
      </w:ins>
      <w:r>
        <w:rPr>
          <w:b w:val="0"/>
          <w:sz w:val="24"/>
          <w:szCs w:val="24"/>
        </w:rPr>
        <w:t>en cuanto a facilidad de</w:t>
      </w:r>
      <w:ins w:id="83" w:author="Roger Granda" w:date="2015-03-02T18:40:00Z">
        <w:r w:rsidR="009118F9">
          <w:rPr>
            <w:b w:val="0"/>
            <w:sz w:val="24"/>
            <w:szCs w:val="24"/>
          </w:rPr>
          <w:t xml:space="preserve"> asignación de</w:t>
        </w:r>
      </w:ins>
      <w:ins w:id="84" w:author="Roger Granda" w:date="2015-03-02T20:20:00Z">
        <w:r w:rsidR="0017379F">
          <w:rPr>
            <w:b w:val="0"/>
            <w:sz w:val="24"/>
            <w:szCs w:val="24"/>
          </w:rPr>
          <w:t xml:space="preserve"> una</w:t>
        </w:r>
      </w:ins>
      <w:ins w:id="85" w:author="Roger Granda" w:date="2015-03-02T18:40:00Z">
        <w:r w:rsidR="009118F9">
          <w:rPr>
            <w:b w:val="0"/>
            <w:sz w:val="24"/>
            <w:szCs w:val="24"/>
          </w:rPr>
          <w:t xml:space="preserve"> calificaci</w:t>
        </w:r>
      </w:ins>
      <w:ins w:id="86" w:author="Roger Granda" w:date="2015-03-02T18:41:00Z">
        <w:r w:rsidR="009118F9">
          <w:rPr>
            <w:b w:val="0"/>
            <w:sz w:val="24"/>
            <w:szCs w:val="24"/>
          </w:rPr>
          <w:t xml:space="preserve">ón </w:t>
        </w:r>
      </w:ins>
      <w:del w:id="87" w:author="Roger Granda" w:date="2015-03-02T18:40:00Z">
        <w:r w:rsidDel="009118F9">
          <w:rPr>
            <w:b w:val="0"/>
            <w:sz w:val="24"/>
            <w:szCs w:val="24"/>
          </w:rPr>
          <w:delText xml:space="preserve"> evaluación </w:delText>
        </w:r>
      </w:del>
      <w:r>
        <w:rPr>
          <w:b w:val="0"/>
          <w:sz w:val="24"/>
          <w:szCs w:val="24"/>
        </w:rPr>
        <w:t xml:space="preserve">individual se ve afectada de manera positiva cuando se utiliza una superficie colaborativa </w:t>
      </w:r>
      <w:del w:id="88" w:author="Roger Granda" w:date="2015-03-02T18:43:00Z">
        <w:r w:rsidDel="009118F9">
          <w:rPr>
            <w:b w:val="0"/>
            <w:sz w:val="24"/>
            <w:szCs w:val="24"/>
          </w:rPr>
          <w:delText xml:space="preserve">para </w:delText>
        </w:r>
      </w:del>
      <w:del w:id="89" w:author="Roger Granda" w:date="2015-03-02T18:41:00Z">
        <w:r w:rsidDel="009118F9">
          <w:rPr>
            <w:b w:val="0"/>
            <w:sz w:val="24"/>
            <w:szCs w:val="24"/>
          </w:rPr>
          <w:delText>el modelamiento de datos</w:delText>
        </w:r>
      </w:del>
      <w:ins w:id="90" w:author="Roger Granda" w:date="2015-03-02T18:41:00Z">
        <w:r w:rsidR="009118F9">
          <w:rPr>
            <w:b w:val="0"/>
            <w:sz w:val="24"/>
            <w:szCs w:val="24"/>
          </w:rPr>
          <w:t>tarea</w:t>
        </w:r>
      </w:ins>
      <w:ins w:id="91" w:author="Roger Granda" w:date="2015-03-02T18:43:00Z">
        <w:r w:rsidR="009118F9">
          <w:rPr>
            <w:b w:val="0"/>
            <w:sz w:val="24"/>
            <w:szCs w:val="24"/>
          </w:rPr>
          <w:t>s</w:t>
        </w:r>
      </w:ins>
      <w:ins w:id="92" w:author="Roger Granda" w:date="2015-03-02T18:41:00Z">
        <w:r w:rsidR="009118F9">
          <w:rPr>
            <w:b w:val="0"/>
            <w:sz w:val="24"/>
            <w:szCs w:val="24"/>
          </w:rPr>
          <w:t xml:space="preserve"> de modelado de datos</w:t>
        </w:r>
      </w:ins>
      <w:r>
        <w:rPr>
          <w:b w:val="0"/>
          <w:sz w:val="24"/>
          <w:szCs w:val="24"/>
        </w:rPr>
        <w:t>.</w:t>
      </w:r>
    </w:p>
    <w:p w14:paraId="4C8CA174" w14:textId="3AD0127C" w:rsidR="00F36B2F" w:rsidRPr="00C67E7C" w:rsidRDefault="00F36B2F" w:rsidP="00871AD6">
      <w:pPr>
        <w:pStyle w:val="NombreCapitulo"/>
        <w:numPr>
          <w:ilvl w:val="0"/>
          <w:numId w:val="5"/>
        </w:numPr>
        <w:jc w:val="both"/>
        <w:rPr>
          <w:sz w:val="24"/>
          <w:szCs w:val="24"/>
        </w:rPr>
      </w:pPr>
      <w:r>
        <w:rPr>
          <w:sz w:val="24"/>
          <w:szCs w:val="24"/>
        </w:rPr>
        <w:t xml:space="preserve">Hipótesis 2: </w:t>
      </w:r>
      <w:r>
        <w:rPr>
          <w:b w:val="0"/>
          <w:sz w:val="24"/>
          <w:szCs w:val="24"/>
        </w:rPr>
        <w:t xml:space="preserve">La percepción del </w:t>
      </w:r>
      <w:del w:id="93" w:author="Roger Granda" w:date="2015-03-02T18:41:00Z">
        <w:r w:rsidDel="009118F9">
          <w:rPr>
            <w:b w:val="0"/>
            <w:sz w:val="24"/>
            <w:szCs w:val="24"/>
          </w:rPr>
          <w:delText xml:space="preserve">maestro </w:delText>
        </w:r>
      </w:del>
      <w:ins w:id="94" w:author="Roger Granda" w:date="2015-03-02T18:41:00Z">
        <w:r w:rsidR="009118F9">
          <w:rPr>
            <w:b w:val="0"/>
            <w:sz w:val="24"/>
            <w:szCs w:val="24"/>
          </w:rPr>
          <w:t>profesor</w:t>
        </w:r>
        <w:r w:rsidR="009118F9">
          <w:rPr>
            <w:b w:val="0"/>
            <w:sz w:val="24"/>
            <w:szCs w:val="24"/>
          </w:rPr>
          <w:t xml:space="preserve"> </w:t>
        </w:r>
      </w:ins>
      <w:r>
        <w:rPr>
          <w:b w:val="0"/>
          <w:sz w:val="24"/>
          <w:szCs w:val="24"/>
        </w:rPr>
        <w:t xml:space="preserve">en cuanto a facilidad de </w:t>
      </w:r>
      <w:ins w:id="95" w:author="Roger Granda" w:date="2015-03-02T18:41:00Z">
        <w:r w:rsidR="009118F9">
          <w:rPr>
            <w:b w:val="0"/>
            <w:sz w:val="24"/>
            <w:szCs w:val="24"/>
          </w:rPr>
          <w:t xml:space="preserve">asignación de </w:t>
        </w:r>
      </w:ins>
      <w:ins w:id="96" w:author="Roger Granda" w:date="2015-03-02T20:20:00Z">
        <w:r w:rsidR="0017379F">
          <w:rPr>
            <w:b w:val="0"/>
            <w:sz w:val="24"/>
            <w:szCs w:val="24"/>
          </w:rPr>
          <w:t xml:space="preserve">una </w:t>
        </w:r>
      </w:ins>
      <w:ins w:id="97" w:author="Roger Granda" w:date="2015-03-02T18:41:00Z">
        <w:r w:rsidR="009118F9">
          <w:rPr>
            <w:b w:val="0"/>
            <w:sz w:val="24"/>
            <w:szCs w:val="24"/>
          </w:rPr>
          <w:t xml:space="preserve">calificación </w:t>
        </w:r>
      </w:ins>
      <w:ins w:id="98" w:author="Roger Granda" w:date="2015-03-02T18:42:00Z">
        <w:r w:rsidR="009118F9">
          <w:rPr>
            <w:b w:val="0"/>
            <w:sz w:val="24"/>
            <w:szCs w:val="24"/>
          </w:rPr>
          <w:t xml:space="preserve">grupal </w:t>
        </w:r>
      </w:ins>
      <w:del w:id="99" w:author="Roger Granda" w:date="2015-03-02T18:41:00Z">
        <w:r w:rsidDel="009118F9">
          <w:rPr>
            <w:b w:val="0"/>
            <w:sz w:val="24"/>
            <w:szCs w:val="24"/>
          </w:rPr>
          <w:delText xml:space="preserve">evaluación </w:delText>
        </w:r>
      </w:del>
      <w:del w:id="100" w:author="Roger Granda" w:date="2015-03-02T18:42:00Z">
        <w:r w:rsidDel="009118F9">
          <w:rPr>
            <w:b w:val="0"/>
            <w:sz w:val="24"/>
            <w:szCs w:val="24"/>
          </w:rPr>
          <w:delText>de una tarea grupal de modelamiento de datos se ve afectada de manera positiva cuando se utiliza una superficie colaborativa</w:delText>
        </w:r>
      </w:del>
      <w:ins w:id="101" w:author="Roger Granda" w:date="2015-03-02T18:42:00Z">
        <w:r w:rsidR="009118F9">
          <w:rPr>
            <w:b w:val="0"/>
            <w:sz w:val="24"/>
            <w:szCs w:val="24"/>
          </w:rPr>
          <w:t xml:space="preserve"> se ve afectada de manera positiva cuando se utiliza una superficie colaborativa en tareas de modelado de datos</w:t>
        </w:r>
      </w:ins>
      <w:r>
        <w:rPr>
          <w:b w:val="0"/>
          <w:sz w:val="24"/>
          <w:szCs w:val="24"/>
        </w:rPr>
        <w:t>.</w:t>
      </w:r>
    </w:p>
    <w:p w14:paraId="3AAC5E40" w14:textId="2351BBE3" w:rsidR="00F36B2F" w:rsidRPr="00C54EFC" w:rsidRDefault="00C67E7C" w:rsidP="00871AD6">
      <w:pPr>
        <w:pStyle w:val="NombreCapitulo"/>
        <w:numPr>
          <w:ilvl w:val="0"/>
          <w:numId w:val="5"/>
        </w:numPr>
        <w:jc w:val="both"/>
        <w:rPr>
          <w:sz w:val="24"/>
          <w:szCs w:val="24"/>
        </w:rPr>
      </w:pPr>
      <w:r>
        <w:rPr>
          <w:sz w:val="24"/>
          <w:szCs w:val="24"/>
        </w:rPr>
        <w:t xml:space="preserve">Hipótesis 3: </w:t>
      </w:r>
      <w:r>
        <w:rPr>
          <w:b w:val="0"/>
          <w:sz w:val="24"/>
          <w:szCs w:val="24"/>
        </w:rPr>
        <w:t xml:space="preserve">La percepción del maestro en cuanto a </w:t>
      </w:r>
      <w:del w:id="102" w:author="Roger Granda" w:date="2015-03-02T18:43:00Z">
        <w:r w:rsidDel="00F87BEF">
          <w:rPr>
            <w:b w:val="0"/>
            <w:sz w:val="24"/>
            <w:szCs w:val="24"/>
          </w:rPr>
          <w:delText>distribución equitativa de trabajo en una tarea grupal de</w:delText>
        </w:r>
      </w:del>
      <w:ins w:id="103" w:author="Roger Granda" w:date="2015-03-02T18:43:00Z">
        <w:r w:rsidR="00F87BEF">
          <w:rPr>
            <w:b w:val="0"/>
            <w:sz w:val="24"/>
            <w:szCs w:val="24"/>
          </w:rPr>
          <w:t xml:space="preserve">equidad de carga de trabajo </w:t>
        </w:r>
      </w:ins>
      <w:del w:id="104" w:author="Roger Granda" w:date="2015-03-02T18:44:00Z">
        <w:r w:rsidDel="00F87BEF">
          <w:rPr>
            <w:b w:val="0"/>
            <w:sz w:val="24"/>
            <w:szCs w:val="24"/>
          </w:rPr>
          <w:delText xml:space="preserve"> </w:delText>
        </w:r>
      </w:del>
      <w:ins w:id="105" w:author="Roger Granda" w:date="2015-03-02T18:44:00Z">
        <w:r w:rsidR="00F87BEF">
          <w:rPr>
            <w:b w:val="0"/>
            <w:sz w:val="24"/>
            <w:szCs w:val="24"/>
          </w:rPr>
          <w:t xml:space="preserve">en tareas de </w:t>
        </w:r>
      </w:ins>
      <w:r>
        <w:rPr>
          <w:b w:val="0"/>
          <w:sz w:val="24"/>
          <w:szCs w:val="24"/>
        </w:rPr>
        <w:t>modelamiento de datos se ve afectada de manera positiva cuando se utiliza una superficie colaborativa.</w:t>
      </w:r>
    </w:p>
    <w:p w14:paraId="0C8577B3" w14:textId="77777777" w:rsidR="00C54EFC" w:rsidRPr="007D14B4" w:rsidRDefault="00C54EFC" w:rsidP="00C54EFC">
      <w:pPr>
        <w:pStyle w:val="NombreCapitulo"/>
        <w:numPr>
          <w:ilvl w:val="0"/>
          <w:numId w:val="0"/>
        </w:numPr>
        <w:ind w:left="2136"/>
        <w:jc w:val="both"/>
        <w:rPr>
          <w:sz w:val="24"/>
          <w:szCs w:val="24"/>
        </w:rPr>
      </w:pPr>
    </w:p>
    <w:p w14:paraId="3E2FFD8C" w14:textId="3A858CDE" w:rsidR="00F36B2F" w:rsidRDefault="00F36B2F" w:rsidP="007D14B4">
      <w:pPr>
        <w:pStyle w:val="NombreCapitulo"/>
        <w:numPr>
          <w:ilvl w:val="0"/>
          <w:numId w:val="0"/>
        </w:numPr>
        <w:ind w:left="1068" w:firstLine="348"/>
        <w:jc w:val="both"/>
        <w:rPr>
          <w:sz w:val="24"/>
          <w:szCs w:val="24"/>
        </w:rPr>
      </w:pPr>
      <w:r>
        <w:rPr>
          <w:b w:val="0"/>
          <w:sz w:val="24"/>
          <w:szCs w:val="24"/>
        </w:rPr>
        <w:t>Considerando al estudiante:</w:t>
      </w:r>
    </w:p>
    <w:p w14:paraId="3079E6A2" w14:textId="32E70C8D" w:rsidR="00F36B2F" w:rsidRPr="00143F18" w:rsidDel="008A46A9" w:rsidRDefault="00F36B2F" w:rsidP="00871AD6">
      <w:pPr>
        <w:pStyle w:val="NombreCapitulo"/>
        <w:numPr>
          <w:ilvl w:val="0"/>
          <w:numId w:val="6"/>
        </w:numPr>
        <w:jc w:val="both"/>
        <w:rPr>
          <w:del w:id="106" w:author="Roger Granda" w:date="2015-03-02T18:45:00Z"/>
          <w:sz w:val="24"/>
          <w:szCs w:val="24"/>
        </w:rPr>
      </w:pPr>
      <w:del w:id="107" w:author="Roger Granda" w:date="2015-03-02T18:45:00Z">
        <w:r w:rsidDel="008A46A9">
          <w:rPr>
            <w:sz w:val="24"/>
            <w:szCs w:val="24"/>
          </w:rPr>
          <w:delText xml:space="preserve">Hipótesis </w:delText>
        </w:r>
        <w:r w:rsidR="00C67E7C" w:rsidDel="008A46A9">
          <w:rPr>
            <w:sz w:val="24"/>
            <w:szCs w:val="24"/>
          </w:rPr>
          <w:delText>4</w:delText>
        </w:r>
        <w:r w:rsidDel="008A46A9">
          <w:rPr>
            <w:sz w:val="24"/>
            <w:szCs w:val="24"/>
          </w:rPr>
          <w:delText xml:space="preserve">: </w:delText>
        </w:r>
        <w:r w:rsidR="00143F18" w:rsidDel="008A46A9">
          <w:rPr>
            <w:b w:val="0"/>
            <w:sz w:val="24"/>
            <w:szCs w:val="24"/>
          </w:rPr>
          <w:delText>La calificación individual (</w:delText>
        </w:r>
        <w:r w:rsidR="00C54EFC" w:rsidDel="008A46A9">
          <w:rPr>
            <w:b w:val="0"/>
            <w:sz w:val="24"/>
            <w:szCs w:val="24"/>
          </w:rPr>
          <w:delText>cuantitativa</w:delText>
        </w:r>
        <w:r w:rsidR="00143F18" w:rsidDel="008A46A9">
          <w:rPr>
            <w:b w:val="0"/>
            <w:sz w:val="24"/>
            <w:szCs w:val="24"/>
          </w:rPr>
          <w:delText>) que reciben los estudiantes al realizar una tarea grupal de modelamiento de datos se ve afectada positivamente por el uso de una superficie colaborativa.</w:delText>
        </w:r>
      </w:del>
    </w:p>
    <w:p w14:paraId="3BFCE2E2" w14:textId="3B45EA0C" w:rsidR="00143F18" w:rsidRPr="0035653B" w:rsidRDefault="00C67E7C" w:rsidP="00871AD6">
      <w:pPr>
        <w:pStyle w:val="NombreCapitulo"/>
        <w:numPr>
          <w:ilvl w:val="0"/>
          <w:numId w:val="6"/>
        </w:numPr>
        <w:jc w:val="both"/>
        <w:rPr>
          <w:sz w:val="24"/>
          <w:szCs w:val="24"/>
        </w:rPr>
      </w:pPr>
      <w:r>
        <w:rPr>
          <w:sz w:val="24"/>
          <w:szCs w:val="24"/>
        </w:rPr>
        <w:t>Hipótesis 5</w:t>
      </w:r>
      <w:r w:rsidR="00143F18">
        <w:rPr>
          <w:sz w:val="24"/>
          <w:szCs w:val="24"/>
        </w:rPr>
        <w:t xml:space="preserve">: </w:t>
      </w:r>
      <w:r w:rsidR="00143F18">
        <w:rPr>
          <w:b w:val="0"/>
          <w:sz w:val="24"/>
          <w:szCs w:val="24"/>
        </w:rPr>
        <w:t>La percepción del estudiante en cuanto a</w:t>
      </w:r>
      <w:r w:rsidR="0035653B">
        <w:rPr>
          <w:b w:val="0"/>
          <w:sz w:val="24"/>
          <w:szCs w:val="24"/>
        </w:rPr>
        <w:t xml:space="preserve"> </w:t>
      </w:r>
      <w:ins w:id="108" w:author="Roger Granda" w:date="2015-03-02T18:45:00Z">
        <w:r w:rsidR="008A46A9">
          <w:rPr>
            <w:b w:val="0"/>
            <w:sz w:val="24"/>
            <w:szCs w:val="24"/>
          </w:rPr>
          <w:t xml:space="preserve">cuán justa en su calificación individual </w:t>
        </w:r>
      </w:ins>
      <w:del w:id="109" w:author="Roger Granda" w:date="2015-03-02T18:45:00Z">
        <w:r w:rsidR="0035653B" w:rsidDel="008A46A9">
          <w:rPr>
            <w:b w:val="0"/>
            <w:sz w:val="24"/>
            <w:szCs w:val="24"/>
          </w:rPr>
          <w:delText xml:space="preserve">una calificación individual más justa </w:delText>
        </w:r>
      </w:del>
      <w:r w:rsidR="0035653B">
        <w:rPr>
          <w:b w:val="0"/>
          <w:sz w:val="24"/>
          <w:szCs w:val="24"/>
        </w:rPr>
        <w:t xml:space="preserve">se afecta </w:t>
      </w:r>
      <w:r>
        <w:rPr>
          <w:b w:val="0"/>
          <w:sz w:val="24"/>
          <w:szCs w:val="24"/>
        </w:rPr>
        <w:t xml:space="preserve">de </w:t>
      </w:r>
      <w:r>
        <w:rPr>
          <w:b w:val="0"/>
          <w:sz w:val="24"/>
          <w:szCs w:val="24"/>
        </w:rPr>
        <w:lastRenderedPageBreak/>
        <w:t>manera positiva</w:t>
      </w:r>
      <w:r w:rsidR="0035653B">
        <w:rPr>
          <w:b w:val="0"/>
          <w:sz w:val="24"/>
          <w:szCs w:val="24"/>
        </w:rPr>
        <w:t xml:space="preserve"> con el uso de una superficie colaborativa cuando realiza una tarea de modelamiento de datos.</w:t>
      </w:r>
    </w:p>
    <w:p w14:paraId="1340A5DD" w14:textId="5DC51521" w:rsidR="0035653B" w:rsidRPr="007C2D72" w:rsidRDefault="00C67E7C" w:rsidP="00871AD6">
      <w:pPr>
        <w:pStyle w:val="NombreCapitulo"/>
        <w:numPr>
          <w:ilvl w:val="0"/>
          <w:numId w:val="6"/>
        </w:numPr>
        <w:jc w:val="both"/>
        <w:rPr>
          <w:sz w:val="24"/>
          <w:szCs w:val="24"/>
        </w:rPr>
      </w:pPr>
      <w:r>
        <w:rPr>
          <w:sz w:val="24"/>
          <w:szCs w:val="24"/>
        </w:rPr>
        <w:t>Hipótesis 6</w:t>
      </w:r>
      <w:r w:rsidR="007C2D72">
        <w:rPr>
          <w:sz w:val="24"/>
          <w:szCs w:val="24"/>
        </w:rPr>
        <w:t xml:space="preserve">: </w:t>
      </w:r>
      <w:r w:rsidR="0035653B">
        <w:rPr>
          <w:b w:val="0"/>
          <w:sz w:val="24"/>
          <w:szCs w:val="24"/>
        </w:rPr>
        <w:t xml:space="preserve">La percepción del estudiante en cuanto </w:t>
      </w:r>
      <w:del w:id="110" w:author="Roger Granda" w:date="2015-03-02T18:46:00Z">
        <w:r w:rsidR="0035653B" w:rsidDel="008A46A9">
          <w:rPr>
            <w:b w:val="0"/>
            <w:sz w:val="24"/>
            <w:szCs w:val="24"/>
          </w:rPr>
          <w:delText xml:space="preserve">a una calificación grupal más justa </w:delText>
        </w:r>
      </w:del>
      <w:ins w:id="111" w:author="Roger Granda" w:date="2015-03-02T18:46:00Z">
        <w:r w:rsidR="008A46A9">
          <w:rPr>
            <w:b w:val="0"/>
            <w:sz w:val="24"/>
            <w:szCs w:val="24"/>
          </w:rPr>
          <w:t xml:space="preserve">cuán justa es su calificación grupal </w:t>
        </w:r>
      </w:ins>
      <w:r w:rsidR="0035653B">
        <w:rPr>
          <w:b w:val="0"/>
          <w:sz w:val="24"/>
          <w:szCs w:val="24"/>
        </w:rPr>
        <w:t>se afecta positivamente con el uso de una superficie colaborativa cuando realiza una tarea de modelamiento de datos.</w:t>
      </w:r>
    </w:p>
    <w:p w14:paraId="7A23A171" w14:textId="22F8B874" w:rsidR="007C2D72" w:rsidRPr="00F36B2F" w:rsidRDefault="007C2D72" w:rsidP="00871AD6">
      <w:pPr>
        <w:pStyle w:val="NombreCapitulo"/>
        <w:numPr>
          <w:ilvl w:val="0"/>
          <w:numId w:val="6"/>
        </w:numPr>
        <w:jc w:val="both"/>
        <w:rPr>
          <w:sz w:val="24"/>
          <w:szCs w:val="24"/>
        </w:rPr>
      </w:pPr>
      <w:r>
        <w:rPr>
          <w:sz w:val="24"/>
          <w:szCs w:val="24"/>
        </w:rPr>
        <w:t xml:space="preserve">Hipótesis 7: </w:t>
      </w:r>
      <w:r>
        <w:rPr>
          <w:b w:val="0"/>
          <w:sz w:val="24"/>
          <w:szCs w:val="24"/>
        </w:rPr>
        <w:t xml:space="preserve">La percepción del </w:t>
      </w:r>
      <w:del w:id="112" w:author="Roger Granda" w:date="2015-03-02T18:46:00Z">
        <w:r w:rsidDel="008A46A9">
          <w:rPr>
            <w:b w:val="0"/>
            <w:sz w:val="24"/>
            <w:szCs w:val="24"/>
          </w:rPr>
          <w:delText xml:space="preserve">maestro </w:delText>
        </w:r>
      </w:del>
      <w:ins w:id="113" w:author="Roger Granda" w:date="2015-03-02T18:46:00Z">
        <w:r w:rsidR="008A46A9">
          <w:rPr>
            <w:b w:val="0"/>
            <w:sz w:val="24"/>
            <w:szCs w:val="24"/>
          </w:rPr>
          <w:t>estudiante</w:t>
        </w:r>
        <w:r w:rsidR="008A46A9">
          <w:rPr>
            <w:b w:val="0"/>
            <w:sz w:val="24"/>
            <w:szCs w:val="24"/>
          </w:rPr>
          <w:t xml:space="preserve"> </w:t>
        </w:r>
      </w:ins>
      <w:r>
        <w:rPr>
          <w:b w:val="0"/>
          <w:sz w:val="24"/>
          <w:szCs w:val="24"/>
        </w:rPr>
        <w:t xml:space="preserve">en cuanto </w:t>
      </w:r>
      <w:del w:id="114" w:author="Roger Granda" w:date="2015-03-02T18:46:00Z">
        <w:r w:rsidDel="008A46A9">
          <w:rPr>
            <w:b w:val="0"/>
            <w:sz w:val="24"/>
            <w:szCs w:val="24"/>
          </w:rPr>
          <w:delText xml:space="preserve">a distribución de la carga de trabajo </w:delText>
        </w:r>
      </w:del>
      <w:ins w:id="115" w:author="Roger Granda" w:date="2015-03-02T18:46:00Z">
        <w:r w:rsidR="008A46A9">
          <w:rPr>
            <w:b w:val="0"/>
            <w:sz w:val="24"/>
            <w:szCs w:val="24"/>
          </w:rPr>
          <w:t xml:space="preserve">a la equidad de carga de trabajo </w:t>
        </w:r>
      </w:ins>
      <w:r>
        <w:rPr>
          <w:b w:val="0"/>
          <w:sz w:val="24"/>
          <w:szCs w:val="24"/>
        </w:rPr>
        <w:t>en una</w:t>
      </w:r>
      <w:bookmarkStart w:id="116" w:name="_GoBack"/>
      <w:bookmarkEnd w:id="116"/>
      <w:r>
        <w:rPr>
          <w:b w:val="0"/>
          <w:sz w:val="24"/>
          <w:szCs w:val="24"/>
        </w:rPr>
        <w:t xml:space="preserve"> tarea grupal de modelamiento de datos se ve afectada de manera positiva cuando se utiliza una superficie colaborativa.</w:t>
      </w:r>
    </w:p>
    <w:p w14:paraId="616BB105" w14:textId="63EB0CC2" w:rsidR="00E114CF" w:rsidRDefault="00B73B35" w:rsidP="00E114CF">
      <w:pPr>
        <w:pStyle w:val="Subtitulocapitulo"/>
        <w:numPr>
          <w:ilvl w:val="0"/>
          <w:numId w:val="0"/>
        </w:numPr>
        <w:ind w:left="792"/>
        <w:rPr>
          <w:sz w:val="24"/>
          <w:szCs w:val="24"/>
        </w:rPr>
      </w:pPr>
      <w:r>
        <w:rPr>
          <w:sz w:val="24"/>
          <w:szCs w:val="24"/>
        </w:rPr>
        <w:t xml:space="preserve"> </w:t>
      </w:r>
    </w:p>
    <w:p w14:paraId="27941F28" w14:textId="523D0898" w:rsidR="00BC7933" w:rsidRPr="005D1551" w:rsidRDefault="00BC7933" w:rsidP="0075426E">
      <w:pPr>
        <w:pStyle w:val="Subtitulocapitulo"/>
        <w:rPr>
          <w:sz w:val="24"/>
          <w:szCs w:val="24"/>
        </w:rPr>
      </w:pPr>
      <w:r>
        <w:t>Metodología</w:t>
      </w:r>
    </w:p>
    <w:p w14:paraId="41AC2C50" w14:textId="77777777" w:rsidR="00BD7A2E" w:rsidRPr="00BD7A2E" w:rsidRDefault="00BD7A2E" w:rsidP="00C54EFC">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052CE0EB" w14:textId="77777777" w:rsidR="00BD7A2E" w:rsidRPr="00BD7A2E" w:rsidRDefault="00BD7A2E" w:rsidP="0035653B">
      <w:pPr>
        <w:pStyle w:val="NombreCapitulo"/>
        <w:numPr>
          <w:ilvl w:val="0"/>
          <w:numId w:val="0"/>
        </w:numPr>
        <w:ind w:left="1416"/>
        <w:jc w:val="both"/>
        <w:rPr>
          <w:b w:val="0"/>
          <w:sz w:val="24"/>
          <w:szCs w:val="28"/>
        </w:rPr>
      </w:pPr>
    </w:p>
    <w:p w14:paraId="25BD4168"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w:t>
      </w:r>
      <w:r w:rsidRPr="00BD7A2E">
        <w:rPr>
          <w:b w:val="0"/>
          <w:sz w:val="24"/>
          <w:szCs w:val="28"/>
        </w:rPr>
        <w:lastRenderedPageBreak/>
        <w:t xml:space="preserve">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688308CC"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encuestados en relación a percepción de efectividad de la solución para controlar aportes de estudiantes en trabajos colaborativos. Seguido se procederá a la implementación de  la solución y a la ejecución de pruebas y experimentos.  </w:t>
      </w:r>
    </w:p>
    <w:p w14:paraId="05F56808" w14:textId="77777777" w:rsidR="00BD7A2E" w:rsidRPr="00BD7A2E" w:rsidRDefault="00BD7A2E" w:rsidP="0035653B">
      <w:pPr>
        <w:pStyle w:val="NombreCapitulo"/>
        <w:numPr>
          <w:ilvl w:val="0"/>
          <w:numId w:val="0"/>
        </w:numPr>
        <w:ind w:left="1416"/>
        <w:jc w:val="both"/>
        <w:rPr>
          <w:b w:val="0"/>
          <w:sz w:val="24"/>
          <w:szCs w:val="28"/>
        </w:rPr>
      </w:pPr>
    </w:p>
    <w:p w14:paraId="32A4C04A" w14:textId="77777777" w:rsidR="00BD7A2E" w:rsidRDefault="00BD7A2E" w:rsidP="0035653B">
      <w:pPr>
        <w:pStyle w:val="NombreCapitulo"/>
        <w:numPr>
          <w:ilvl w:val="0"/>
          <w:numId w:val="0"/>
        </w:numPr>
        <w:ind w:left="1416"/>
        <w:jc w:val="both"/>
        <w:rPr>
          <w:b w:val="0"/>
          <w:sz w:val="24"/>
          <w:szCs w:val="28"/>
        </w:rPr>
      </w:pPr>
      <w:r w:rsidRPr="00BD7A2E">
        <w:rPr>
          <w:b w:val="0"/>
          <w:sz w:val="24"/>
          <w:szCs w:val="28"/>
        </w:rPr>
        <w:lastRenderedPageBreak/>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0E1E83ED" w:rsidR="00B73770" w:rsidRDefault="00B73770">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67F0040" w14:textId="1D64DD73" w:rsidR="00B73770" w:rsidRDefault="00B73770" w:rsidP="00B73770">
      <w:pPr>
        <w:pStyle w:val="NombreCapitulo"/>
      </w:pPr>
      <w:r>
        <w:t>Revisión Bibliográfica</w:t>
      </w:r>
    </w:p>
    <w:p w14:paraId="494DDBAD" w14:textId="77777777" w:rsidR="002C4CEC" w:rsidRDefault="002C4CEC" w:rsidP="003A2438">
      <w:pPr>
        <w:pStyle w:val="Texto"/>
      </w:pPr>
    </w:p>
    <w:p w14:paraId="275A13A5" w14:textId="77777777" w:rsidR="002C4CEC" w:rsidRDefault="002C4CEC" w:rsidP="003A2438">
      <w:pPr>
        <w:pStyle w:val="Texto"/>
      </w:pPr>
    </w:p>
    <w:p w14:paraId="1EED9E49" w14:textId="7B1AAC38" w:rsidR="003A2438" w:rsidRDefault="006B5717" w:rsidP="003A2438">
      <w:pPr>
        <w:pStyle w:val="Texto"/>
      </w:pPr>
      <w:r>
        <w:t>Este capítulo 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Con esta información, y considerando el contexto del presente estudio, se realiza el análisis de la solución propuesta, de la que se sintetiza una lista de recomendaciones para directrices de diseño en 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lastRenderedPageBreak/>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3872CD96"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3171DD9B"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 xml:space="preserve">Los paradigmas de interacción no son mutuamente excluyentes, a través de la historia se han identificado momentos en los que </w:t>
      </w:r>
      <w:r>
        <w:lastRenderedPageBreak/>
        <w:t>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518777ED" w:rsidR="00953048" w:rsidRDefault="007C4CF6" w:rsidP="00871AD6">
      <w:pPr>
        <w:pStyle w:val="Texto"/>
        <w:numPr>
          <w:ilvl w:val="0"/>
          <w:numId w:val="4"/>
        </w:numPr>
        <w:ind w:left="2229"/>
      </w:pPr>
      <w:r w:rsidRPr="007C4CF6">
        <w:rPr>
          <w:b/>
        </w:rPr>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t xml:space="preserve"> en el que los ordenadores, al igual que los humanos, obtuvieron la capacidad de realizar más de una tarea de manera simultánea. </w:t>
      </w:r>
    </w:p>
    <w:p w14:paraId="27247439" w14:textId="1D82E66B" w:rsidR="007C4CF6" w:rsidRDefault="007C4CF6" w:rsidP="00871AD6">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871AD6">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871AD6">
      <w:pPr>
        <w:pStyle w:val="Texto"/>
        <w:numPr>
          <w:ilvl w:val="0"/>
          <w:numId w:val="4"/>
        </w:numPr>
        <w:ind w:left="2229"/>
      </w:pPr>
      <w:r>
        <w:rPr>
          <w:b/>
        </w:rPr>
        <w:t xml:space="preserve">Manipulación Directa.- </w:t>
      </w:r>
      <w:r>
        <w:t xml:space="preserve">En los 1980 con los avances en gráficos por computador, estos estuvieron en capacidad </w:t>
      </w:r>
      <w:r>
        <w:lastRenderedPageBreak/>
        <w:t>de representar objetos con los que los usuarios actuaban directamente sin la necesidad de comandos complejos. El primero en transformar en producto esta visión fue Apple Computer Inc. con su Macintosh en 1984.</w:t>
      </w:r>
    </w:p>
    <w:p w14:paraId="071F0F01" w14:textId="495592A9" w:rsidR="00633030" w:rsidRDefault="00633030" w:rsidP="00871AD6">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871AD6">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w:t>
      </w:r>
      <w:r w:rsidR="00DF699D">
        <w:lastRenderedPageBreak/>
        <w:t xml:space="preserve">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871AD6">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55BFD169"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Un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w:t>
      </w:r>
      <w:r>
        <w:lastRenderedPageBreak/>
        <w:t>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73BF8D35"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D71D48">
        <w:t>2</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0E017C17" w:rsidR="00D5270A" w:rsidRPr="00661A8E" w:rsidRDefault="00D5270A" w:rsidP="00D5270A">
            <w:pPr>
              <w:pStyle w:val="Texto"/>
              <w:ind w:left="0"/>
              <w:rPr>
                <w:sz w:val="20"/>
                <w:szCs w:val="20"/>
              </w:rPr>
            </w:pPr>
            <w:r w:rsidRPr="00D5270A">
              <w:rPr>
                <w:b/>
                <w:sz w:val="20"/>
                <w:szCs w:val="20"/>
              </w:rPr>
              <w:t>Tabla 2</w:t>
            </w:r>
            <w:r>
              <w:rPr>
                <w:b/>
                <w:sz w:val="20"/>
                <w:szCs w:val="20"/>
              </w:rPr>
              <w:t xml:space="preserve">: </w:t>
            </w:r>
            <w:r>
              <w:rPr>
                <w:sz w:val="20"/>
                <w:szCs w:val="20"/>
              </w:rPr>
              <w:t>Matriz Espacio versus tiempo de aplicaciones CSCW. Fuente:</w:t>
            </w:r>
            <w:r>
              <w:rPr>
                <w:sz w:val="20"/>
                <w:szCs w:val="20"/>
              </w:rPr>
              <w:fldChar w:fldCharType="begin" w:fldLock="1"/>
            </w:r>
            <w:r>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Pr>
                <w:sz w:val="20"/>
                <w:szCs w:val="20"/>
              </w:rPr>
              <w:fldChar w:fldCharType="separate"/>
            </w:r>
            <w:r w:rsidRPr="00CE5F1B">
              <w:rPr>
                <w:noProof/>
                <w:sz w:val="20"/>
                <w:szCs w:val="20"/>
              </w:rPr>
              <w:t>[18]</w:t>
            </w:r>
            <w:r>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871AD6">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76BC25FA"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803B2F">
        <w:t xml:space="preserve"> Los</w:t>
      </w:r>
      <w:r w:rsidR="00A122AC">
        <w:t xml:space="preserve"> 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129EE048"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773B42EB" w:rsidR="004C7D29" w:rsidRDefault="000B0EC4" w:rsidP="00A23372">
      <w:pPr>
        <w:pStyle w:val="Texto"/>
        <w:ind w:left="2124"/>
      </w:pPr>
      <w:r>
        <w:t xml:space="preserve"> </w:t>
      </w:r>
      <w:r w:rsidR="00140091">
        <w:t>P</w:t>
      </w:r>
      <w:r w:rsidR="00803B2F">
        <w:t>or estos motivos,</w:t>
      </w:r>
      <w:r>
        <w:t xml:space="preserve"> investigación </w:t>
      </w:r>
      <w:r w:rsidR="00140091">
        <w:t xml:space="preserve">para este tipo de interacción es </w:t>
      </w:r>
      <w:r>
        <w:t>aún es requerida</w:t>
      </w:r>
      <w:r w:rsidR="001F6165">
        <w:t xml:space="preserve"> </w:t>
      </w:r>
      <w:r w:rsidR="00140091">
        <w:t xml:space="preserve">para el abaratamiento de costos, efectividad de reconocimiento de señales, </w:t>
      </w:r>
      <w:r w:rsidR="001F6165">
        <w:t>y</w:t>
      </w:r>
      <w:r w:rsidR="00140091">
        <w:t>,</w:t>
      </w:r>
      <w:r w:rsidR="001F6165">
        <w:t xml:space="preserve"> facilidad de configuración</w:t>
      </w:r>
      <w:r>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871AD6">
      <w:pPr>
        <w:pStyle w:val="Subtitulocapitulo"/>
        <w:numPr>
          <w:ilvl w:val="3"/>
          <w:numId w:val="1"/>
        </w:numPr>
      </w:pPr>
      <w:r>
        <w:t>TECNOLOGÍAS RELACIONADAS</w:t>
      </w:r>
    </w:p>
    <w:p w14:paraId="0FC2E56A" w14:textId="77777777" w:rsidR="007A7792" w:rsidRDefault="007A7792" w:rsidP="00871AD6">
      <w:pPr>
        <w:pStyle w:val="Subtitulocapitulo"/>
        <w:numPr>
          <w:ilvl w:val="4"/>
          <w:numId w:val="1"/>
        </w:numPr>
      </w:pPr>
      <w:r>
        <w:t>HARDWARE</w:t>
      </w:r>
    </w:p>
    <w:p w14:paraId="7448EB33" w14:textId="5A6F9B49" w:rsidR="00AF1BDD" w:rsidRPr="00017C31" w:rsidRDefault="00AF1BDD" w:rsidP="00980AEC">
      <w:pPr>
        <w:pStyle w:val="Texto"/>
        <w:ind w:left="2832"/>
        <w:rPr>
          <w:b/>
        </w:rPr>
      </w:pPr>
      <w:r w:rsidRPr="00017C31">
        <w:rPr>
          <w:b/>
        </w:rPr>
        <w:t>Tecnología Capacitiva.</w:t>
      </w:r>
    </w:p>
    <w:p w14:paraId="38DB938B" w14:textId="389D4DC0"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las soluciones más compactas, ya que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esta tecnología es Ideum Coffee table</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3A93604E"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existe un marco alrededor de la pantalla que sirve para ubicar los sensores infrarrojos</w:t>
      </w:r>
      <w:r w:rsidR="00A6579C">
        <w:t xml:space="preserve"> que utilizan</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3558AD2C"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unque están diseñadas para ser utilizadas en proyectos de realidad virtual, podrían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0F5725E1" w14:textId="77777777" w:rsidR="00BB43C0" w:rsidRDefault="00BB43C0" w:rsidP="00980AEC">
      <w:pPr>
        <w:pStyle w:val="Texto"/>
        <w:ind w:left="2832"/>
      </w:pPr>
    </w:p>
    <w:p w14:paraId="4F0CAD02" w14:textId="77777777" w:rsidR="00BB43C0" w:rsidRDefault="00BB43C0" w:rsidP="00980AEC">
      <w:pPr>
        <w:pStyle w:val="Texto"/>
        <w:ind w:left="2832"/>
      </w:pPr>
    </w:p>
    <w:p w14:paraId="47B9C24A" w14:textId="15A8D03C" w:rsidR="00BB43C0" w:rsidRDefault="00BB43C0" w:rsidP="00E1240E">
      <w:pPr>
        <w:pStyle w:val="Texto"/>
        <w:ind w:left="2832"/>
        <w:jc w:val="center"/>
      </w:pPr>
      <w:r>
        <w:rPr>
          <w:noProof/>
        </w:rPr>
        <w:drawing>
          <wp:inline distT="0" distB="0" distL="0" distR="0" wp14:anchorId="402E920F" wp14:editId="5B878A36">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734803DD" w14:textId="7DBE345C"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V120.Duo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6DC779C3" w:rsidR="00803B2F" w:rsidRDefault="00803B2F" w:rsidP="00803B2F">
      <w:pPr>
        <w:pStyle w:val="Texto"/>
        <w:ind w:left="2832"/>
      </w:pPr>
      <w:r>
        <w:t xml:space="preserve">Como se ha mencionado en el capítulo anterior,  uno de los objetivos de este estudio es representar efectivamente 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w:t>
      </w:r>
      <w:r>
        <w:lastRenderedPageBreak/>
        <w:t>rastreando en todo momento. Es así que esta se adapta a las necesidades requeridas en cuanto a la necesidad de identificar las aportaciones de cada usuario.</w:t>
      </w:r>
    </w:p>
    <w:p w14:paraId="65117BE4" w14:textId="1ECE0EEE" w:rsidR="00BB43C0" w:rsidRDefault="00BB43C0" w:rsidP="00AF1BDD">
      <w:pPr>
        <w:pStyle w:val="Texto"/>
      </w:pPr>
    </w:p>
    <w:p w14:paraId="343ACBCC" w14:textId="77777777" w:rsidR="00BB43C0" w:rsidRPr="00AF1BDD" w:rsidRDefault="00BB43C0" w:rsidP="00AF1BDD">
      <w:pPr>
        <w:pStyle w:val="Texto"/>
      </w:pPr>
    </w:p>
    <w:p w14:paraId="42E7BF0B" w14:textId="77777777" w:rsidR="007A7792" w:rsidRDefault="007A7792" w:rsidP="00871AD6">
      <w:pPr>
        <w:pStyle w:val="Subtitulocapitulo"/>
        <w:numPr>
          <w:ilvl w:val="4"/>
          <w:numId w:val="1"/>
        </w:numPr>
      </w:pPr>
      <w:r>
        <w:t>SOFTWARE</w:t>
      </w:r>
    </w:p>
    <w:p w14:paraId="4D8513BE" w14:textId="14C7D652" w:rsidR="00D17832" w:rsidRDefault="00D17832" w:rsidP="00E1240E">
      <w:pPr>
        <w:pStyle w:val="Texto"/>
        <w:ind w:left="2832"/>
      </w:pPr>
      <w:r>
        <w:t>A continuación describiremos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3CA181B3" w:rsidR="00AB7AE4" w:rsidRDefault="00661A8E" w:rsidP="00E1240E">
      <w:pPr>
        <w:pStyle w:val="Texto"/>
        <w:ind w:left="2832"/>
      </w:pPr>
      <w:r>
        <w:t>Esta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w:t>
      </w:r>
      <w:r w:rsidR="00AB7AE4">
        <w:lastRenderedPageBreak/>
        <w:t xml:space="preserve">permite </w:t>
      </w:r>
      <w:r w:rsidR="00F61CA7">
        <w:t>comunicar</w:t>
      </w:r>
      <w:r w:rsidR="00AB7AE4">
        <w:t xml:space="preserve"> eventos de touch sensados por un dispositivo </w:t>
      </w:r>
      <w:r w:rsidR="00F61CA7">
        <w:t>especializado</w:t>
      </w:r>
      <w:r w:rsidR="00AB7AE4">
        <w:t>,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38E63B08"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TUIO utiliza un modelo cliente / servidor para la comunicación de estos datos, por lo que cualquier programa que es un cliente TUIO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0E363688" w:rsidR="00097996" w:rsidRDefault="00FC553F" w:rsidP="00E1240E">
      <w:pPr>
        <w:pStyle w:val="Texto"/>
        <w:ind w:left="2832"/>
      </w:pPr>
      <w:r>
        <w:t xml:space="preserve">La siguiente herramienta es un framework orientado al diseño de aplicaciones </w:t>
      </w:r>
      <w:r w:rsidR="00767BB7">
        <w:t>multitouch en la plataforma de J</w:t>
      </w:r>
      <w:r>
        <w:t>ava</w:t>
      </w:r>
      <w:r w:rsidR="00E1240E">
        <w:t>, con</w:t>
      </w:r>
      <w:r>
        <w:t xml:space="preserve"> el objetivo de poder implementar aplicaciones con una interfaz rica en gráficos en corto tiempo</w:t>
      </w:r>
      <w:r>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334B27" w:rsidRPr="00334B27">
        <w:rPr>
          <w:noProof/>
        </w:rPr>
        <w:t>[29]</w:t>
      </w:r>
      <w:r>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lastRenderedPageBreak/>
        <w:t>FORMAS DE INTERACCIÓN EN SUPERFICIES TÁCTILES</w:t>
      </w:r>
    </w:p>
    <w:p w14:paraId="0F59ABF6" w14:textId="2A8C2DD2" w:rsidR="00953410" w:rsidRDefault="00953410" w:rsidP="00E1240E">
      <w:pPr>
        <w:pStyle w:val="Texto"/>
        <w:ind w:left="1416"/>
      </w:pPr>
      <w:r w:rsidRPr="00953410">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42DD8C0D"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selección, rotación, movimiento y re 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5AA29240"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 figuras geométricas sobre papel)</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7CDE3D65" w:rsidR="00EB1E08" w:rsidRPr="00925B53" w:rsidRDefault="00B85BA8" w:rsidP="00E1240E">
      <w:pPr>
        <w:pStyle w:val="Texto"/>
        <w:ind w:left="1776"/>
      </w:pPr>
      <w:r>
        <w:t>Complejidades adicionales</w:t>
      </w:r>
      <w:r w:rsidR="00EB1E08">
        <w:t xml:space="preserve"> </w:t>
      </w:r>
      <w:r>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w:t>
      </w:r>
      <w:r w:rsidRPr="00925B53">
        <w:lastRenderedPageBreak/>
        <w:t>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4B3464A4" w14:textId="77777777" w:rsidR="007A7792" w:rsidRPr="00925B53" w:rsidRDefault="007A7792" w:rsidP="00AD6CB6">
      <w:pPr>
        <w:pStyle w:val="Subtitulocapitulo"/>
        <w:numPr>
          <w:ilvl w:val="0"/>
          <w:numId w:val="0"/>
        </w:numPr>
        <w:ind w:left="792"/>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 xml:space="preserve">sobre una </w:t>
      </w:r>
      <w:r w:rsidR="00E505DA">
        <w:lastRenderedPageBreak/>
        <w:t>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871AD6">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871AD6">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lastRenderedPageBreak/>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0E8210B" w:rsidR="00E45E9E" w:rsidRDefault="00E45E9E" w:rsidP="00B02238">
      <w:pPr>
        <w:pStyle w:val="Texto"/>
        <w:ind w:left="1416"/>
      </w:pPr>
      <w:r>
        <w:t>Varias soluciones de superficies colaborativas han sido desarrolladas para ser utilizadas con propósitos investigativos</w:t>
      </w:r>
      <w:r w:rsidR="0037584F">
        <w:t xml:space="preserve"> con distinto propósito, por ejemplo</w:t>
      </w:r>
      <w:r w:rsidR="00074ADE">
        <w:t xml:space="preserve">: </w:t>
      </w:r>
      <w:r w:rsidR="0037584F">
        <w:t xml:space="preserve">educación, lluvia de ideas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2CE619D3" w14:textId="77777777" w:rsidR="00074ADE" w:rsidRDefault="00074ADE"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lastRenderedPageBreak/>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lastRenderedPageBreak/>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871AD6">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871AD6">
      <w:pPr>
        <w:pStyle w:val="Texto"/>
        <w:numPr>
          <w:ilvl w:val="0"/>
          <w:numId w:val="11"/>
        </w:numPr>
        <w:ind w:left="2136"/>
      </w:pPr>
      <w:r>
        <w:lastRenderedPageBreak/>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desde cualquier punto de vista. Brindando la posibilidad de crear, editar eliminar nodos del mapa mental sin importar la orientación del usuario alrededor de la superficie.</w:t>
      </w:r>
    </w:p>
    <w:p w14:paraId="373B32F0" w14:textId="56F716F8" w:rsidR="00513EE1" w:rsidRDefault="00513EE1" w:rsidP="00871AD6">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4ABF1446" w14:textId="77777777" w:rsidR="004F2E70" w:rsidRDefault="004F2E70"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lastRenderedPageBreak/>
        <w:t>Comparación de Soluciones</w:t>
      </w:r>
    </w:p>
    <w:p w14:paraId="7A9005BE" w14:textId="576CC3BB"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implementación</w:t>
      </w:r>
      <w:r>
        <w:t xml:space="preserve">, se presenta una tabla comparativa </w:t>
      </w:r>
      <w:r w:rsidR="00A45368">
        <w:t>de estas</w:t>
      </w:r>
      <w:r w:rsidR="00114F99">
        <w:t xml:space="preserve"> (ver tabla 3)</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42677A96" w:rsidR="00D71D48" w:rsidRPr="00766243" w:rsidRDefault="00D71D48" w:rsidP="00766243">
            <w:pPr>
              <w:pStyle w:val="Sinespaciado"/>
              <w:rPr>
                <w:rFonts w:ascii="Arial" w:hAnsi="Arial" w:cs="Arial"/>
                <w:b w:val="0"/>
                <w:sz w:val="20"/>
                <w:szCs w:val="20"/>
              </w:rPr>
            </w:pPr>
            <w:r w:rsidRPr="00766243">
              <w:rPr>
                <w:rFonts w:ascii="Arial" w:hAnsi="Arial" w:cs="Arial"/>
                <w:b w:val="0"/>
                <w:sz w:val="20"/>
                <w:szCs w:val="20"/>
              </w:rPr>
              <w:t xml:space="preserve">Tabla 3: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6F54636"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c>
          <w:tcPr>
            <w:tcW w:w="2435" w:type="dxa"/>
          </w:tcPr>
          <w:p w14:paraId="56C5717A" w14:textId="6A9362E7"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lastRenderedPageBreak/>
        <w:t>ANÁLISIS DE LA SOLUCIÓN ELEGIDA</w:t>
      </w:r>
    </w:p>
    <w:p w14:paraId="7004522F" w14:textId="77777777" w:rsidR="00AA5C1B" w:rsidRDefault="00AA5C1B" w:rsidP="00AA5C1B">
      <w:pPr>
        <w:pStyle w:val="Texto"/>
      </w:pPr>
    </w:p>
    <w:p w14:paraId="27F9BD5C" w14:textId="34FD8526" w:rsidR="00A45368" w:rsidRDefault="00AA5C1B" w:rsidP="00C83000">
      <w:pPr>
        <w:pStyle w:val="Texto"/>
        <w:ind w:left="1416"/>
      </w:pPr>
      <w:r>
        <w:t>De las soluciones anteriormente mencionadas,  es importante realizar un análisis de estas similitudes y diferencias mostradas. Al mostrar sus ventajas y desventajas, se podrá seleccionar aquellas que sean más convenientes para la construcción de la herramienta que proponen 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871AD6">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871AD6">
      <w:pPr>
        <w:pStyle w:val="Texto"/>
        <w:numPr>
          <w:ilvl w:val="0"/>
          <w:numId w:val="12"/>
        </w:numPr>
      </w:pPr>
      <w:r>
        <w:t xml:space="preserve">En cuanto a la interacción directa utilizando los dedos, ambas soluciones acuerdan que es la mejor manera para el propósito </w:t>
      </w:r>
      <w:r>
        <w:lastRenderedPageBreak/>
        <w:t>del trabajo. Ambas solucione utilizan displays capacitivos 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871AD6">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w:t>
      </w:r>
      <w:r>
        <w:lastRenderedPageBreak/>
        <w:t>seguimiento óptico. Además, restringir el espacio de 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351365C0" w:rsidR="00AA5C1B" w:rsidRDefault="00AA5C1B" w:rsidP="00871AD6">
      <w:pPr>
        <w:pStyle w:val="Texto"/>
        <w:numPr>
          <w:ilvl w:val="0"/>
          <w:numId w:val="12"/>
        </w:numPr>
      </w:pPr>
      <w:r>
        <w:t xml:space="preserve">La solución MindMap realiza la identificación de cada aporte de usuario a través de un color propio </w:t>
      </w:r>
      <w:r w:rsidR="006E7522">
        <w:t>a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871AD6">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871AD6">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4BB42216" w:rsidR="00AA5C1B" w:rsidRDefault="00AA5C1B" w:rsidP="00871AD6">
      <w:pPr>
        <w:pStyle w:val="Texto"/>
        <w:numPr>
          <w:ilvl w:val="0"/>
          <w:numId w:val="12"/>
        </w:numPr>
      </w:pPr>
      <w:r>
        <w:t>La última recomendación de diseño de la aplicación, es brindar la posibilidad de monitorear el avance de la tarea grupal y evaluar el trabajo final. Pues esto es necesario para la evaluación que se hará en la experimentación de este trabajo.</w:t>
      </w:r>
    </w:p>
    <w:p w14:paraId="1A9391B8" w14:textId="77777777" w:rsidR="004F2E70" w:rsidRDefault="004F2E70" w:rsidP="00970050">
      <w:pPr>
        <w:pStyle w:val="Texto"/>
        <w:ind w:left="1416"/>
      </w:pPr>
    </w:p>
    <w:p w14:paraId="698EEC84" w14:textId="77777777" w:rsidR="00AA5C1B" w:rsidRDefault="00AA5C1B" w:rsidP="00970050">
      <w:pPr>
        <w:pStyle w:val="Texto"/>
        <w:ind w:left="1416"/>
      </w:pPr>
      <w:r>
        <w:t>A continuación se muestra la tabla 4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77777777" w:rsidR="00AA5C1B" w:rsidRPr="00970050" w:rsidRDefault="00AA5C1B" w:rsidP="005F5F2C">
            <w:pPr>
              <w:pStyle w:val="Sinespaciado"/>
              <w:spacing w:line="360" w:lineRule="auto"/>
              <w:rPr>
                <w:rFonts w:ascii="Arial" w:hAnsi="Arial" w:cs="Arial"/>
                <w:b w:val="0"/>
                <w:sz w:val="18"/>
                <w:szCs w:val="18"/>
              </w:rPr>
            </w:pPr>
            <w:r w:rsidRPr="004F2E70">
              <w:rPr>
                <w:rFonts w:ascii="Arial" w:hAnsi="Arial" w:cs="Arial"/>
                <w:sz w:val="18"/>
                <w:szCs w:val="18"/>
              </w:rPr>
              <w:lastRenderedPageBreak/>
              <w:t>Tabla 4</w:t>
            </w:r>
            <w:r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871AD6">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871AD6">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2F163560"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5)</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8850E98" w:rsidR="00064CFC" w:rsidRDefault="00064CFC" w:rsidP="00367225">
            <w:pPr>
              <w:pStyle w:val="Sinespaciado"/>
              <w:spacing w:line="360" w:lineRule="auto"/>
              <w:rPr>
                <w:rFonts w:ascii="Arial" w:hAnsi="Arial" w:cs="Arial"/>
              </w:rPr>
            </w:pPr>
            <w:r>
              <w:rPr>
                <w:rFonts w:ascii="Arial" w:hAnsi="Arial" w:cs="Arial"/>
                <w:sz w:val="18"/>
                <w:szCs w:val="18"/>
              </w:rPr>
              <w:t>Tabla 5</w:t>
            </w:r>
            <w:r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EFDC8D4" w:rsidR="00066CD3" w:rsidRDefault="002609FE" w:rsidP="002609FE">
      <w:pPr>
        <w:pStyle w:val="Texto"/>
        <w:ind w:left="1416"/>
      </w:pPr>
      <w:r>
        <w:t>Para la definición de los requerimientos, utilizaremos los siguientes identificadores (ver tabla 6).</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F9AA5DE" w:rsidR="002609FE" w:rsidRPr="002609FE" w:rsidRDefault="002609FE" w:rsidP="002609FE">
            <w:pPr>
              <w:pStyle w:val="Sinespaciado"/>
              <w:rPr>
                <w:rFonts w:ascii="Arial" w:hAnsi="Arial" w:cs="Arial"/>
                <w:b w:val="0"/>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871AD6">
      <w:pPr>
        <w:pStyle w:val="Subtitulocapitulo"/>
        <w:numPr>
          <w:ilvl w:val="2"/>
          <w:numId w:val="1"/>
        </w:numPr>
      </w:pPr>
      <w:r>
        <w:t>REQUERIMIENTOS FUNCIONALES</w:t>
      </w:r>
    </w:p>
    <w:p w14:paraId="66DCC57F" w14:textId="1762AB1C" w:rsidR="00066CD3" w:rsidRDefault="00C9701F" w:rsidP="00871AD6">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871AD6">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871AD6">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871AD6">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871AD6">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871AD6">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871AD6">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871AD6">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871AD6">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871AD6">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871AD6">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871AD6">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871AD6">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871AD6">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871AD6">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871AD6">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871AD6">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871AD6">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871AD6">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871AD6">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871AD6">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871AD6">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871AD6">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871AD6">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871AD6">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871AD6">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871AD6">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871AD6">
      <w:pPr>
        <w:pStyle w:val="Subtitulocapitulo"/>
        <w:numPr>
          <w:ilvl w:val="2"/>
          <w:numId w:val="1"/>
        </w:numPr>
      </w:pPr>
      <w:r>
        <w:t>REQUERIMIENTOS NO FUNCIONALES</w:t>
      </w:r>
    </w:p>
    <w:p w14:paraId="4C8816CD" w14:textId="4130014E" w:rsidR="00B501CE" w:rsidRDefault="00B501CE" w:rsidP="00871AD6">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871AD6">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871AD6">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4E414238" w:rsidR="00B501CE" w:rsidRPr="006F7317" w:rsidRDefault="00B501CE" w:rsidP="00871AD6">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084AE8">
        <w:t>10</w:t>
      </w:r>
      <w:r>
        <w:t xml:space="preserve"> min</w:t>
      </w:r>
      <w:r w:rsidR="00084AE8">
        <w:t>u</w:t>
      </w:r>
      <w:r>
        <w:t>tos o menos.</w:t>
      </w:r>
    </w:p>
    <w:p w14:paraId="08E95DF7" w14:textId="7D294EE9" w:rsidR="00B501CE" w:rsidRDefault="00B501CE" w:rsidP="00871AD6">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871AD6">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55048265" w:rsidR="00525F5D" w:rsidRDefault="00525F5D" w:rsidP="00525F5D">
      <w:pPr>
        <w:pStyle w:val="Texto"/>
        <w:ind w:left="1416"/>
        <w:jc w:val="center"/>
      </w:pPr>
      <w:r>
        <w:rPr>
          <w:b/>
          <w:sz w:val="16"/>
          <w:szCs w:val="16"/>
        </w:rPr>
        <w:t xml:space="preserve">Figura </w:t>
      </w:r>
      <w:r w:rsidRPr="0019566A">
        <w:rPr>
          <w:b/>
          <w:sz w:val="16"/>
          <w:szCs w:val="16"/>
        </w:rPr>
        <w:t>7</w:t>
      </w:r>
      <w:r>
        <w:rPr>
          <w:b/>
          <w:sz w:val="16"/>
          <w:szCs w:val="16"/>
        </w:rPr>
        <w:t>:</w:t>
      </w:r>
      <w:r>
        <w:rPr>
          <w:sz w:val="16"/>
          <w:szCs w:val="16"/>
        </w:rPr>
        <w:t xml:space="preserve"> Diagramas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871AD6">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871AD6">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871AD6">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871AD6">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871AD6">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871AD6">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871AD6">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871AD6">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871AD6">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871AD6">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871AD6">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871AD6">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871AD6">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871AD6">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871AD6">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871AD6">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871AD6">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871AD6">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871AD6">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77777777" w:rsidR="00C05538" w:rsidRDefault="00C05538" w:rsidP="00CF061A">
      <w:pPr>
        <w:pStyle w:val="Subtitulocapitulo"/>
        <w:numPr>
          <w:ilvl w:val="0"/>
          <w:numId w:val="0"/>
        </w:numPr>
        <w:ind w:left="792"/>
      </w:pPr>
    </w:p>
    <w:p w14:paraId="4C78BB0E" w14:textId="77777777" w:rsidR="00C05538" w:rsidRDefault="00C05538" w:rsidP="00CF061A">
      <w:pPr>
        <w:pStyle w:val="Subtitulocapitulo"/>
        <w:numPr>
          <w:ilvl w:val="0"/>
          <w:numId w:val="0"/>
        </w:numPr>
        <w:ind w:left="792"/>
      </w:pPr>
    </w:p>
    <w:p w14:paraId="4EACE9B8" w14:textId="77777777" w:rsidR="00C05538" w:rsidRDefault="00C05538" w:rsidP="00CF061A">
      <w:pPr>
        <w:pStyle w:val="Subtitulocapitulo"/>
        <w:numPr>
          <w:ilvl w:val="0"/>
          <w:numId w:val="0"/>
        </w:numPr>
        <w:ind w:left="792"/>
      </w:pPr>
    </w:p>
    <w:p w14:paraId="1160FE33" w14:textId="77777777" w:rsidR="001D7D9F" w:rsidRDefault="001D7D9F" w:rsidP="001D7D9F">
      <w:pPr>
        <w:pStyle w:val="Subtitulocapitulo"/>
      </w:pPr>
      <w:r>
        <w:t>COMPONENTES DE LA SOLUCIÓN</w:t>
      </w:r>
    </w:p>
    <w:p w14:paraId="561670D9" w14:textId="559E83E0" w:rsidR="006D2367" w:rsidRDefault="00DE438A" w:rsidP="006D2367">
      <w:pPr>
        <w:pStyle w:val="NombreCapitulo"/>
        <w:numPr>
          <w:ilvl w:val="0"/>
          <w:numId w:val="0"/>
        </w:numPr>
        <w:ind w:left="360" w:hanging="360"/>
      </w:pPr>
      <w:r>
        <w:rPr>
          <w:noProof/>
        </w:rPr>
        <w:lastRenderedPageBreak/>
        <w:drawing>
          <wp:inline distT="0" distB="0" distL="0" distR="0" wp14:anchorId="3D3606B6" wp14:editId="6C62B8BD">
            <wp:extent cx="5255895" cy="282067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5895" cy="2820670"/>
                    </a:xfrm>
                    <a:prstGeom prst="rect">
                      <a:avLst/>
                    </a:prstGeom>
                  </pic:spPr>
                </pic:pic>
              </a:graphicData>
            </a:graphic>
          </wp:inline>
        </w:drawing>
      </w: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871AD6">
      <w:pPr>
        <w:pStyle w:val="Subtitulocapitulo"/>
        <w:numPr>
          <w:ilvl w:val="2"/>
          <w:numId w:val="1"/>
        </w:numPr>
      </w:pPr>
      <w:r>
        <w:t>COMPONENTE DE CAPTURA DE MOVIMIENTO</w:t>
      </w:r>
    </w:p>
    <w:p w14:paraId="49EBDFED" w14:textId="77777777" w:rsidR="00CF061A" w:rsidRDefault="00CF061A" w:rsidP="00CF061A">
      <w:pPr>
        <w:pStyle w:val="Subtitulocapitulo"/>
        <w:numPr>
          <w:ilvl w:val="0"/>
          <w:numId w:val="0"/>
        </w:numPr>
        <w:ind w:left="792"/>
      </w:pPr>
    </w:p>
    <w:p w14:paraId="3A8D0E42" w14:textId="77777777" w:rsidR="001D7D9F" w:rsidRDefault="001D7D9F" w:rsidP="00871AD6">
      <w:pPr>
        <w:pStyle w:val="Subtitulocapitulo"/>
        <w:numPr>
          <w:ilvl w:val="2"/>
          <w:numId w:val="1"/>
        </w:numPr>
      </w:pPr>
      <w:r>
        <w:t>COMPONENTE DE VISUALIZACIÓN Y CONTROL COLABORATIVO</w:t>
      </w: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871AD6">
      <w:pPr>
        <w:pStyle w:val="Subtitulocapitulo"/>
        <w:numPr>
          <w:ilvl w:val="2"/>
          <w:numId w:val="1"/>
        </w:numPr>
      </w:pPr>
      <w:r>
        <w:t>COMPONENTE DE AUTENTICACIÓN Y CONTROL INDIVIDUAL</w:t>
      </w:r>
    </w:p>
    <w:p w14:paraId="13C25806" w14:textId="77777777" w:rsidR="00C05538" w:rsidRDefault="00C05538" w:rsidP="00C05538">
      <w:pPr>
        <w:pStyle w:val="NombreCapitulo"/>
        <w:numPr>
          <w:ilvl w:val="0"/>
          <w:numId w:val="0"/>
        </w:numPr>
        <w:ind w:left="360" w:hanging="360"/>
      </w:pPr>
    </w:p>
    <w:p w14:paraId="1664E7C0" w14:textId="77777777" w:rsidR="00C05538" w:rsidRDefault="00C05538" w:rsidP="00C05538">
      <w:pPr>
        <w:pStyle w:val="NombreCapitulo"/>
        <w:numPr>
          <w:ilvl w:val="0"/>
          <w:numId w:val="0"/>
        </w:numPr>
        <w:ind w:left="360" w:hanging="360"/>
      </w:pPr>
    </w:p>
    <w:p w14:paraId="381B6221" w14:textId="77777777" w:rsidR="00C05538" w:rsidRDefault="00C05538"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21F25789" w14:textId="77777777" w:rsidR="001D7D9F" w:rsidRPr="00E80913" w:rsidRDefault="001D7D9F" w:rsidP="001D7D9F">
      <w:pPr>
        <w:pStyle w:val="Subtitulocapitulo"/>
      </w:pPr>
      <w:r>
        <w:t>DISEÑO DE EXPERIMENTOS Y PRUEBAS</w:t>
      </w:r>
    </w:p>
    <w:p w14:paraId="6914DA84"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B1C2AF2" w14:textId="1F8F8DCE" w:rsidR="007F0154" w:rsidRDefault="007F0154" w:rsidP="000C69FA">
      <w:pPr>
        <w:pStyle w:val="Texto"/>
      </w:pPr>
      <w:r>
        <w:t xml:space="preserve">Para este estudio se seleccionó 10 </w:t>
      </w:r>
      <w:r w:rsidR="00A56F9A">
        <w:t>maestros</w:t>
      </w:r>
      <w:r>
        <w:t xml:space="preserve">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w:t>
      </w:r>
      <w:r w:rsidR="00A56F9A">
        <w:t xml:space="preserve">, </w:t>
      </w:r>
      <w:r w:rsidR="00CF4D6B">
        <w:t xml:space="preserve">la misma que </w:t>
      </w:r>
      <w:r w:rsidR="00A56F9A">
        <w:t>correspondió</w:t>
      </w:r>
      <w:r>
        <w:t xml:space="preserve"> a la totalidad de la población </w:t>
      </w:r>
      <w:r w:rsidR="00A56F9A">
        <w:t xml:space="preserve">que tomó este tipo de cursos en el área de </w:t>
      </w:r>
      <w:r w:rsidR="00CF4D6B">
        <w:t>ingeniería en computación</w:t>
      </w:r>
      <w:r w:rsidR="00A56F9A">
        <w:t xml:space="preserve"> en el periodo mencionado</w:t>
      </w:r>
      <w:r>
        <w:t>.</w:t>
      </w:r>
    </w:p>
    <w:p w14:paraId="613FECE1" w14:textId="0ADE84CB" w:rsidR="00CF4D6B" w:rsidRDefault="00D07A3A" w:rsidP="000C69FA">
      <w:pPr>
        <w:pStyle w:val="Texto"/>
      </w:pPr>
      <w:r>
        <w:t>Con el objetivo de responder a las preguntas de investigación, se ha considerado evaluar</w:t>
      </w:r>
      <w:r w:rsidR="00CF4D6B">
        <w:t xml:space="preserve"> los siguientes factores con respecto a la percepción de los actores: evaluación individual y grupal, y  carga de trabajo en los individuos que realizan una tarea de modelamiento de datos. </w:t>
      </w:r>
    </w:p>
    <w:p w14:paraId="5126E425" w14:textId="3ECB235E" w:rsidR="00A56F9A" w:rsidRDefault="00D07A3A" w:rsidP="000C69FA">
      <w:pPr>
        <w:pStyle w:val="Texto"/>
      </w:pPr>
      <w:r>
        <w:lastRenderedPageBreak/>
        <w:t xml:space="preserve"> </w:t>
      </w:r>
      <w:r w:rsidR="002E39B0">
        <w:t>En</w:t>
      </w:r>
      <w:r>
        <w:t xml:space="preserve"> los alumnos que realizan un trabajo colaborativo de modelamiento de datos, lo siguiente: percepción de cuán justa es la calificación individual; percepción de cuán justa es la calificación grupal;  percepción de cuán equitativa es la carga de trabajo; y la evaluación individual recibida.  </w:t>
      </w: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rPr>
          <w:ins w:id="117" w:author="Roger Granda" w:date="2015-03-02T17:46:00Z"/>
        </w:rPr>
      </w:pPr>
    </w:p>
    <w:p w14:paraId="3EC5A149" w14:textId="77777777" w:rsidR="009F597B" w:rsidRDefault="009F597B" w:rsidP="000C69FA">
      <w:pPr>
        <w:pStyle w:val="Texto"/>
        <w:rPr>
          <w:ins w:id="118" w:author="Roger Granda" w:date="2015-03-02T17:46:00Z"/>
        </w:rPr>
      </w:pPr>
    </w:p>
    <w:p w14:paraId="48C97CDB" w14:textId="77777777" w:rsidR="009F597B" w:rsidRPr="006D0076" w:rsidRDefault="009F597B" w:rsidP="009F597B">
      <w:pPr>
        <w:pStyle w:val="Texto"/>
        <w:ind w:left="1416"/>
        <w:rPr>
          <w:ins w:id="119" w:author="Roger Granda" w:date="2015-03-02T17:46:00Z"/>
        </w:rPr>
      </w:pPr>
      <w:ins w:id="120" w:author="Roger Granda" w:date="2015-03-02T17:46:00Z">
        <w:r>
          <w:t xml:space="preserve">Los grupos de experimentación  de alumnos se conforman de no más de 5 individuos de un curso introductorio a Sistemas de Bases de datos, los cuales pertenecen a carreras afines a Ciencias Computacionales. Los maestros elegidos para este estudio poseen experiencia previa (aunque no inmediata) con respecto a la enseñanza de modelado de datos.  Es así que el </w:t>
        </w:r>
        <w:r>
          <w:lastRenderedPageBreak/>
          <w:t>lector debe tener en cuenta que los hallazgos encontrados, deben ser considerados con estas limitaciones.</w:t>
        </w:r>
      </w:ins>
    </w:p>
    <w:p w14:paraId="3EC93A2C" w14:textId="77777777" w:rsidR="009F597B" w:rsidRDefault="009F597B" w:rsidP="000C69FA">
      <w:pPr>
        <w:pStyle w:val="Texto"/>
      </w:pPr>
    </w:p>
    <w:p w14:paraId="4C7F5FA2" w14:textId="77777777" w:rsidR="00E44A53" w:rsidRDefault="00E44A53" w:rsidP="000C69FA">
      <w:pPr>
        <w:pStyle w:val="Texto"/>
      </w:pPr>
    </w:p>
    <w:p w14:paraId="364DFC17" w14:textId="5502099C" w:rsidR="001D7D9F" w:rsidRDefault="002E39B0" w:rsidP="000C69FA">
      <w:pPr>
        <w:pStyle w:val="Texto"/>
      </w:pPr>
      <w:r>
        <w:t>Samsung</w:t>
      </w:r>
      <w:r w:rsidR="00E44A53">
        <w:t xml:space="preserve"> Galaxy Note</w:t>
      </w:r>
      <w:r w:rsidR="001D7D9F">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Pr="001D7D9F" w:rsidRDefault="001D7D9F" w:rsidP="001D7D9F">
      <w:pPr>
        <w:pStyle w:val="NombreCapitulo"/>
      </w:pPr>
      <w:r w:rsidRPr="001D7D9F">
        <w:t>IMPLEMENTACIÓN DE LA SOLUCIÓN</w:t>
      </w:r>
    </w:p>
    <w:p w14:paraId="70E17E63" w14:textId="77777777" w:rsidR="001D7D9F" w:rsidRPr="001A0BEA" w:rsidRDefault="001D7D9F" w:rsidP="00871AD6">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Pr="0084186D" w:rsidRDefault="001D7D9F" w:rsidP="007059FE">
      <w:pPr>
        <w:pStyle w:val="Subtitulocapitulo"/>
      </w:pPr>
      <w:r w:rsidRPr="0084186D">
        <w:t>HARDWARE UTILIZADO</w:t>
      </w:r>
    </w:p>
    <w:p w14:paraId="2F9376FF" w14:textId="77777777" w:rsidR="001D7D9F" w:rsidRDefault="001D7D9F" w:rsidP="007059FE">
      <w:pPr>
        <w:pStyle w:val="Subtitulocapitulo"/>
      </w:pPr>
      <w:r>
        <w:t>SOFTWARE</w:t>
      </w:r>
      <w:r w:rsidRPr="001A0BEA" w:rsidDel="00901ADF">
        <w:t xml:space="preserve"> </w:t>
      </w:r>
      <w:r>
        <w:t>UTILIZADO</w:t>
      </w:r>
    </w:p>
    <w:p w14:paraId="4748ED34" w14:textId="77777777" w:rsidR="001D7D9F" w:rsidRDefault="001D7D9F" w:rsidP="007059FE">
      <w:pPr>
        <w:pStyle w:val="Subtitulocapitulo"/>
      </w:pPr>
      <w:r>
        <w:t>COMPONENTE DE CAPTURA DE MOVIMIENTO</w:t>
      </w:r>
    </w:p>
    <w:p w14:paraId="53C0B231" w14:textId="77777777" w:rsidR="001D7D9F" w:rsidRDefault="001D7D9F" w:rsidP="007059FE">
      <w:pPr>
        <w:pStyle w:val="Subtitulocapitulo"/>
      </w:pPr>
      <w:r>
        <w:t>COMPONENTE DE VISUALIZACIÓN Y CONTROL COLABORATIVO</w:t>
      </w:r>
    </w:p>
    <w:p w14:paraId="2280D486" w14:textId="77777777" w:rsidR="001D7D9F" w:rsidRDefault="001D7D9F" w:rsidP="007059FE">
      <w:pPr>
        <w:pStyle w:val="Subtitulocapitulo"/>
      </w:pPr>
      <w:r>
        <w:t>COMPONENTE DE AUTENTICACIÓN Y CONTROL INDIVIDUAL</w:t>
      </w:r>
    </w:p>
    <w:p w14:paraId="4365E089" w14:textId="77777777" w:rsidR="001D7D9F" w:rsidRDefault="001D7D9F" w:rsidP="007059FE">
      <w:pPr>
        <w:pStyle w:val="Subtitulocapitulo"/>
      </w:pPr>
      <w:r>
        <w:t>COSTOS ASOCIADOS A LA IMPLEMENTACIÓN DE LA SOLUCIÓN</w:t>
      </w:r>
    </w:p>
    <w:p w14:paraId="3663C907"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871AD6">
      <w:pPr>
        <w:pStyle w:val="Subtitulocapitulo"/>
        <w:numPr>
          <w:ilvl w:val="2"/>
          <w:numId w:val="1"/>
        </w:numPr>
      </w:pPr>
      <w:r w:rsidRPr="00554737">
        <w:t>FACILIDAD</w:t>
      </w:r>
    </w:p>
    <w:p w14:paraId="07F7BF84" w14:textId="77777777" w:rsidR="001D7D9F" w:rsidRPr="00554737" w:rsidRDefault="001D7D9F" w:rsidP="00871AD6">
      <w:pPr>
        <w:pStyle w:val="Subtitulocapitulo"/>
        <w:numPr>
          <w:ilvl w:val="2"/>
          <w:numId w:val="1"/>
        </w:numPr>
      </w:pPr>
      <w:r w:rsidRPr="00554737">
        <w:t>SATISFACCIÓN</w:t>
      </w:r>
    </w:p>
    <w:p w14:paraId="467AE65F" w14:textId="77777777" w:rsidR="001D7D9F" w:rsidRPr="00554737" w:rsidRDefault="001D7D9F" w:rsidP="00871AD6">
      <w:pPr>
        <w:pStyle w:val="Subtitulocapitulo"/>
        <w:numPr>
          <w:ilvl w:val="2"/>
          <w:numId w:val="1"/>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871AD6">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5F76E3">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5F76E3" w:rsidRDefault="002E39B0" w:rsidP="00E44A53">
      <w:pPr>
        <w:pStyle w:val="NombreCapitulo"/>
        <w:numPr>
          <w:ilvl w:val="0"/>
          <w:numId w:val="0"/>
        </w:numPr>
        <w:ind w:left="360" w:hanging="360"/>
      </w:pPr>
      <w:r w:rsidRPr="005F76E3">
        <w:t>Resulted</w:t>
      </w:r>
      <w:r w:rsidR="00483445" w:rsidRPr="005F76E3">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0BD3C7C9" w14:textId="52196D60" w:rsidR="00641529" w:rsidRPr="00195342" w:rsidRDefault="000C40F1">
      <w:pPr>
        <w:pStyle w:val="NormalWeb"/>
        <w:ind w:left="640" w:hanging="640"/>
        <w:divId w:val="671177936"/>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41529" w:rsidRPr="00195342">
        <w:rPr>
          <w:rFonts w:ascii="Arial" w:hAnsi="Arial" w:cs="Arial"/>
          <w:noProof/>
          <w:lang w:val="en-US"/>
        </w:rPr>
        <w:t>[1]</w:t>
      </w:r>
      <w:r w:rsidR="00641529" w:rsidRPr="00195342">
        <w:rPr>
          <w:rFonts w:ascii="Arial" w:hAnsi="Arial" w:cs="Arial"/>
          <w:noProof/>
          <w:lang w:val="en-US"/>
        </w:rPr>
        <w:tab/>
        <w:t>Kaplan, “Graduate Recruitment Report: Employer Perspectives,” 2014.</w:t>
      </w:r>
    </w:p>
    <w:p w14:paraId="56A41C4C"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w:t>
      </w:r>
      <w:r w:rsidRPr="00195342">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0DE64E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w:t>
      </w:r>
      <w:r w:rsidRPr="00195342">
        <w:rPr>
          <w:rFonts w:ascii="Arial" w:hAnsi="Arial" w:cs="Arial"/>
          <w:noProof/>
          <w:lang w:val="en-US"/>
        </w:rPr>
        <w:tab/>
        <w:t>J. Rick, P. Marshall, and N. Yuill, “Beyond one-size-fits-all: how interactive tabletops support collaborative learning,” 2011.</w:t>
      </w:r>
    </w:p>
    <w:p w14:paraId="1ED0DA5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[4]</w:t>
      </w:r>
      <w:r w:rsidRPr="00195342">
        <w:rPr>
          <w:rFonts w:ascii="Arial" w:hAnsi="Arial" w:cs="Arial"/>
          <w:noProof/>
          <w:lang w:val="en-US"/>
        </w:rPr>
        <w:tab/>
        <w:t xml:space="preserve">R. Martinez Maldonado, J. Kay, K. Yacef, and B. Schwendimann, “An interactive teacher’s dashboard for monitoring groups in a multi-tabletop learning environment,” in </w:t>
      </w:r>
      <w:r w:rsidRPr="00195342">
        <w:rPr>
          <w:rFonts w:ascii="Arial" w:hAnsi="Arial" w:cs="Arial"/>
          <w:i/>
          <w:iCs/>
          <w:noProof/>
          <w:lang w:val="en-US"/>
        </w:rPr>
        <w:t>Lecture Notes in Computer Science (including subseries Lecture Notes in Artificial Intelligence and Lecture Notes in Bioinformatics)</w:t>
      </w:r>
      <w:r w:rsidRPr="00195342">
        <w:rPr>
          <w:rFonts w:ascii="Arial" w:hAnsi="Arial" w:cs="Arial"/>
          <w:noProof/>
          <w:lang w:val="en-US"/>
        </w:rPr>
        <w:t>, 2012, vol. 7315 LNCS.</w:t>
      </w:r>
    </w:p>
    <w:p w14:paraId="4D5503E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[5]</w:t>
      </w:r>
      <w:r w:rsidRPr="00195342">
        <w:rPr>
          <w:rFonts w:ascii="Arial" w:hAnsi="Arial" w:cs="Arial"/>
          <w:noProof/>
          <w:lang w:val="en-US"/>
        </w:rPr>
        <w:tab/>
        <w:t xml:space="preserve">P. Dillenbourg and M. Evans, “Interactive tabletops in education,” </w:t>
      </w:r>
      <w:r w:rsidRPr="00195342">
        <w:rPr>
          <w:rFonts w:ascii="Arial" w:hAnsi="Arial" w:cs="Arial"/>
          <w:i/>
          <w:iCs/>
          <w:noProof/>
          <w:lang w:val="en-US"/>
        </w:rPr>
        <w:t>Int. J. Comput. Collab. Learn.</w:t>
      </w:r>
      <w:r w:rsidRPr="00195342">
        <w:rPr>
          <w:rFonts w:ascii="Arial" w:hAnsi="Arial" w:cs="Arial"/>
          <w:noProof/>
          <w:lang w:val="en-US"/>
        </w:rPr>
        <w:t>, vol. 6, no. 4, 2011.</w:t>
      </w:r>
    </w:p>
    <w:p w14:paraId="5183E65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[6]</w:t>
      </w:r>
      <w:r w:rsidRPr="00195342">
        <w:rPr>
          <w:rFonts w:ascii="Arial" w:hAnsi="Arial" w:cs="Arial"/>
          <w:noProof/>
          <w:lang w:val="en-US"/>
        </w:rPr>
        <w:tab/>
        <w:t xml:space="preserve">O. Hilliges, L. Terrenghi, S. Boring, D. Kim, H. Richter, and A. Butz, “Designing for collaborative creative problem solving,” in </w:t>
      </w:r>
      <w:r w:rsidRPr="00195342">
        <w:rPr>
          <w:rFonts w:ascii="Arial" w:hAnsi="Arial" w:cs="Arial"/>
          <w:i/>
          <w:iCs/>
          <w:noProof/>
          <w:lang w:val="en-US"/>
        </w:rPr>
        <w:t>Proceedings of the 6th ACM SIGCHI conference on Creativity &amp; cognition - C&amp;C ’07</w:t>
      </w:r>
      <w:r w:rsidRPr="00195342">
        <w:rPr>
          <w:rFonts w:ascii="Arial" w:hAnsi="Arial" w:cs="Arial"/>
          <w:noProof/>
          <w:lang w:val="en-US"/>
        </w:rPr>
        <w:t>, 2007, pp. 1–2.</w:t>
      </w:r>
    </w:p>
    <w:p w14:paraId="4C28C2F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[7]</w:t>
      </w:r>
      <w:r w:rsidRPr="00195342">
        <w:rPr>
          <w:rFonts w:ascii="Arial" w:hAnsi="Arial" w:cs="Arial"/>
          <w:noProof/>
          <w:lang w:val="en-US"/>
        </w:rPr>
        <w:tab/>
        <w:t xml:space="preserve">F. Geyer, U. Pfeil, A. Höchtl, J. Budzinski, and H. Reiterer, “Designing Reality-Based Interfaces for Creative Group Work,” </w:t>
      </w:r>
      <w:r w:rsidRPr="00195342">
        <w:rPr>
          <w:rFonts w:ascii="Arial" w:hAnsi="Arial" w:cs="Arial"/>
          <w:i/>
          <w:iCs/>
          <w:noProof/>
          <w:lang w:val="en-US"/>
        </w:rPr>
        <w:t>Human-Computer Interact.</w:t>
      </w:r>
      <w:r w:rsidRPr="00195342">
        <w:rPr>
          <w:rFonts w:ascii="Arial" w:hAnsi="Arial" w:cs="Arial"/>
          <w:noProof/>
          <w:lang w:val="en-US"/>
        </w:rPr>
        <w:t>, pp. 165–174, 2011.</w:t>
      </w:r>
    </w:p>
    <w:p w14:paraId="52CC6761"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[8]</w:t>
      </w:r>
      <w:r w:rsidRPr="00195342">
        <w:rPr>
          <w:rFonts w:ascii="Arial" w:hAnsi="Arial" w:cs="Arial"/>
          <w:noProof/>
          <w:lang w:val="en-US"/>
        </w:rPr>
        <w:tab/>
        <w:t>R. M. Chory</w:t>
      </w:r>
      <w:r w:rsidRPr="00195342">
        <w:rPr>
          <w:rFonts w:ascii="Cambria Math" w:hAnsi="Cambria Math" w:cs="Cambria Math"/>
          <w:noProof/>
          <w:lang w:val="en-US"/>
        </w:rPr>
        <w:t>‐</w:t>
      </w:r>
      <w:r w:rsidRPr="00195342">
        <w:rPr>
          <w:rFonts w:ascii="Arial" w:hAnsi="Arial" w:cs="Arial"/>
          <w:noProof/>
          <w:lang w:val="en-US"/>
        </w:rPr>
        <w:t xml:space="preserve">Assad, “Classroom justice: Perceptions of fairness as a predictor of student motivation, learning, and aggression,” </w:t>
      </w:r>
      <w:r w:rsidRPr="00195342">
        <w:rPr>
          <w:rFonts w:ascii="Arial" w:hAnsi="Arial" w:cs="Arial"/>
          <w:i/>
          <w:iCs/>
          <w:noProof/>
          <w:lang w:val="en-US"/>
        </w:rPr>
        <w:t>Commun. Q.</w:t>
      </w:r>
      <w:r w:rsidRPr="00195342">
        <w:rPr>
          <w:rFonts w:ascii="Arial" w:hAnsi="Arial" w:cs="Arial"/>
          <w:noProof/>
          <w:lang w:val="en-US"/>
        </w:rPr>
        <w:t>, vol. 50, no. 1, pp. 58–77, Jan. 2002.</w:t>
      </w:r>
    </w:p>
    <w:p w14:paraId="06A6D26D"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[9]</w:t>
      </w:r>
      <w:r w:rsidRPr="00195342">
        <w:rPr>
          <w:rFonts w:ascii="Arial" w:hAnsi="Arial" w:cs="Arial"/>
          <w:noProof/>
          <w:lang w:val="en-US"/>
        </w:rPr>
        <w:tab/>
        <w:t xml:space="preserve">R. Martínez, A. Collins, J. Kay, and K. Yacef, “Who did what? Who said that?,” in </w:t>
      </w:r>
      <w:r w:rsidRPr="00195342">
        <w:rPr>
          <w:rFonts w:ascii="Arial" w:hAnsi="Arial" w:cs="Arial"/>
          <w:i/>
          <w:iCs/>
          <w:noProof/>
          <w:lang w:val="en-US"/>
        </w:rPr>
        <w:t>Proceedings of the ACM International Conference on Interactive Tabletops and Surfaces - ITS ’11</w:t>
      </w:r>
      <w:r w:rsidRPr="00195342">
        <w:rPr>
          <w:rFonts w:ascii="Arial" w:hAnsi="Arial" w:cs="Arial"/>
          <w:noProof/>
          <w:lang w:val="en-US"/>
        </w:rPr>
        <w:t>, 2011.</w:t>
      </w:r>
    </w:p>
    <w:p w14:paraId="48E35F7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[10]</w:t>
      </w:r>
      <w:r w:rsidRPr="00195342">
        <w:rPr>
          <w:rFonts w:ascii="Arial" w:hAnsi="Arial" w:cs="Arial"/>
          <w:noProof/>
          <w:lang w:val="en-US"/>
        </w:rPr>
        <w:tab/>
        <w:t>J. H. Hayes, T. C. Lethbridge, and D. Port, “Evaluating individual contribution toward group software engineering projects,” pp. 1–2, May 2003.</w:t>
      </w:r>
    </w:p>
    <w:p w14:paraId="55D11C3C"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lastRenderedPageBreak/>
        <w:t>[11]</w:t>
      </w:r>
      <w:r w:rsidRPr="00195342">
        <w:rPr>
          <w:rFonts w:ascii="Arial" w:hAnsi="Arial" w:cs="Arial"/>
          <w:noProof/>
          <w:lang w:val="en-US"/>
        </w:rPr>
        <w:tab/>
        <w:t xml:space="preserve">A. M. Piper and J. D. Hollan, “Tabletop displays for small group study,” in </w:t>
      </w:r>
      <w:r w:rsidRPr="00195342">
        <w:rPr>
          <w:rFonts w:ascii="Arial" w:hAnsi="Arial" w:cs="Arial"/>
          <w:i/>
          <w:iCs/>
          <w:noProof/>
          <w:lang w:val="en-US"/>
        </w:rPr>
        <w:t>Proceedings of the 27th international conference on Human factors in computing systems - CHI 09</w:t>
      </w:r>
      <w:r w:rsidRPr="00195342">
        <w:rPr>
          <w:rFonts w:ascii="Arial" w:hAnsi="Arial" w:cs="Arial"/>
          <w:noProof/>
          <w:lang w:val="en-US"/>
        </w:rPr>
        <w:t>, 2009, p. 1227.</w:t>
      </w:r>
    </w:p>
    <w:p w14:paraId="52350DC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[12]</w:t>
      </w:r>
      <w:r w:rsidRPr="00195342">
        <w:rPr>
          <w:rFonts w:ascii="Arial" w:hAnsi="Arial" w:cs="Arial"/>
          <w:noProof/>
          <w:lang w:val="en-US"/>
        </w:rPr>
        <w:tab/>
        <w:t xml:space="preserve">R. Martinez, J. Kay, and K. Yacef, “Visualisations for longitudinal participation, contribution and progress of a collaborative task at the tabletop,” </w:t>
      </w:r>
      <w:r w:rsidRPr="00195342">
        <w:rPr>
          <w:rFonts w:ascii="Arial" w:hAnsi="Arial" w:cs="Arial"/>
          <w:i/>
          <w:iCs/>
          <w:noProof/>
          <w:lang w:val="en-US"/>
        </w:rPr>
        <w:t>Int. Conf. Comput. Support. Collab. Learn. CSCL 2011</w:t>
      </w:r>
      <w:r w:rsidRPr="00195342">
        <w:rPr>
          <w:rFonts w:ascii="Arial" w:hAnsi="Arial" w:cs="Arial"/>
          <w:noProof/>
          <w:lang w:val="en-US"/>
        </w:rPr>
        <w:t>, pp. 25–32, 2011.</w:t>
      </w:r>
    </w:p>
    <w:p w14:paraId="585D646D"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[13]</w:t>
      </w:r>
      <w:r w:rsidRPr="00195342">
        <w:rPr>
          <w:rFonts w:ascii="Arial" w:hAnsi="Arial" w:cs="Arial"/>
          <w:noProof/>
          <w:lang w:val="en-US"/>
        </w:rPr>
        <w:tab/>
        <w:t>Nuisense, “Ideum and 3M Touch Systems launch new Platform 46 multi-touch tables.” [Online]. Available: http://www.gizmag.com/ideum-3m-platform-multitouch-tables/27823/. [Accessed: 19-Feb-2015].</w:t>
      </w:r>
    </w:p>
    <w:p w14:paraId="11E2961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[14]</w:t>
      </w:r>
      <w:r w:rsidRPr="00195342">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3CA4F128"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[15]</w:t>
      </w:r>
      <w:r w:rsidRPr="00195342">
        <w:rPr>
          <w:rFonts w:ascii="Arial" w:hAnsi="Arial" w:cs="Arial"/>
          <w:noProof/>
          <w:lang w:val="en-US"/>
        </w:rPr>
        <w:tab/>
        <w:t>“Ubi Interactive | PRODUCT.” [Online]. Available: http://www.ubi-interactive.com/product/#PRODUCT. [Accessed: 19-Feb-2015].</w:t>
      </w:r>
    </w:p>
    <w:p w14:paraId="1EC46E9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[16]</w:t>
      </w:r>
      <w:r w:rsidRPr="00195342">
        <w:rPr>
          <w:rFonts w:ascii="Arial" w:hAnsi="Arial" w:cs="Arial"/>
          <w:noProof/>
          <w:lang w:val="en-US"/>
        </w:rPr>
        <w:tab/>
        <w:t xml:space="preserve">S. Xu and C. M. Manders, “Building a multi-touch tabletop for classrooms,” </w:t>
      </w:r>
      <w:r w:rsidRPr="00195342">
        <w:rPr>
          <w:rFonts w:ascii="Arial" w:hAnsi="Arial" w:cs="Arial"/>
          <w:i/>
          <w:iCs/>
          <w:noProof/>
          <w:lang w:val="en-US"/>
        </w:rPr>
        <w:t>Lect. Notes Comput. Sci. (including Subser. Lect. Notes Artif. Intell. Lect. Notes Bioinformatics)</w:t>
      </w:r>
      <w:r w:rsidRPr="00195342">
        <w:rPr>
          <w:rFonts w:ascii="Arial" w:hAnsi="Arial" w:cs="Arial"/>
          <w:noProof/>
          <w:lang w:val="en-US"/>
        </w:rPr>
        <w:t>, vol. 6872 LNCS, pp. 131–138, 2011.</w:t>
      </w:r>
    </w:p>
    <w:p w14:paraId="70D34F46"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[17]</w:t>
      </w:r>
      <w:r w:rsidRPr="00195342">
        <w:rPr>
          <w:rFonts w:ascii="Arial" w:hAnsi="Arial" w:cs="Arial"/>
          <w:noProof/>
          <w:lang w:val="en-US"/>
        </w:rPr>
        <w:tab/>
        <w:t xml:space="preserve">H. Sharp, </w:t>
      </w:r>
      <w:r w:rsidRPr="00195342">
        <w:rPr>
          <w:rFonts w:ascii="Arial" w:hAnsi="Arial" w:cs="Arial"/>
          <w:i/>
          <w:iCs/>
          <w:noProof/>
          <w:lang w:val="en-US"/>
        </w:rPr>
        <w:t>Interaction Design: Beyond Human Computer Interaction.</w:t>
      </w:r>
      <w:r w:rsidRPr="00195342">
        <w:rPr>
          <w:rFonts w:ascii="Arial" w:hAnsi="Arial" w:cs="Arial"/>
          <w:noProof/>
          <w:lang w:val="en-US"/>
        </w:rPr>
        <w:t>, vol. 1. John Wiley &amp; Sons, 2007.</w:t>
      </w:r>
    </w:p>
    <w:p w14:paraId="75952803"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[18]</w:t>
      </w:r>
      <w:r w:rsidRPr="00195342">
        <w:rPr>
          <w:rFonts w:ascii="Arial" w:hAnsi="Arial" w:cs="Arial"/>
          <w:noProof/>
          <w:lang w:val="en-US"/>
        </w:rPr>
        <w:tab/>
        <w:t xml:space="preserve">A. Dix, J. Finlay, G. D. Abwod, and R. Beale, </w:t>
      </w:r>
      <w:r w:rsidRPr="00195342">
        <w:rPr>
          <w:rFonts w:ascii="Arial" w:hAnsi="Arial" w:cs="Arial"/>
          <w:i/>
          <w:iCs/>
          <w:noProof/>
          <w:lang w:val="en-US"/>
        </w:rPr>
        <w:t>Human Computer Interaction</w:t>
      </w:r>
      <w:r w:rsidRPr="00195342">
        <w:rPr>
          <w:rFonts w:ascii="Arial" w:hAnsi="Arial" w:cs="Arial"/>
          <w:noProof/>
          <w:lang w:val="en-US"/>
        </w:rPr>
        <w:t>, 3rd Editio. Pearson, 2004.</w:t>
      </w:r>
    </w:p>
    <w:p w14:paraId="762CF765"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[19]</w:t>
      </w:r>
      <w:r w:rsidRPr="00195342">
        <w:rPr>
          <w:rFonts w:ascii="Arial" w:hAnsi="Arial" w:cs="Arial"/>
          <w:noProof/>
          <w:lang w:val="en-US"/>
        </w:rPr>
        <w:tab/>
        <w:t xml:space="preserve">U. M. Borghoff and J. H. Schlichter, </w:t>
      </w:r>
      <w:r w:rsidRPr="00195342">
        <w:rPr>
          <w:rFonts w:ascii="Arial" w:hAnsi="Arial" w:cs="Arial"/>
          <w:i/>
          <w:iCs/>
          <w:noProof/>
          <w:lang w:val="en-US"/>
        </w:rPr>
        <w:t>Computer-Supported Cooperative Work: Introduction to Distributed Applications</w:t>
      </w:r>
      <w:r w:rsidRPr="00195342">
        <w:rPr>
          <w:rFonts w:ascii="Arial" w:hAnsi="Arial" w:cs="Arial"/>
          <w:noProof/>
          <w:lang w:val="en-US"/>
        </w:rPr>
        <w:t>. Springer Science &amp; Business Media, 2000.</w:t>
      </w:r>
    </w:p>
    <w:p w14:paraId="361BC4B8"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[20]</w:t>
      </w:r>
      <w:r w:rsidRPr="00195342">
        <w:rPr>
          <w:rFonts w:ascii="Arial" w:hAnsi="Arial" w:cs="Arial"/>
          <w:noProof/>
          <w:lang w:val="en-US"/>
        </w:rPr>
        <w:tab/>
        <w:t xml:space="preserve">P. Wilson, </w:t>
      </w:r>
      <w:r w:rsidRPr="00195342">
        <w:rPr>
          <w:rFonts w:ascii="Arial" w:hAnsi="Arial" w:cs="Arial"/>
          <w:i/>
          <w:iCs/>
          <w:noProof/>
          <w:lang w:val="en-US"/>
        </w:rPr>
        <w:t>Computer Supported Cooperative Work:: An Introduction</w:t>
      </w:r>
      <w:r w:rsidRPr="00195342">
        <w:rPr>
          <w:rFonts w:ascii="Arial" w:hAnsi="Arial" w:cs="Arial"/>
          <w:noProof/>
          <w:lang w:val="en-US"/>
        </w:rPr>
        <w:t>. Springer Science &amp; Business Media, 1991.</w:t>
      </w:r>
    </w:p>
    <w:p w14:paraId="62569764"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[21]</w:t>
      </w:r>
      <w:r w:rsidRPr="00195342">
        <w:rPr>
          <w:rFonts w:ascii="Arial" w:hAnsi="Arial" w:cs="Arial"/>
          <w:noProof/>
          <w:lang w:val="en-US"/>
        </w:rPr>
        <w:tab/>
        <w:t xml:space="preserve">C. Müller-Tomfelde, </w:t>
      </w:r>
      <w:r w:rsidRPr="00195342">
        <w:rPr>
          <w:rFonts w:ascii="Arial" w:hAnsi="Arial" w:cs="Arial"/>
          <w:i/>
          <w:iCs/>
          <w:noProof/>
          <w:lang w:val="en-US"/>
        </w:rPr>
        <w:t>Tabletops - Horizontal Interactive Displays: Horizontal Interactive Displays</w:t>
      </w:r>
      <w:r w:rsidRPr="00195342">
        <w:rPr>
          <w:rFonts w:ascii="Arial" w:hAnsi="Arial" w:cs="Arial"/>
          <w:noProof/>
          <w:lang w:val="en-US"/>
        </w:rPr>
        <w:t>. Springer Science &amp; Business Media, 2010, pp. 1–20.</w:t>
      </w:r>
    </w:p>
    <w:p w14:paraId="2EFABB4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lastRenderedPageBreak/>
        <w:t>[22]</w:t>
      </w:r>
      <w:r w:rsidRPr="00195342">
        <w:rPr>
          <w:rFonts w:ascii="Arial" w:hAnsi="Arial" w:cs="Arial"/>
          <w:noProof/>
          <w:lang w:val="en-US"/>
        </w:rPr>
        <w:tab/>
        <w:t xml:space="preserve">C. Shen, C. Shen, K. Ryall, K. Ryall, C. Forlines, C. Forlines, A. Esenther, and A. Esenther, “Informing the Design of Direct- Touch Tabletops,” </w:t>
      </w:r>
      <w:r w:rsidRPr="00195342">
        <w:rPr>
          <w:rFonts w:ascii="Arial" w:hAnsi="Arial" w:cs="Arial"/>
          <w:i/>
          <w:iCs/>
          <w:noProof/>
          <w:lang w:val="en-US"/>
        </w:rPr>
        <w:t>Ieee Comput. Graph. Appl.</w:t>
      </w:r>
      <w:r w:rsidRPr="00195342">
        <w:rPr>
          <w:rFonts w:ascii="Arial" w:hAnsi="Arial" w:cs="Arial"/>
          <w:noProof/>
          <w:lang w:val="en-US"/>
        </w:rPr>
        <w:t>, no. October, 2006.</w:t>
      </w:r>
    </w:p>
    <w:p w14:paraId="63EF9ED5"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[23]</w:t>
      </w:r>
      <w:r w:rsidRPr="00195342">
        <w:rPr>
          <w:rFonts w:ascii="Arial" w:hAnsi="Arial" w:cs="Arial"/>
          <w:noProof/>
          <w:lang w:val="en-US"/>
        </w:rPr>
        <w:tab/>
        <w:t xml:space="preserve">J. O. Wobbrock, M. R. Morris, and A. D. Wilson, “User-defined gestures for surface computing,” </w:t>
      </w:r>
      <w:r w:rsidRPr="00195342">
        <w:rPr>
          <w:rFonts w:ascii="Arial" w:hAnsi="Arial" w:cs="Arial"/>
          <w:i/>
          <w:iCs/>
          <w:noProof/>
          <w:lang w:val="en-US"/>
        </w:rPr>
        <w:t>Proc. 27th Int. Conf. Hum. factors Comput. Syst. - CHI 09</w:t>
      </w:r>
      <w:r w:rsidRPr="00195342">
        <w:rPr>
          <w:rFonts w:ascii="Arial" w:hAnsi="Arial" w:cs="Arial"/>
          <w:noProof/>
          <w:lang w:val="en-US"/>
        </w:rPr>
        <w:t>, 2009.</w:t>
      </w:r>
    </w:p>
    <w:p w14:paraId="7AAD3DDF"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[24]</w:t>
      </w:r>
      <w:r w:rsidRPr="00195342">
        <w:rPr>
          <w:rFonts w:ascii="Arial" w:hAnsi="Arial" w:cs="Arial"/>
          <w:noProof/>
          <w:lang w:val="en-US"/>
        </w:rPr>
        <w:tab/>
        <w:t>Nuisense, “Projected Capacitive Multi Touch Foil Vs. Infrared Touch Cover.” [Online]. Available: http://www.nuisense.com/projectedcapacitivevsir.aspx?l=en-US. [Accessed: 21-Feb-2015].</w:t>
      </w:r>
    </w:p>
    <w:p w14:paraId="632B94D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[25]</w:t>
      </w:r>
      <w:r w:rsidRPr="00195342">
        <w:rPr>
          <w:rFonts w:ascii="Arial" w:hAnsi="Arial" w:cs="Arial"/>
          <w:noProof/>
          <w:lang w:val="en-US"/>
        </w:rPr>
        <w:tab/>
        <w:t>“V120:Duo - An optical tracking system in a single, plug-and-play package - OptiTrack.” [Online]. Available: http://www.optitrack.com/products/v120-duo/. [Accessed: 19-Feb-2015].</w:t>
      </w:r>
    </w:p>
    <w:p w14:paraId="19F8D2B2"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[26]</w:t>
      </w:r>
      <w:r w:rsidRPr="00195342">
        <w:rPr>
          <w:rFonts w:ascii="Arial" w:hAnsi="Arial" w:cs="Arial"/>
          <w:noProof/>
          <w:lang w:val="en-US"/>
        </w:rPr>
        <w:tab/>
        <w:t>TUIO, “TUIO.” [Online]. Available: http://www.tuio.org/. [Accessed: 21-Feb-2015].</w:t>
      </w:r>
    </w:p>
    <w:p w14:paraId="79B7B60D"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[27]</w:t>
      </w:r>
      <w:r w:rsidRPr="00195342">
        <w:rPr>
          <w:rFonts w:ascii="Arial" w:hAnsi="Arial" w:cs="Arial"/>
          <w:noProof/>
          <w:lang w:val="en-US"/>
        </w:rPr>
        <w:tab/>
        <w:t xml:space="preserve">J. Hochenbaum and A. Kapur, “Adding Z-Depth and Pressure Expressivity to Tangible Tabletop Surfaces,” </w:t>
      </w:r>
      <w:r w:rsidRPr="00195342">
        <w:rPr>
          <w:rFonts w:ascii="Arial" w:hAnsi="Arial" w:cs="Arial"/>
          <w:i/>
          <w:iCs/>
          <w:noProof/>
          <w:lang w:val="en-US"/>
        </w:rPr>
        <w:t>Proc. Int. Conf. New Interfaces Music. Expr.</w:t>
      </w:r>
      <w:r w:rsidRPr="00195342">
        <w:rPr>
          <w:rFonts w:ascii="Arial" w:hAnsi="Arial" w:cs="Arial"/>
          <w:noProof/>
          <w:lang w:val="en-US"/>
        </w:rPr>
        <w:t>, pp. 240–243, 2011.</w:t>
      </w:r>
    </w:p>
    <w:p w14:paraId="17D00431"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[28]</w:t>
      </w:r>
      <w:r w:rsidRPr="00195342">
        <w:rPr>
          <w:rFonts w:ascii="Arial" w:hAnsi="Arial" w:cs="Arial"/>
          <w:noProof/>
          <w:lang w:val="en-US"/>
        </w:rPr>
        <w:tab/>
        <w:t xml:space="preserve">C. Wu, Y. Suo, C. Yu, Y. Shi, and Y. Qin, “uPlatform: A customizable multi-user windowing system for interactive tabletop,” </w:t>
      </w:r>
      <w:r w:rsidRPr="00195342">
        <w:rPr>
          <w:rFonts w:ascii="Arial" w:hAnsi="Arial" w:cs="Arial"/>
          <w:i/>
          <w:iCs/>
          <w:noProof/>
          <w:lang w:val="en-US"/>
        </w:rPr>
        <w:t>Lect. Notes Comput. Sci. (including Subser. Lect. Notes Artif. Intell. Lect. Notes Bioinformatics)</w:t>
      </w:r>
      <w:r w:rsidRPr="00195342">
        <w:rPr>
          <w:rFonts w:ascii="Arial" w:hAnsi="Arial" w:cs="Arial"/>
          <w:noProof/>
          <w:lang w:val="en-US"/>
        </w:rPr>
        <w:t>, vol. 6761 LNCS, pp. 507–516, 2011.</w:t>
      </w:r>
    </w:p>
    <w:p w14:paraId="223D7BD5"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[29]</w:t>
      </w:r>
      <w:r w:rsidRPr="00195342">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2BC45E6A"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[30]</w:t>
      </w:r>
      <w:r w:rsidRPr="00195342">
        <w:rPr>
          <w:rFonts w:ascii="Arial" w:hAnsi="Arial" w:cs="Arial"/>
          <w:noProof/>
          <w:lang w:val="en-US"/>
        </w:rPr>
        <w:tab/>
        <w:t xml:space="preserve">N. Sangsuriyachot and M. Sugimoto, “Novel interaction techniques based on a combination of hand and foot gestures in tabletop environments,” in </w:t>
      </w:r>
      <w:r w:rsidRPr="00195342">
        <w:rPr>
          <w:rFonts w:ascii="Arial" w:hAnsi="Arial" w:cs="Arial"/>
          <w:i/>
          <w:iCs/>
          <w:noProof/>
          <w:lang w:val="en-US"/>
        </w:rPr>
        <w:t>Proceedings of the 10th asia pacific conference on Computer human interaction - APCHI ’12</w:t>
      </w:r>
      <w:r w:rsidRPr="00195342">
        <w:rPr>
          <w:rFonts w:ascii="Arial" w:hAnsi="Arial" w:cs="Arial"/>
          <w:noProof/>
          <w:lang w:val="en-US"/>
        </w:rPr>
        <w:t>, 2012, p. 21.</w:t>
      </w:r>
    </w:p>
    <w:p w14:paraId="2766DFA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[31]</w:t>
      </w:r>
      <w:r w:rsidRPr="00195342">
        <w:rPr>
          <w:rFonts w:ascii="Arial" w:hAnsi="Arial" w:cs="Arial"/>
          <w:noProof/>
          <w:lang w:val="en-US"/>
        </w:rPr>
        <w:tab/>
        <w:t xml:space="preserve">A. Camurri and C. Costa, Eds., </w:t>
      </w:r>
      <w:r w:rsidRPr="00195342">
        <w:rPr>
          <w:rFonts w:ascii="Arial" w:hAnsi="Arial" w:cs="Arial"/>
          <w:i/>
          <w:iCs/>
          <w:noProof/>
          <w:lang w:val="en-US"/>
        </w:rPr>
        <w:t>Intelligent Technologies for Interactive Entertainment</w:t>
      </w:r>
      <w:r w:rsidRPr="00195342">
        <w:rPr>
          <w:rFonts w:ascii="Arial" w:hAnsi="Arial" w:cs="Arial"/>
          <w:noProof/>
          <w:lang w:val="en-US"/>
        </w:rPr>
        <w:t>, vol. 78. Berlin, Heidelberg: Springer Berlin Heidelberg, 2012.</w:t>
      </w:r>
    </w:p>
    <w:p w14:paraId="309EC6A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lastRenderedPageBreak/>
        <w:t>[32]</w:t>
      </w:r>
      <w:r w:rsidRPr="00195342">
        <w:rPr>
          <w:rFonts w:ascii="Arial" w:hAnsi="Arial" w:cs="Arial"/>
          <w:noProof/>
          <w:lang w:val="en-US"/>
        </w:rPr>
        <w:tab/>
        <w:t xml:space="preserve">T. Hammond, B. Eoff, B. Paulson, A. Wolin, K. Dahmen, J. Johnston, and P. Rajan, “Free-sketch recognition,” in </w:t>
      </w:r>
      <w:r w:rsidRPr="00195342">
        <w:rPr>
          <w:rFonts w:ascii="Arial" w:hAnsi="Arial" w:cs="Arial"/>
          <w:i/>
          <w:iCs/>
          <w:noProof/>
          <w:lang w:val="en-US"/>
        </w:rPr>
        <w:t>Proceeding of the twenty-sixth annual CHI conference extended abstracts on Human factors in computing systems - CHI ’08</w:t>
      </w:r>
      <w:r w:rsidRPr="00195342">
        <w:rPr>
          <w:rFonts w:ascii="Arial" w:hAnsi="Arial" w:cs="Arial"/>
          <w:noProof/>
          <w:lang w:val="en-US"/>
        </w:rPr>
        <w:t>, 2008, p. 3027.</w:t>
      </w:r>
    </w:p>
    <w:p w14:paraId="563815B0" w14:textId="77777777" w:rsidR="00641529" w:rsidRPr="00641529" w:rsidRDefault="00641529">
      <w:pPr>
        <w:pStyle w:val="NormalWeb"/>
        <w:ind w:left="640" w:hanging="640"/>
        <w:divId w:val="671177936"/>
        <w:rPr>
          <w:rFonts w:ascii="Arial" w:hAnsi="Arial" w:cs="Arial"/>
          <w:noProof/>
        </w:rPr>
      </w:pPr>
      <w:r w:rsidRPr="00641529">
        <w:rPr>
          <w:rFonts w:ascii="Arial" w:hAnsi="Arial" w:cs="Arial"/>
          <w:noProof/>
        </w:rPr>
        <w:t>[33]</w:t>
      </w:r>
      <w:r w:rsidRPr="00641529">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40A4E80A"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[34]</w:t>
      </w:r>
      <w:r w:rsidRPr="00195342">
        <w:rPr>
          <w:rFonts w:ascii="Arial" w:hAnsi="Arial" w:cs="Arial"/>
          <w:noProof/>
          <w:lang w:val="en-US"/>
        </w:rPr>
        <w:tab/>
        <w:t xml:space="preserve">B. Paulson and T. Hammond, “PaleoSketch,” in </w:t>
      </w:r>
      <w:r w:rsidRPr="00195342">
        <w:rPr>
          <w:rFonts w:ascii="Arial" w:hAnsi="Arial" w:cs="Arial"/>
          <w:i/>
          <w:iCs/>
          <w:noProof/>
          <w:lang w:val="en-US"/>
        </w:rPr>
        <w:t>Proceedings of the 13th international conference on Intelligent user interfaces - IUI ’08</w:t>
      </w:r>
      <w:r w:rsidRPr="00195342">
        <w:rPr>
          <w:rFonts w:ascii="Arial" w:hAnsi="Arial" w:cs="Arial"/>
          <w:noProof/>
          <w:lang w:val="en-US"/>
        </w:rPr>
        <w:t>, 2008, p. 1.</w:t>
      </w:r>
    </w:p>
    <w:p w14:paraId="11669F14"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[35]</w:t>
      </w:r>
      <w:r w:rsidRPr="00195342">
        <w:rPr>
          <w:rFonts w:ascii="Arial" w:hAnsi="Arial" w:cs="Arial"/>
          <w:noProof/>
          <w:lang w:val="en-US"/>
        </w:rPr>
        <w:tab/>
        <w:t xml:space="preserve">A. Jones, C. Moulin, J.-P. Barthes, D. Lenne, A. Kendira, and T. Gidel, “Personal assistant agents and multi-agent middleware for CSCW,” in </w:t>
      </w:r>
      <w:r w:rsidRPr="00195342">
        <w:rPr>
          <w:rFonts w:ascii="Arial" w:hAnsi="Arial" w:cs="Arial"/>
          <w:i/>
          <w:iCs/>
          <w:noProof/>
          <w:lang w:val="en-US"/>
        </w:rPr>
        <w:t>Proceedings of the 2012 IEEE 16th International Conference on Computer Supported Cooperative Work in Design (CSCWD)</w:t>
      </w:r>
      <w:r w:rsidRPr="00195342">
        <w:rPr>
          <w:rFonts w:ascii="Arial" w:hAnsi="Arial" w:cs="Arial"/>
          <w:noProof/>
          <w:lang w:val="en-US"/>
        </w:rPr>
        <w:t>, 2012.</w:t>
      </w:r>
    </w:p>
    <w:p w14:paraId="28F174C5" w14:textId="77777777" w:rsidR="00641529" w:rsidRPr="00641529" w:rsidRDefault="00641529">
      <w:pPr>
        <w:pStyle w:val="NormalWeb"/>
        <w:ind w:left="640" w:hanging="640"/>
        <w:divId w:val="671177936"/>
        <w:rPr>
          <w:rFonts w:ascii="Arial" w:hAnsi="Arial" w:cs="Arial"/>
          <w:noProof/>
        </w:rPr>
      </w:pPr>
      <w:r w:rsidRPr="00195342">
        <w:rPr>
          <w:rFonts w:ascii="Arial" w:hAnsi="Arial" w:cs="Arial"/>
          <w:noProof/>
          <w:lang w:val="en-US"/>
        </w:rPr>
        <w:t>[36]</w:t>
      </w:r>
      <w:r w:rsidRPr="00195342">
        <w:rPr>
          <w:rFonts w:ascii="Arial" w:hAnsi="Arial" w:cs="Arial"/>
          <w:noProof/>
          <w:lang w:val="en-US"/>
        </w:rPr>
        <w:tab/>
        <w:t xml:space="preserve">K. Sinmai and P. Andras, “Mapping on Surfaces: Supporting Collaborative Work Using Interactive Tabletop,” in </w:t>
      </w:r>
      <w:r w:rsidRPr="00195342">
        <w:rPr>
          <w:rFonts w:ascii="Arial" w:hAnsi="Arial" w:cs="Arial"/>
          <w:i/>
          <w:iCs/>
          <w:noProof/>
          <w:lang w:val="en-US"/>
        </w:rPr>
        <w:t>Collaboration and Technology SE  - 29</w:t>
      </w:r>
      <w:r w:rsidRPr="00195342">
        <w:rPr>
          <w:rFonts w:ascii="Arial" w:hAnsi="Arial" w:cs="Arial"/>
          <w:noProof/>
          <w:lang w:val="en-US"/>
        </w:rPr>
        <w:t xml:space="preserve">, vol. 8658, N. Baloian, F. Burstein, H. Ogata, F. Santoro, and G. Zurita, Eds. </w:t>
      </w:r>
      <w:r w:rsidRPr="00641529">
        <w:rPr>
          <w:rFonts w:ascii="Arial" w:hAnsi="Arial" w:cs="Arial"/>
          <w:noProof/>
        </w:rPr>
        <w:t xml:space="preserve">Springer International Publishing, 2014, pp. 319–334.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w:t>
      </w:r>
      <w:r>
        <w:rPr>
          <w:b w:val="0"/>
          <w:sz w:val="24"/>
          <w:szCs w:val="24"/>
        </w:rPr>
        <w:lastRenderedPageBreak/>
        <w:t xml:space="preserve">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Roger Granda" w:date="2015-02-17T10:32:00Z" w:initials="RG">
    <w:p w14:paraId="7483E465" w14:textId="5C313DE5" w:rsidR="00074C6E" w:rsidRDefault="00074C6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33" w:author="Roger Granda" w:date="2015-02-11T21:27:00Z" w:initials="RG">
    <w:p w14:paraId="6820712D" w14:textId="77777777" w:rsidR="00074C6E" w:rsidRDefault="00074C6E">
      <w:pPr>
        <w:pStyle w:val="Textocomentario"/>
      </w:pPr>
      <w:r>
        <w:rPr>
          <w:rStyle w:val="Refdecomentario"/>
        </w:rPr>
        <w:annotationRef/>
      </w:r>
      <w:r>
        <w:t>Qué debe contener esta sección?</w:t>
      </w:r>
    </w:p>
    <w:p w14:paraId="3FA2B645" w14:textId="77777777" w:rsidR="00074C6E" w:rsidRDefault="00074C6E">
      <w:pPr>
        <w:pStyle w:val="Textocomentario"/>
      </w:pPr>
    </w:p>
    <w:p w14:paraId="226E21B9" w14:textId="77777777" w:rsidR="00074C6E" w:rsidRDefault="00074C6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758D0C13" w14:textId="537DF6B3" w:rsidR="00074C6E" w:rsidRDefault="00074C6E">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83E465" w15:done="1"/>
  <w15:commentEx w15:paraId="758D0C1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890D2" w14:textId="77777777" w:rsidR="002B283F" w:rsidRDefault="002B283F" w:rsidP="009A63C4">
      <w:pPr>
        <w:spacing w:after="0" w:line="240" w:lineRule="auto"/>
      </w:pPr>
      <w:r>
        <w:separator/>
      </w:r>
    </w:p>
  </w:endnote>
  <w:endnote w:type="continuationSeparator" w:id="0">
    <w:p w14:paraId="43C99EB2" w14:textId="77777777" w:rsidR="002B283F" w:rsidRDefault="002B283F"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31C81" w14:textId="77777777" w:rsidR="002B283F" w:rsidRDefault="002B283F" w:rsidP="009A63C4">
      <w:pPr>
        <w:spacing w:after="0" w:line="240" w:lineRule="auto"/>
      </w:pPr>
      <w:r>
        <w:separator/>
      </w:r>
    </w:p>
  </w:footnote>
  <w:footnote w:type="continuationSeparator" w:id="0">
    <w:p w14:paraId="30773047" w14:textId="77777777" w:rsidR="002B283F" w:rsidRDefault="002B283F"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1">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2">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3">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4">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5">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8">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2">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3">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4">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18">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71895B34"/>
    <w:multiLevelType w:val="hybridMultilevel"/>
    <w:tmpl w:val="0144DAF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num w:numId="1">
    <w:abstractNumId w:val="6"/>
  </w:num>
  <w:num w:numId="2">
    <w:abstractNumId w:val="10"/>
  </w:num>
  <w:num w:numId="3">
    <w:abstractNumId w:val="9"/>
  </w:num>
  <w:num w:numId="4">
    <w:abstractNumId w:val="7"/>
  </w:num>
  <w:num w:numId="5">
    <w:abstractNumId w:val="14"/>
  </w:num>
  <w:num w:numId="6">
    <w:abstractNumId w:val="13"/>
  </w:num>
  <w:num w:numId="7">
    <w:abstractNumId w:val="5"/>
  </w:num>
  <w:num w:numId="8">
    <w:abstractNumId w:val="17"/>
  </w:num>
  <w:num w:numId="9">
    <w:abstractNumId w:val="18"/>
  </w:num>
  <w:num w:numId="10">
    <w:abstractNumId w:val="4"/>
  </w:num>
  <w:num w:numId="11">
    <w:abstractNumId w:val="15"/>
  </w:num>
  <w:num w:numId="12">
    <w:abstractNumId w:val="3"/>
  </w:num>
  <w:num w:numId="13">
    <w:abstractNumId w:val="8"/>
  </w:num>
  <w:num w:numId="14">
    <w:abstractNumId w:val="16"/>
  </w:num>
  <w:num w:numId="15">
    <w:abstractNumId w:val="12"/>
  </w:num>
  <w:num w:numId="16">
    <w:abstractNumId w:val="19"/>
  </w:num>
  <w:num w:numId="17">
    <w:abstractNumId w:val="2"/>
  </w:num>
  <w:num w:numId="18">
    <w:abstractNumId w:val="1"/>
  </w:num>
  <w:num w:numId="19">
    <w:abstractNumId w:val="0"/>
  </w:num>
  <w:num w:numId="20">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1A7C"/>
    <w:rsid w:val="000227E0"/>
    <w:rsid w:val="00023661"/>
    <w:rsid w:val="00024805"/>
    <w:rsid w:val="0003496A"/>
    <w:rsid w:val="00037EF9"/>
    <w:rsid w:val="000421F9"/>
    <w:rsid w:val="00044391"/>
    <w:rsid w:val="00045B62"/>
    <w:rsid w:val="000510E9"/>
    <w:rsid w:val="000610CD"/>
    <w:rsid w:val="0006256F"/>
    <w:rsid w:val="00063ADC"/>
    <w:rsid w:val="00064CFC"/>
    <w:rsid w:val="00065CB1"/>
    <w:rsid w:val="00066B19"/>
    <w:rsid w:val="00066CD3"/>
    <w:rsid w:val="000719D2"/>
    <w:rsid w:val="000738D6"/>
    <w:rsid w:val="00074ADE"/>
    <w:rsid w:val="00074C6E"/>
    <w:rsid w:val="00077255"/>
    <w:rsid w:val="000817C3"/>
    <w:rsid w:val="00084AE8"/>
    <w:rsid w:val="00092774"/>
    <w:rsid w:val="00097996"/>
    <w:rsid w:val="000A2AD9"/>
    <w:rsid w:val="000A6C3F"/>
    <w:rsid w:val="000A79C0"/>
    <w:rsid w:val="000B0EC4"/>
    <w:rsid w:val="000B2DAA"/>
    <w:rsid w:val="000B5C38"/>
    <w:rsid w:val="000C3DBE"/>
    <w:rsid w:val="000C40F1"/>
    <w:rsid w:val="000C69FA"/>
    <w:rsid w:val="000C6A8C"/>
    <w:rsid w:val="000C73D7"/>
    <w:rsid w:val="000E0CA3"/>
    <w:rsid w:val="000E5E4A"/>
    <w:rsid w:val="000E6F1F"/>
    <w:rsid w:val="000E78E0"/>
    <w:rsid w:val="000F2C19"/>
    <w:rsid w:val="000F2D8B"/>
    <w:rsid w:val="000F4022"/>
    <w:rsid w:val="000F6BEF"/>
    <w:rsid w:val="00100231"/>
    <w:rsid w:val="001048AB"/>
    <w:rsid w:val="00110027"/>
    <w:rsid w:val="00111002"/>
    <w:rsid w:val="00111D05"/>
    <w:rsid w:val="001134D2"/>
    <w:rsid w:val="00114F99"/>
    <w:rsid w:val="00124828"/>
    <w:rsid w:val="00130798"/>
    <w:rsid w:val="0013548D"/>
    <w:rsid w:val="00137A8A"/>
    <w:rsid w:val="00140091"/>
    <w:rsid w:val="00143F18"/>
    <w:rsid w:val="00144FEC"/>
    <w:rsid w:val="0014563C"/>
    <w:rsid w:val="00153FAC"/>
    <w:rsid w:val="001704F7"/>
    <w:rsid w:val="00171B09"/>
    <w:rsid w:val="001726C4"/>
    <w:rsid w:val="0017379F"/>
    <w:rsid w:val="00181584"/>
    <w:rsid w:val="0018321E"/>
    <w:rsid w:val="00195342"/>
    <w:rsid w:val="0019566A"/>
    <w:rsid w:val="001A6B68"/>
    <w:rsid w:val="001D4201"/>
    <w:rsid w:val="001D4BF3"/>
    <w:rsid w:val="001D57E7"/>
    <w:rsid w:val="001D7D9F"/>
    <w:rsid w:val="001E71F4"/>
    <w:rsid w:val="001F1B99"/>
    <w:rsid w:val="001F431F"/>
    <w:rsid w:val="001F5B41"/>
    <w:rsid w:val="001F6165"/>
    <w:rsid w:val="002038A4"/>
    <w:rsid w:val="0020406C"/>
    <w:rsid w:val="00206366"/>
    <w:rsid w:val="00216B26"/>
    <w:rsid w:val="00222E64"/>
    <w:rsid w:val="00223889"/>
    <w:rsid w:val="00234D80"/>
    <w:rsid w:val="00236BB8"/>
    <w:rsid w:val="00237F25"/>
    <w:rsid w:val="00241166"/>
    <w:rsid w:val="00243632"/>
    <w:rsid w:val="002444D6"/>
    <w:rsid w:val="00252ABA"/>
    <w:rsid w:val="00254D0A"/>
    <w:rsid w:val="00256F09"/>
    <w:rsid w:val="00257167"/>
    <w:rsid w:val="002608AB"/>
    <w:rsid w:val="002609FE"/>
    <w:rsid w:val="00264210"/>
    <w:rsid w:val="00264C26"/>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B283F"/>
    <w:rsid w:val="002C017F"/>
    <w:rsid w:val="002C094B"/>
    <w:rsid w:val="002C0BA7"/>
    <w:rsid w:val="002C2D57"/>
    <w:rsid w:val="002C4CEC"/>
    <w:rsid w:val="002C5D8B"/>
    <w:rsid w:val="002D2F14"/>
    <w:rsid w:val="002D46D0"/>
    <w:rsid w:val="002E2AAF"/>
    <w:rsid w:val="002E39B0"/>
    <w:rsid w:val="00300FDF"/>
    <w:rsid w:val="00305AB4"/>
    <w:rsid w:val="003072DC"/>
    <w:rsid w:val="00312674"/>
    <w:rsid w:val="00315B75"/>
    <w:rsid w:val="003206D5"/>
    <w:rsid w:val="00321129"/>
    <w:rsid w:val="003270A6"/>
    <w:rsid w:val="00334B27"/>
    <w:rsid w:val="00334D6C"/>
    <w:rsid w:val="00343812"/>
    <w:rsid w:val="00347479"/>
    <w:rsid w:val="00350F1E"/>
    <w:rsid w:val="0035219A"/>
    <w:rsid w:val="00353742"/>
    <w:rsid w:val="0035653B"/>
    <w:rsid w:val="003570C3"/>
    <w:rsid w:val="00360520"/>
    <w:rsid w:val="003624D1"/>
    <w:rsid w:val="00363BD2"/>
    <w:rsid w:val="003648EF"/>
    <w:rsid w:val="00367225"/>
    <w:rsid w:val="003706D5"/>
    <w:rsid w:val="00374B0C"/>
    <w:rsid w:val="0037584F"/>
    <w:rsid w:val="00375968"/>
    <w:rsid w:val="003800AD"/>
    <w:rsid w:val="00384EC6"/>
    <w:rsid w:val="00391D62"/>
    <w:rsid w:val="0039229F"/>
    <w:rsid w:val="003927A4"/>
    <w:rsid w:val="003A2438"/>
    <w:rsid w:val="003A6C87"/>
    <w:rsid w:val="003A799B"/>
    <w:rsid w:val="003B4453"/>
    <w:rsid w:val="003C43C3"/>
    <w:rsid w:val="003C5732"/>
    <w:rsid w:val="003C5D3A"/>
    <w:rsid w:val="003C7FA0"/>
    <w:rsid w:val="003D5DBE"/>
    <w:rsid w:val="003D78ED"/>
    <w:rsid w:val="003E039D"/>
    <w:rsid w:val="003E1A73"/>
    <w:rsid w:val="003E3AE3"/>
    <w:rsid w:val="003E572C"/>
    <w:rsid w:val="003E7539"/>
    <w:rsid w:val="0040016F"/>
    <w:rsid w:val="00401387"/>
    <w:rsid w:val="00407D18"/>
    <w:rsid w:val="004142E9"/>
    <w:rsid w:val="00416F34"/>
    <w:rsid w:val="00417637"/>
    <w:rsid w:val="00422CB4"/>
    <w:rsid w:val="00423C64"/>
    <w:rsid w:val="00425A37"/>
    <w:rsid w:val="00426D95"/>
    <w:rsid w:val="00432D40"/>
    <w:rsid w:val="0043460A"/>
    <w:rsid w:val="00441C6F"/>
    <w:rsid w:val="00441F32"/>
    <w:rsid w:val="00453CE9"/>
    <w:rsid w:val="0045430B"/>
    <w:rsid w:val="00454582"/>
    <w:rsid w:val="004564D1"/>
    <w:rsid w:val="00460233"/>
    <w:rsid w:val="00460A76"/>
    <w:rsid w:val="00464EBC"/>
    <w:rsid w:val="0047550C"/>
    <w:rsid w:val="00475C6E"/>
    <w:rsid w:val="00483445"/>
    <w:rsid w:val="00483F3F"/>
    <w:rsid w:val="00492AA8"/>
    <w:rsid w:val="0049318C"/>
    <w:rsid w:val="00493960"/>
    <w:rsid w:val="004A4E58"/>
    <w:rsid w:val="004A54A2"/>
    <w:rsid w:val="004B0F10"/>
    <w:rsid w:val="004B1F98"/>
    <w:rsid w:val="004C4743"/>
    <w:rsid w:val="004C61D4"/>
    <w:rsid w:val="004C7D29"/>
    <w:rsid w:val="004D6DD6"/>
    <w:rsid w:val="004E0FEC"/>
    <w:rsid w:val="004E3E38"/>
    <w:rsid w:val="004F2E70"/>
    <w:rsid w:val="004F3992"/>
    <w:rsid w:val="004F52A9"/>
    <w:rsid w:val="004F775B"/>
    <w:rsid w:val="0050614A"/>
    <w:rsid w:val="00510D9C"/>
    <w:rsid w:val="00513EE1"/>
    <w:rsid w:val="0052043E"/>
    <w:rsid w:val="00525F01"/>
    <w:rsid w:val="00525F5D"/>
    <w:rsid w:val="0053052C"/>
    <w:rsid w:val="0053250A"/>
    <w:rsid w:val="00543C22"/>
    <w:rsid w:val="00545DF9"/>
    <w:rsid w:val="005517B8"/>
    <w:rsid w:val="00560E93"/>
    <w:rsid w:val="00561D33"/>
    <w:rsid w:val="005801AA"/>
    <w:rsid w:val="005825E6"/>
    <w:rsid w:val="005A01EB"/>
    <w:rsid w:val="005A7EB4"/>
    <w:rsid w:val="005B1D51"/>
    <w:rsid w:val="005B4461"/>
    <w:rsid w:val="005B7C0A"/>
    <w:rsid w:val="005C1C3A"/>
    <w:rsid w:val="005D1551"/>
    <w:rsid w:val="005D2C5C"/>
    <w:rsid w:val="005E5EA9"/>
    <w:rsid w:val="005F55DA"/>
    <w:rsid w:val="005F5F2C"/>
    <w:rsid w:val="005F7364"/>
    <w:rsid w:val="005F76E3"/>
    <w:rsid w:val="006024A1"/>
    <w:rsid w:val="00603E59"/>
    <w:rsid w:val="0060548D"/>
    <w:rsid w:val="00605C72"/>
    <w:rsid w:val="0061426F"/>
    <w:rsid w:val="0061619B"/>
    <w:rsid w:val="00622ACD"/>
    <w:rsid w:val="00622CC8"/>
    <w:rsid w:val="00633030"/>
    <w:rsid w:val="00636C3D"/>
    <w:rsid w:val="006373B1"/>
    <w:rsid w:val="00641529"/>
    <w:rsid w:val="006435D8"/>
    <w:rsid w:val="0064448F"/>
    <w:rsid w:val="00661A8E"/>
    <w:rsid w:val="00667201"/>
    <w:rsid w:val="00676124"/>
    <w:rsid w:val="00677F23"/>
    <w:rsid w:val="006828D3"/>
    <w:rsid w:val="00683DF5"/>
    <w:rsid w:val="00687020"/>
    <w:rsid w:val="006879FB"/>
    <w:rsid w:val="00690857"/>
    <w:rsid w:val="00691DA8"/>
    <w:rsid w:val="00696565"/>
    <w:rsid w:val="006965A9"/>
    <w:rsid w:val="006A0CCC"/>
    <w:rsid w:val="006A2F10"/>
    <w:rsid w:val="006B29C6"/>
    <w:rsid w:val="006B5717"/>
    <w:rsid w:val="006C383C"/>
    <w:rsid w:val="006D0076"/>
    <w:rsid w:val="006D2367"/>
    <w:rsid w:val="006D4CE4"/>
    <w:rsid w:val="006D6611"/>
    <w:rsid w:val="006E0202"/>
    <w:rsid w:val="006E350C"/>
    <w:rsid w:val="006E5C8F"/>
    <w:rsid w:val="006E7522"/>
    <w:rsid w:val="006F40C8"/>
    <w:rsid w:val="006F5863"/>
    <w:rsid w:val="006F70AC"/>
    <w:rsid w:val="007059FE"/>
    <w:rsid w:val="007117D7"/>
    <w:rsid w:val="0071365B"/>
    <w:rsid w:val="00716707"/>
    <w:rsid w:val="00717470"/>
    <w:rsid w:val="00725795"/>
    <w:rsid w:val="00733AA9"/>
    <w:rsid w:val="007343FC"/>
    <w:rsid w:val="00737992"/>
    <w:rsid w:val="00746F13"/>
    <w:rsid w:val="0075299C"/>
    <w:rsid w:val="0075426E"/>
    <w:rsid w:val="00762997"/>
    <w:rsid w:val="00766243"/>
    <w:rsid w:val="00767BB7"/>
    <w:rsid w:val="00777F62"/>
    <w:rsid w:val="0078088F"/>
    <w:rsid w:val="00781DA8"/>
    <w:rsid w:val="007903A0"/>
    <w:rsid w:val="007904D2"/>
    <w:rsid w:val="00794DD6"/>
    <w:rsid w:val="0079544C"/>
    <w:rsid w:val="007969BC"/>
    <w:rsid w:val="0079786B"/>
    <w:rsid w:val="00797FDF"/>
    <w:rsid w:val="007A13F1"/>
    <w:rsid w:val="007A6187"/>
    <w:rsid w:val="007A6816"/>
    <w:rsid w:val="007A7792"/>
    <w:rsid w:val="007B5EB6"/>
    <w:rsid w:val="007B5F6A"/>
    <w:rsid w:val="007B71F6"/>
    <w:rsid w:val="007C2D72"/>
    <w:rsid w:val="007C3882"/>
    <w:rsid w:val="007C4CF6"/>
    <w:rsid w:val="007C7815"/>
    <w:rsid w:val="007D14B4"/>
    <w:rsid w:val="007E1896"/>
    <w:rsid w:val="007E2502"/>
    <w:rsid w:val="007E3207"/>
    <w:rsid w:val="007E59E1"/>
    <w:rsid w:val="007F0154"/>
    <w:rsid w:val="00802B10"/>
    <w:rsid w:val="00803B2F"/>
    <w:rsid w:val="00807818"/>
    <w:rsid w:val="008116D2"/>
    <w:rsid w:val="00813C92"/>
    <w:rsid w:val="008216C7"/>
    <w:rsid w:val="008252E4"/>
    <w:rsid w:val="00827646"/>
    <w:rsid w:val="00833531"/>
    <w:rsid w:val="00836B86"/>
    <w:rsid w:val="00837A99"/>
    <w:rsid w:val="00852285"/>
    <w:rsid w:val="008558BB"/>
    <w:rsid w:val="00860353"/>
    <w:rsid w:val="00860FE9"/>
    <w:rsid w:val="008640A0"/>
    <w:rsid w:val="00871AD6"/>
    <w:rsid w:val="00872A11"/>
    <w:rsid w:val="00873DF0"/>
    <w:rsid w:val="00880DBE"/>
    <w:rsid w:val="008830FF"/>
    <w:rsid w:val="00883E19"/>
    <w:rsid w:val="00887DEE"/>
    <w:rsid w:val="008927B1"/>
    <w:rsid w:val="0089360E"/>
    <w:rsid w:val="008A04C9"/>
    <w:rsid w:val="008A1631"/>
    <w:rsid w:val="008A2178"/>
    <w:rsid w:val="008A46A9"/>
    <w:rsid w:val="008A54DC"/>
    <w:rsid w:val="008A5EAC"/>
    <w:rsid w:val="008A6E9C"/>
    <w:rsid w:val="008B1E36"/>
    <w:rsid w:val="008B41B4"/>
    <w:rsid w:val="008B7515"/>
    <w:rsid w:val="008C2C39"/>
    <w:rsid w:val="008C3D52"/>
    <w:rsid w:val="008C6A54"/>
    <w:rsid w:val="008C7838"/>
    <w:rsid w:val="008D4491"/>
    <w:rsid w:val="008D4BD1"/>
    <w:rsid w:val="008D569A"/>
    <w:rsid w:val="008D6AEB"/>
    <w:rsid w:val="008E1B27"/>
    <w:rsid w:val="008F02B3"/>
    <w:rsid w:val="008F0FA8"/>
    <w:rsid w:val="008F6B75"/>
    <w:rsid w:val="008F7300"/>
    <w:rsid w:val="00904A78"/>
    <w:rsid w:val="009118F9"/>
    <w:rsid w:val="00916B0C"/>
    <w:rsid w:val="00920C4E"/>
    <w:rsid w:val="00925B53"/>
    <w:rsid w:val="00927727"/>
    <w:rsid w:val="0093076C"/>
    <w:rsid w:val="00930BA2"/>
    <w:rsid w:val="00931500"/>
    <w:rsid w:val="00931A5B"/>
    <w:rsid w:val="0093325B"/>
    <w:rsid w:val="009376CF"/>
    <w:rsid w:val="00940EB2"/>
    <w:rsid w:val="009423C9"/>
    <w:rsid w:val="00943E4B"/>
    <w:rsid w:val="00947705"/>
    <w:rsid w:val="00953048"/>
    <w:rsid w:val="00953410"/>
    <w:rsid w:val="00954261"/>
    <w:rsid w:val="0096061C"/>
    <w:rsid w:val="00961AE4"/>
    <w:rsid w:val="00964D29"/>
    <w:rsid w:val="009661A8"/>
    <w:rsid w:val="009668BB"/>
    <w:rsid w:val="00970050"/>
    <w:rsid w:val="0097147A"/>
    <w:rsid w:val="0097160C"/>
    <w:rsid w:val="00980AEC"/>
    <w:rsid w:val="0098293C"/>
    <w:rsid w:val="009833C9"/>
    <w:rsid w:val="0098430A"/>
    <w:rsid w:val="00996078"/>
    <w:rsid w:val="009A63C4"/>
    <w:rsid w:val="009A6908"/>
    <w:rsid w:val="009A739A"/>
    <w:rsid w:val="009C088D"/>
    <w:rsid w:val="009C380D"/>
    <w:rsid w:val="009C61F4"/>
    <w:rsid w:val="009E0877"/>
    <w:rsid w:val="009E4AC8"/>
    <w:rsid w:val="009E6684"/>
    <w:rsid w:val="009F16F8"/>
    <w:rsid w:val="009F241F"/>
    <w:rsid w:val="009F28B3"/>
    <w:rsid w:val="009F597B"/>
    <w:rsid w:val="00A00DEB"/>
    <w:rsid w:val="00A077CE"/>
    <w:rsid w:val="00A122AC"/>
    <w:rsid w:val="00A1383C"/>
    <w:rsid w:val="00A1701F"/>
    <w:rsid w:val="00A177BD"/>
    <w:rsid w:val="00A2207C"/>
    <w:rsid w:val="00A23372"/>
    <w:rsid w:val="00A239B0"/>
    <w:rsid w:val="00A24858"/>
    <w:rsid w:val="00A30987"/>
    <w:rsid w:val="00A33543"/>
    <w:rsid w:val="00A33954"/>
    <w:rsid w:val="00A40198"/>
    <w:rsid w:val="00A45368"/>
    <w:rsid w:val="00A4726A"/>
    <w:rsid w:val="00A5142E"/>
    <w:rsid w:val="00A5328A"/>
    <w:rsid w:val="00A548D8"/>
    <w:rsid w:val="00A558DE"/>
    <w:rsid w:val="00A55C54"/>
    <w:rsid w:val="00A56F9A"/>
    <w:rsid w:val="00A60EA8"/>
    <w:rsid w:val="00A613B5"/>
    <w:rsid w:val="00A6579C"/>
    <w:rsid w:val="00A70B4A"/>
    <w:rsid w:val="00A841F7"/>
    <w:rsid w:val="00A90C1E"/>
    <w:rsid w:val="00A957D4"/>
    <w:rsid w:val="00A9770B"/>
    <w:rsid w:val="00AA23FF"/>
    <w:rsid w:val="00AA5C1B"/>
    <w:rsid w:val="00AA7DB7"/>
    <w:rsid w:val="00AB4AEB"/>
    <w:rsid w:val="00AB6D08"/>
    <w:rsid w:val="00AB70B7"/>
    <w:rsid w:val="00AB7AE4"/>
    <w:rsid w:val="00AC0AFA"/>
    <w:rsid w:val="00AC6258"/>
    <w:rsid w:val="00AC6F68"/>
    <w:rsid w:val="00AD0E22"/>
    <w:rsid w:val="00AD4F2B"/>
    <w:rsid w:val="00AD6CB6"/>
    <w:rsid w:val="00AE3BC0"/>
    <w:rsid w:val="00AE4033"/>
    <w:rsid w:val="00AF0D90"/>
    <w:rsid w:val="00AF1BDD"/>
    <w:rsid w:val="00AF24DA"/>
    <w:rsid w:val="00AF6467"/>
    <w:rsid w:val="00B0138C"/>
    <w:rsid w:val="00B0214C"/>
    <w:rsid w:val="00B02238"/>
    <w:rsid w:val="00B14C03"/>
    <w:rsid w:val="00B25B8C"/>
    <w:rsid w:val="00B25D34"/>
    <w:rsid w:val="00B3548F"/>
    <w:rsid w:val="00B368EC"/>
    <w:rsid w:val="00B43A84"/>
    <w:rsid w:val="00B47E2A"/>
    <w:rsid w:val="00B501CE"/>
    <w:rsid w:val="00B52AB8"/>
    <w:rsid w:val="00B52E95"/>
    <w:rsid w:val="00B607B7"/>
    <w:rsid w:val="00B60A19"/>
    <w:rsid w:val="00B6190F"/>
    <w:rsid w:val="00B6382F"/>
    <w:rsid w:val="00B64D49"/>
    <w:rsid w:val="00B7081B"/>
    <w:rsid w:val="00B7087D"/>
    <w:rsid w:val="00B73770"/>
    <w:rsid w:val="00B73980"/>
    <w:rsid w:val="00B73B35"/>
    <w:rsid w:val="00B750F7"/>
    <w:rsid w:val="00B821F0"/>
    <w:rsid w:val="00B85BA8"/>
    <w:rsid w:val="00B93648"/>
    <w:rsid w:val="00BA06A8"/>
    <w:rsid w:val="00BA07B8"/>
    <w:rsid w:val="00BA3C13"/>
    <w:rsid w:val="00BA58B1"/>
    <w:rsid w:val="00BB148F"/>
    <w:rsid w:val="00BB19AB"/>
    <w:rsid w:val="00BB43C0"/>
    <w:rsid w:val="00BB5C61"/>
    <w:rsid w:val="00BC7933"/>
    <w:rsid w:val="00BD2885"/>
    <w:rsid w:val="00BD2AAD"/>
    <w:rsid w:val="00BD62B3"/>
    <w:rsid w:val="00BD7A2E"/>
    <w:rsid w:val="00BE3474"/>
    <w:rsid w:val="00BF0330"/>
    <w:rsid w:val="00C02D7B"/>
    <w:rsid w:val="00C05538"/>
    <w:rsid w:val="00C10DFA"/>
    <w:rsid w:val="00C14105"/>
    <w:rsid w:val="00C157C1"/>
    <w:rsid w:val="00C17BFB"/>
    <w:rsid w:val="00C25AA1"/>
    <w:rsid w:val="00C40FBD"/>
    <w:rsid w:val="00C41DF2"/>
    <w:rsid w:val="00C50379"/>
    <w:rsid w:val="00C50BEB"/>
    <w:rsid w:val="00C5135A"/>
    <w:rsid w:val="00C54EFC"/>
    <w:rsid w:val="00C649A1"/>
    <w:rsid w:val="00C67E7C"/>
    <w:rsid w:val="00C83000"/>
    <w:rsid w:val="00C847E2"/>
    <w:rsid w:val="00C855C6"/>
    <w:rsid w:val="00C85986"/>
    <w:rsid w:val="00C86D1D"/>
    <w:rsid w:val="00C90143"/>
    <w:rsid w:val="00C9235D"/>
    <w:rsid w:val="00C93236"/>
    <w:rsid w:val="00C948EC"/>
    <w:rsid w:val="00C9701F"/>
    <w:rsid w:val="00CA72E8"/>
    <w:rsid w:val="00CA73EE"/>
    <w:rsid w:val="00CB2B24"/>
    <w:rsid w:val="00CB2F3F"/>
    <w:rsid w:val="00CC4CD1"/>
    <w:rsid w:val="00CD045D"/>
    <w:rsid w:val="00CD0972"/>
    <w:rsid w:val="00CD3662"/>
    <w:rsid w:val="00CD5FCD"/>
    <w:rsid w:val="00CD788A"/>
    <w:rsid w:val="00CE1006"/>
    <w:rsid w:val="00CE3589"/>
    <w:rsid w:val="00CE4B80"/>
    <w:rsid w:val="00CE5F1B"/>
    <w:rsid w:val="00CF061A"/>
    <w:rsid w:val="00CF2EEB"/>
    <w:rsid w:val="00CF495B"/>
    <w:rsid w:val="00CF4D6B"/>
    <w:rsid w:val="00D0274D"/>
    <w:rsid w:val="00D06AA5"/>
    <w:rsid w:val="00D06CCF"/>
    <w:rsid w:val="00D07A3A"/>
    <w:rsid w:val="00D17832"/>
    <w:rsid w:val="00D20DF6"/>
    <w:rsid w:val="00D218F7"/>
    <w:rsid w:val="00D229F7"/>
    <w:rsid w:val="00D25799"/>
    <w:rsid w:val="00D27834"/>
    <w:rsid w:val="00D30B2C"/>
    <w:rsid w:val="00D371E5"/>
    <w:rsid w:val="00D4042A"/>
    <w:rsid w:val="00D40C7D"/>
    <w:rsid w:val="00D42B15"/>
    <w:rsid w:val="00D44937"/>
    <w:rsid w:val="00D45885"/>
    <w:rsid w:val="00D51B0A"/>
    <w:rsid w:val="00D5270A"/>
    <w:rsid w:val="00D528D5"/>
    <w:rsid w:val="00D647E2"/>
    <w:rsid w:val="00D71D48"/>
    <w:rsid w:val="00D72568"/>
    <w:rsid w:val="00D842FB"/>
    <w:rsid w:val="00D971C8"/>
    <w:rsid w:val="00DA18C9"/>
    <w:rsid w:val="00DB5FF3"/>
    <w:rsid w:val="00DD1296"/>
    <w:rsid w:val="00DE438A"/>
    <w:rsid w:val="00DE6964"/>
    <w:rsid w:val="00DF2C27"/>
    <w:rsid w:val="00DF2F08"/>
    <w:rsid w:val="00DF5DE1"/>
    <w:rsid w:val="00DF5E88"/>
    <w:rsid w:val="00DF699D"/>
    <w:rsid w:val="00DF6EB9"/>
    <w:rsid w:val="00E0795D"/>
    <w:rsid w:val="00E114CF"/>
    <w:rsid w:val="00E1240E"/>
    <w:rsid w:val="00E13767"/>
    <w:rsid w:val="00E13F22"/>
    <w:rsid w:val="00E16B73"/>
    <w:rsid w:val="00E1741A"/>
    <w:rsid w:val="00E20783"/>
    <w:rsid w:val="00E20D68"/>
    <w:rsid w:val="00E26578"/>
    <w:rsid w:val="00E26D6F"/>
    <w:rsid w:val="00E27B0D"/>
    <w:rsid w:val="00E40E08"/>
    <w:rsid w:val="00E42CC6"/>
    <w:rsid w:val="00E44A53"/>
    <w:rsid w:val="00E45E9E"/>
    <w:rsid w:val="00E50457"/>
    <w:rsid w:val="00E505DA"/>
    <w:rsid w:val="00E60734"/>
    <w:rsid w:val="00E65CB1"/>
    <w:rsid w:val="00E67432"/>
    <w:rsid w:val="00E70475"/>
    <w:rsid w:val="00E74780"/>
    <w:rsid w:val="00E74CC5"/>
    <w:rsid w:val="00E843CE"/>
    <w:rsid w:val="00E8458E"/>
    <w:rsid w:val="00E904AA"/>
    <w:rsid w:val="00E90759"/>
    <w:rsid w:val="00E96575"/>
    <w:rsid w:val="00EB1E08"/>
    <w:rsid w:val="00EC5AD3"/>
    <w:rsid w:val="00ED29F4"/>
    <w:rsid w:val="00EE790F"/>
    <w:rsid w:val="00F00DCD"/>
    <w:rsid w:val="00F04776"/>
    <w:rsid w:val="00F06321"/>
    <w:rsid w:val="00F0716B"/>
    <w:rsid w:val="00F12067"/>
    <w:rsid w:val="00F12C43"/>
    <w:rsid w:val="00F20552"/>
    <w:rsid w:val="00F21AFA"/>
    <w:rsid w:val="00F22D82"/>
    <w:rsid w:val="00F26574"/>
    <w:rsid w:val="00F36B2F"/>
    <w:rsid w:val="00F37A95"/>
    <w:rsid w:val="00F47772"/>
    <w:rsid w:val="00F61CA7"/>
    <w:rsid w:val="00F636E0"/>
    <w:rsid w:val="00F64277"/>
    <w:rsid w:val="00F71D4A"/>
    <w:rsid w:val="00F753B8"/>
    <w:rsid w:val="00F877E3"/>
    <w:rsid w:val="00F87BEF"/>
    <w:rsid w:val="00F92782"/>
    <w:rsid w:val="00F94ABB"/>
    <w:rsid w:val="00F94BC0"/>
    <w:rsid w:val="00FB20B8"/>
    <w:rsid w:val="00FB2587"/>
    <w:rsid w:val="00FB62DC"/>
    <w:rsid w:val="00FB701E"/>
    <w:rsid w:val="00FC553F"/>
    <w:rsid w:val="00FC5F75"/>
    <w:rsid w:val="00FC77F6"/>
    <w:rsid w:val="00FD374F"/>
    <w:rsid w:val="00FD4E3D"/>
    <w:rsid w:val="00FD71BE"/>
    <w:rsid w:val="00FE004E"/>
    <w:rsid w:val="00FE3FA9"/>
    <w:rsid w:val="00FF19F1"/>
    <w:rsid w:val="00FF41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A5DD7975-09E7-4782-A14C-4EBBD1FF0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8989</TotalTime>
  <Pages>82</Pages>
  <Words>30038</Words>
  <Characters>165213</Characters>
  <Application>Microsoft Office Word</Application>
  <DocSecurity>0</DocSecurity>
  <Lines>1376</Lines>
  <Paragraphs>389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404</cp:revision>
  <dcterms:created xsi:type="dcterms:W3CDTF">2014-08-31T20:00:00Z</dcterms:created>
  <dcterms:modified xsi:type="dcterms:W3CDTF">2015-03-03T01:21:00Z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